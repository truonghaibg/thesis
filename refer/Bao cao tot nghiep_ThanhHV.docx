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1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3545"/>
        <w:gridCol w:w="60"/>
        <w:gridCol w:w="5453"/>
        <w:gridCol w:w="153"/>
      </w:tblGrid>
      <w:tr w:rsidR="00B878A5" w:rsidRPr="005C7263" w14:paraId="299183D5" w14:textId="77777777" w:rsidTr="00A220D8">
        <w:trPr>
          <w:gridAfter w:val="1"/>
          <w:wAfter w:w="153" w:type="dxa"/>
          <w:cantSplit/>
          <w:trHeight w:val="252"/>
          <w:jc w:val="center"/>
        </w:trPr>
        <w:tc>
          <w:tcPr>
            <w:tcW w:w="3545" w:type="dxa"/>
            <w:tcBorders>
              <w:top w:val="thinThickSmallGap" w:sz="24" w:space="0" w:color="auto"/>
              <w:left w:val="thinThickSmallGap" w:sz="24" w:space="0" w:color="auto"/>
              <w:bottom w:val="nil"/>
              <w:right w:val="nil"/>
            </w:tcBorders>
            <w:vAlign w:val="center"/>
          </w:tcPr>
          <w:p w14:paraId="43C01C6B" w14:textId="77777777" w:rsidR="00B878A5" w:rsidRPr="00CE5CA4" w:rsidRDefault="00B878A5" w:rsidP="00445942">
            <w:pPr>
              <w:spacing w:before="140" w:after="0" w:line="240" w:lineRule="auto"/>
              <w:rPr>
                <w:rFonts w:eastAsia="Times New Roman"/>
                <w:b/>
                <w:bCs/>
                <w:sz w:val="30"/>
                <w:szCs w:val="30"/>
                <w:lang w:val="vi-VN"/>
              </w:rPr>
              <w:pPrChange w:id="0" w:author="Van-Thanh Hoang" w:date="2013-09-04T15:04:00Z">
                <w:pPr>
                  <w:spacing w:before="140" w:after="0" w:line="240" w:lineRule="auto"/>
                  <w:jc w:val="center"/>
                </w:pPr>
              </w:pPrChange>
            </w:pPr>
            <w:bookmarkStart w:id="1" w:name="_Ref346497237"/>
          </w:p>
        </w:tc>
        <w:tc>
          <w:tcPr>
            <w:tcW w:w="5513" w:type="dxa"/>
            <w:gridSpan w:val="2"/>
            <w:tcBorders>
              <w:top w:val="thinThickSmallGap" w:sz="24" w:space="0" w:color="auto"/>
              <w:left w:val="nil"/>
              <w:bottom w:val="nil"/>
              <w:right w:val="thickThinSmallGap" w:sz="24" w:space="0" w:color="auto"/>
            </w:tcBorders>
            <w:vAlign w:val="center"/>
          </w:tcPr>
          <w:p w14:paraId="3C0F147B" w14:textId="77777777" w:rsidR="00B878A5" w:rsidRPr="00CE5CA4" w:rsidRDefault="00B878A5" w:rsidP="00625B91">
            <w:pPr>
              <w:spacing w:before="140" w:after="0" w:line="240" w:lineRule="auto"/>
              <w:jc w:val="center"/>
              <w:rPr>
                <w:rFonts w:eastAsia="Times New Roman"/>
                <w:b/>
                <w:bCs/>
                <w:sz w:val="30"/>
                <w:szCs w:val="30"/>
                <w:lang w:val="vi-VN"/>
              </w:rPr>
            </w:pPr>
          </w:p>
        </w:tc>
      </w:tr>
      <w:tr w:rsidR="00B878A5" w:rsidRPr="00A1209F" w14:paraId="02905B4C"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4E7B515A" w14:textId="77777777" w:rsidR="00B878A5" w:rsidRPr="00CE5CA4" w:rsidRDefault="00B878A5" w:rsidP="00625B91">
            <w:pPr>
              <w:spacing w:before="140" w:after="0" w:line="240" w:lineRule="auto"/>
              <w:jc w:val="center"/>
              <w:rPr>
                <w:rFonts w:eastAsia="Times New Roman"/>
                <w:b/>
                <w:bCs/>
                <w:sz w:val="30"/>
                <w:szCs w:val="30"/>
                <w:lang w:val="vi-VN"/>
              </w:rPr>
            </w:pPr>
            <w:r w:rsidRPr="00CE5CA4">
              <w:rPr>
                <w:rFonts w:eastAsia="Times New Roman"/>
                <w:b/>
                <w:bCs/>
                <w:sz w:val="30"/>
                <w:szCs w:val="30"/>
                <w:lang w:val="vi-VN"/>
              </w:rPr>
              <w:t>HỌC VIỆN CÔNG NGHỆ BƯU CHÍNH VIỄN THÔNG</w:t>
            </w:r>
          </w:p>
          <w:p w14:paraId="6BECD4C4" w14:textId="77777777" w:rsidR="00B878A5" w:rsidRDefault="00B878A5" w:rsidP="00625B91">
            <w:pPr>
              <w:spacing w:before="140"/>
              <w:jc w:val="center"/>
              <w:rPr>
                <w:rFonts w:eastAsia="Times New Roman"/>
                <w:b/>
                <w:bCs/>
                <w:sz w:val="24"/>
                <w:szCs w:val="22"/>
                <w:lang w:val="vi-VN"/>
              </w:rPr>
            </w:pPr>
            <w:r w:rsidRPr="00067E85">
              <w:rPr>
                <w:rFonts w:eastAsia="Times New Roman"/>
                <w:b/>
                <w:bCs/>
                <w:sz w:val="24"/>
                <w:szCs w:val="22"/>
                <w:lang w:val="vi-VN"/>
              </w:rPr>
              <w:t>---------------------------------------</w:t>
            </w:r>
          </w:p>
          <w:p w14:paraId="77AB52B1" w14:textId="77777777" w:rsidR="00B878A5" w:rsidRPr="001A0F7E" w:rsidRDefault="00B878A5" w:rsidP="00625B91">
            <w:pPr>
              <w:spacing w:before="140"/>
              <w:jc w:val="center"/>
              <w:rPr>
                <w:rFonts w:eastAsia="Times New Roman"/>
                <w:b/>
                <w:bCs/>
                <w:sz w:val="24"/>
                <w:szCs w:val="22"/>
              </w:rPr>
            </w:pPr>
          </w:p>
        </w:tc>
      </w:tr>
      <w:tr w:rsidR="00B878A5" w:rsidRPr="00A1209F" w14:paraId="516A3449"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770B23FC" w14:textId="77777777" w:rsidR="00B878A5" w:rsidRDefault="00B878A5" w:rsidP="00625B91">
            <w:pPr>
              <w:spacing w:before="140" w:after="0" w:line="240" w:lineRule="auto"/>
              <w:jc w:val="center"/>
              <w:rPr>
                <w:rFonts w:eastAsia="Times New Roman"/>
                <w:b/>
                <w:bCs/>
                <w:sz w:val="30"/>
                <w:szCs w:val="30"/>
                <w:lang w:val="vi-VN"/>
              </w:rPr>
            </w:pPr>
            <w:r w:rsidRPr="00A46140">
              <w:rPr>
                <w:rFonts w:eastAsia="Times New Roman"/>
                <w:b/>
                <w:bCs/>
                <w:sz w:val="24"/>
                <w:szCs w:val="30"/>
                <w:lang w:val="vi-VN"/>
              </w:rPr>
              <w:object w:dxaOrig="953" w:dyaOrig="1905" w14:anchorId="40958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95.25pt" o:ole="">
                  <v:imagedata r:id="rId8" o:title=""/>
                </v:shape>
                <o:OLEObject Type="Embed" ProgID="Photoshop.Image.7" ShapeID="_x0000_i1025" DrawAspect="Content" ObjectID="_1439812811" r:id="rId9">
                  <o:FieldCodes>\s</o:FieldCodes>
                </o:OLEObject>
              </w:object>
            </w:r>
            <w:r w:rsidRPr="00CE5CA4">
              <w:rPr>
                <w:rFonts w:eastAsia="Times New Roman"/>
                <w:b/>
                <w:bCs/>
                <w:sz w:val="30"/>
                <w:szCs w:val="30"/>
                <w:lang w:val="vi-VN"/>
              </w:rPr>
              <w:t xml:space="preserve"> </w:t>
            </w:r>
          </w:p>
          <w:p w14:paraId="01706F4B" w14:textId="77777777" w:rsidR="00B878A5" w:rsidRPr="000A144A" w:rsidRDefault="00B878A5" w:rsidP="00625B91">
            <w:pPr>
              <w:spacing w:before="140" w:after="0" w:line="240" w:lineRule="auto"/>
              <w:jc w:val="center"/>
              <w:rPr>
                <w:rFonts w:eastAsia="Times New Roman"/>
                <w:b/>
                <w:bCs/>
                <w:sz w:val="24"/>
                <w:szCs w:val="30"/>
                <w:lang w:val="vi-VN"/>
              </w:rPr>
            </w:pPr>
          </w:p>
        </w:tc>
      </w:tr>
      <w:tr w:rsidR="00B878A5" w:rsidRPr="00607CB4" w14:paraId="1DA1241E"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7264BC85" w14:textId="77777777" w:rsidR="00B878A5" w:rsidRPr="004A5666" w:rsidRDefault="00B878A5" w:rsidP="00625B91">
            <w:pPr>
              <w:spacing w:before="140" w:after="0" w:line="240" w:lineRule="auto"/>
              <w:rPr>
                <w:rFonts w:eastAsia="Times New Roman"/>
                <w:b/>
                <w:bCs/>
                <w:sz w:val="24"/>
                <w:szCs w:val="22"/>
                <w:lang w:val="vi-VN"/>
              </w:rPr>
            </w:pPr>
          </w:p>
        </w:tc>
      </w:tr>
      <w:tr w:rsidR="00B878A5" w:rsidRPr="00607CB4" w14:paraId="179D02FE"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49F358A8" w14:textId="77777777" w:rsidR="00B878A5" w:rsidRPr="00CE5CA4" w:rsidRDefault="00B878A5" w:rsidP="00625B91">
            <w:pPr>
              <w:spacing w:before="140" w:after="0" w:line="240" w:lineRule="auto"/>
              <w:jc w:val="center"/>
              <w:rPr>
                <w:rFonts w:eastAsia="Times New Roman"/>
                <w:b/>
                <w:bCs/>
                <w:sz w:val="30"/>
                <w:szCs w:val="30"/>
                <w:lang w:val="vi-VN"/>
              </w:rPr>
            </w:pPr>
            <w:r w:rsidRPr="00F659DE">
              <w:rPr>
                <w:rFonts w:eastAsia="Times New Roman"/>
                <w:b/>
                <w:bCs/>
                <w:sz w:val="28"/>
                <w:szCs w:val="30"/>
                <w:lang w:val="vi-VN"/>
              </w:rPr>
              <w:t>Hoàng Văn Thành</w:t>
            </w:r>
          </w:p>
        </w:tc>
      </w:tr>
      <w:tr w:rsidR="00B878A5" w:rsidRPr="00A1209F" w14:paraId="7CC50CF2"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7D889B91" w14:textId="77777777" w:rsidR="00B878A5" w:rsidRPr="00227995" w:rsidRDefault="00B878A5" w:rsidP="00625B91">
            <w:pPr>
              <w:spacing w:before="140" w:after="0" w:line="240" w:lineRule="auto"/>
              <w:jc w:val="center"/>
              <w:rPr>
                <w:rFonts w:eastAsia="Times New Roman"/>
                <w:b/>
                <w:bCs/>
                <w:sz w:val="24"/>
                <w:szCs w:val="24"/>
                <w:lang w:val="vi-VN"/>
              </w:rPr>
            </w:pPr>
          </w:p>
        </w:tc>
      </w:tr>
      <w:tr w:rsidR="00B878A5" w:rsidRPr="00991B8C" w14:paraId="6D6CED2D"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2E8EA91C" w14:textId="77777777" w:rsidR="00B878A5" w:rsidRPr="00227995" w:rsidRDefault="00B878A5" w:rsidP="00625B91">
            <w:pPr>
              <w:spacing w:before="140" w:after="0" w:line="240" w:lineRule="auto"/>
              <w:jc w:val="center"/>
              <w:rPr>
                <w:rFonts w:eastAsia="Times New Roman"/>
                <w:b/>
                <w:bCs/>
                <w:sz w:val="24"/>
                <w:szCs w:val="24"/>
                <w:lang w:val="vi-VN"/>
              </w:rPr>
            </w:pPr>
          </w:p>
          <w:p w14:paraId="31FA6121" w14:textId="77777777" w:rsidR="00B878A5" w:rsidRPr="00227995" w:rsidRDefault="00B878A5" w:rsidP="00625B91">
            <w:pPr>
              <w:spacing w:before="140" w:after="0" w:line="240" w:lineRule="auto"/>
              <w:jc w:val="center"/>
              <w:rPr>
                <w:rFonts w:eastAsia="Times New Roman"/>
                <w:b/>
                <w:bCs/>
                <w:sz w:val="24"/>
                <w:szCs w:val="24"/>
                <w:lang w:val="vi-VN"/>
              </w:rPr>
            </w:pPr>
            <w:r w:rsidRPr="00693C4B">
              <w:rPr>
                <w:rFonts w:eastAsia="Times New Roman"/>
                <w:b/>
                <w:bCs/>
                <w:sz w:val="28"/>
                <w:szCs w:val="24"/>
              </w:rPr>
              <w:t>XÁC ĐỊNH ĐOẠN ĐIỀU HÒA GEN TRÊN TRÌNH TỰ ADN BẰNG PHƯƠNG PHÁP TÍNH TOÁN</w:t>
            </w:r>
          </w:p>
        </w:tc>
      </w:tr>
      <w:tr w:rsidR="00B878A5" w:rsidRPr="00A1209F" w14:paraId="19D5CA83"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06D3CE6A" w14:textId="77777777" w:rsidR="00B878A5" w:rsidRDefault="00B878A5" w:rsidP="00625B91">
            <w:pPr>
              <w:spacing w:before="140" w:after="0" w:line="240" w:lineRule="auto"/>
              <w:jc w:val="center"/>
              <w:rPr>
                <w:rFonts w:eastAsia="Times New Roman"/>
                <w:b/>
                <w:bCs/>
                <w:sz w:val="24"/>
                <w:szCs w:val="24"/>
                <w:lang w:val="vi-VN"/>
              </w:rPr>
            </w:pPr>
          </w:p>
          <w:p w14:paraId="06A25DC0" w14:textId="77777777" w:rsidR="00B878A5" w:rsidDel="003C0584" w:rsidRDefault="00B878A5" w:rsidP="00625B91">
            <w:pPr>
              <w:spacing w:before="140" w:after="0" w:line="240" w:lineRule="auto"/>
              <w:rPr>
                <w:del w:id="2" w:author="Van-Thanh Hoang" w:date="2013-09-04T15:05:00Z"/>
                <w:rFonts w:eastAsia="Times New Roman"/>
                <w:b/>
                <w:bCs/>
                <w:sz w:val="24"/>
                <w:szCs w:val="24"/>
                <w:lang w:val="vi-VN"/>
              </w:rPr>
            </w:pPr>
          </w:p>
          <w:p w14:paraId="1DF34CCB" w14:textId="77777777" w:rsidR="00B878A5" w:rsidRPr="00227995" w:rsidRDefault="00B878A5" w:rsidP="00625B91">
            <w:pPr>
              <w:spacing w:before="140" w:after="0" w:line="240" w:lineRule="auto"/>
              <w:rPr>
                <w:rFonts w:eastAsia="Times New Roman"/>
                <w:b/>
                <w:bCs/>
                <w:sz w:val="24"/>
                <w:szCs w:val="24"/>
                <w:lang w:val="vi-VN"/>
              </w:rPr>
            </w:pPr>
          </w:p>
        </w:tc>
      </w:tr>
      <w:tr w:rsidR="00B878A5" w:rsidRPr="00A1209F" w14:paraId="6E695513" w14:textId="77777777" w:rsidTr="00A220D8">
        <w:trPr>
          <w:gridAfter w:val="1"/>
          <w:wAfter w:w="153" w:type="dxa"/>
          <w:cantSplit/>
          <w:jc w:val="center"/>
        </w:trPr>
        <w:tc>
          <w:tcPr>
            <w:tcW w:w="9058" w:type="dxa"/>
            <w:gridSpan w:val="3"/>
            <w:tcBorders>
              <w:top w:val="nil"/>
              <w:left w:val="thinThickSmallGap" w:sz="24" w:space="0" w:color="auto"/>
              <w:bottom w:val="nil"/>
              <w:right w:val="thickThinSmallGap" w:sz="24" w:space="0" w:color="auto"/>
            </w:tcBorders>
          </w:tcPr>
          <w:p w14:paraId="39C6B0FF" w14:textId="77777777" w:rsidR="00B878A5" w:rsidRPr="00A23F47" w:rsidRDefault="00B878A5" w:rsidP="00625B91">
            <w:pPr>
              <w:spacing w:before="140" w:after="0" w:line="240" w:lineRule="auto"/>
              <w:jc w:val="center"/>
              <w:rPr>
                <w:b/>
                <w:bCs/>
                <w:sz w:val="24"/>
                <w:szCs w:val="32"/>
                <w:lang w:val="de-DE"/>
              </w:rPr>
            </w:pPr>
          </w:p>
          <w:p w14:paraId="16810353" w14:textId="77777777" w:rsidR="00B878A5" w:rsidRPr="0036798F" w:rsidRDefault="00B878A5" w:rsidP="00625B91">
            <w:pPr>
              <w:spacing w:before="140" w:after="0" w:line="240" w:lineRule="auto"/>
              <w:jc w:val="center"/>
              <w:rPr>
                <w:rFonts w:eastAsia="Times New Roman"/>
                <w:b/>
                <w:bCs/>
                <w:sz w:val="36"/>
                <w:szCs w:val="30"/>
                <w:lang w:val="vi-VN"/>
              </w:rPr>
            </w:pPr>
            <w:r w:rsidRPr="00DD39A9">
              <w:rPr>
                <w:b/>
                <w:bCs/>
                <w:sz w:val="28"/>
                <w:szCs w:val="32"/>
                <w:lang w:val="de-DE"/>
              </w:rPr>
              <w:t>LUẬN VĂN THẠC S</w:t>
            </w:r>
            <w:r>
              <w:rPr>
                <w:b/>
                <w:bCs/>
                <w:sz w:val="28"/>
                <w:szCs w:val="32"/>
                <w:lang w:val="de-DE"/>
              </w:rPr>
              <w:t>Ĩ</w:t>
            </w:r>
            <w:r w:rsidRPr="00DD39A9">
              <w:rPr>
                <w:b/>
                <w:bCs/>
                <w:sz w:val="28"/>
                <w:szCs w:val="32"/>
                <w:lang w:val="de-DE"/>
              </w:rPr>
              <w:t xml:space="preserve"> KỸ THUẬT</w:t>
            </w:r>
          </w:p>
        </w:tc>
      </w:tr>
      <w:tr w:rsidR="00B878A5" w:rsidRPr="00991B8C" w:rsidDel="00BC469C" w14:paraId="28F375C4" w14:textId="746AE651" w:rsidTr="00A220D8">
        <w:trPr>
          <w:gridAfter w:val="1"/>
          <w:wAfter w:w="153" w:type="dxa"/>
          <w:cantSplit/>
          <w:jc w:val="center"/>
          <w:del w:id="3" w:author="Van-Thanh Hoang" w:date="2013-09-04T15:05:00Z"/>
        </w:trPr>
        <w:tc>
          <w:tcPr>
            <w:tcW w:w="9058" w:type="dxa"/>
            <w:gridSpan w:val="3"/>
            <w:tcBorders>
              <w:top w:val="nil"/>
              <w:left w:val="thinThickSmallGap" w:sz="24" w:space="0" w:color="auto"/>
              <w:bottom w:val="nil"/>
              <w:right w:val="thickThinSmallGap" w:sz="24" w:space="0" w:color="auto"/>
            </w:tcBorders>
          </w:tcPr>
          <w:p w14:paraId="59F1B682" w14:textId="71CA2E9B" w:rsidR="00B878A5" w:rsidRPr="00CE5CA4" w:rsidDel="00BC469C" w:rsidRDefault="00B878A5" w:rsidP="00625B91">
            <w:pPr>
              <w:spacing w:before="140" w:after="0" w:line="240" w:lineRule="auto"/>
              <w:jc w:val="center"/>
              <w:rPr>
                <w:del w:id="4" w:author="Van-Thanh Hoang" w:date="2013-09-04T15:05:00Z"/>
                <w:rFonts w:eastAsia="Times New Roman"/>
                <w:b/>
                <w:bCs/>
                <w:sz w:val="30"/>
                <w:szCs w:val="30"/>
                <w:lang w:val="vi-VN"/>
              </w:rPr>
            </w:pPr>
          </w:p>
        </w:tc>
      </w:tr>
      <w:tr w:rsidR="00B878A5" w:rsidRPr="005C7263" w14:paraId="146877CC" w14:textId="77777777" w:rsidTr="00A220D8">
        <w:trPr>
          <w:gridAfter w:val="1"/>
          <w:wAfter w:w="153" w:type="dxa"/>
          <w:cantSplit/>
          <w:jc w:val="center"/>
        </w:trPr>
        <w:tc>
          <w:tcPr>
            <w:tcW w:w="9058" w:type="dxa"/>
            <w:gridSpan w:val="3"/>
            <w:tcBorders>
              <w:top w:val="nil"/>
              <w:left w:val="thinThickSmallGap" w:sz="24" w:space="0" w:color="auto"/>
              <w:bottom w:val="thickThinSmallGap" w:sz="24" w:space="0" w:color="auto"/>
              <w:right w:val="thickThinSmallGap" w:sz="24" w:space="0" w:color="auto"/>
            </w:tcBorders>
          </w:tcPr>
          <w:p w14:paraId="1EF9A032" w14:textId="77777777" w:rsidR="00B878A5" w:rsidRDefault="00B878A5" w:rsidP="00625B91">
            <w:pPr>
              <w:spacing w:before="140" w:after="0" w:line="240" w:lineRule="auto"/>
              <w:jc w:val="center"/>
              <w:rPr>
                <w:rFonts w:eastAsia="Times New Roman"/>
                <w:b/>
                <w:bCs/>
                <w:sz w:val="30"/>
                <w:szCs w:val="30"/>
                <w:lang w:val="vi-VN"/>
              </w:rPr>
            </w:pPr>
          </w:p>
          <w:p w14:paraId="69835648" w14:textId="77777777" w:rsidR="00B878A5" w:rsidRPr="00CE5CA4" w:rsidRDefault="00B878A5" w:rsidP="00625B91">
            <w:pPr>
              <w:spacing w:before="140" w:after="0" w:line="240" w:lineRule="auto"/>
              <w:jc w:val="center"/>
              <w:rPr>
                <w:rFonts w:eastAsia="Times New Roman"/>
                <w:b/>
                <w:bCs/>
                <w:sz w:val="30"/>
                <w:szCs w:val="30"/>
                <w:lang w:val="vi-VN"/>
              </w:rPr>
            </w:pPr>
          </w:p>
          <w:p w14:paraId="6E920A3B" w14:textId="77777777" w:rsidR="00B878A5" w:rsidRPr="00CE5CA4" w:rsidRDefault="00B878A5" w:rsidP="00625B91">
            <w:pPr>
              <w:spacing w:before="140" w:after="0" w:line="240" w:lineRule="auto"/>
              <w:rPr>
                <w:rFonts w:eastAsia="Times New Roman"/>
                <w:b/>
                <w:bCs/>
                <w:sz w:val="30"/>
                <w:szCs w:val="30"/>
                <w:lang w:val="vi-VN"/>
              </w:rPr>
            </w:pPr>
          </w:p>
          <w:p w14:paraId="739F5FDC" w14:textId="77777777" w:rsidR="00B878A5" w:rsidRDefault="00B878A5" w:rsidP="00625B91">
            <w:pPr>
              <w:spacing w:before="140" w:after="0" w:line="240" w:lineRule="auto"/>
              <w:rPr>
                <w:rFonts w:eastAsia="Times New Roman"/>
                <w:b/>
                <w:bCs/>
                <w:sz w:val="28"/>
                <w:szCs w:val="30"/>
              </w:rPr>
            </w:pPr>
          </w:p>
          <w:p w14:paraId="442D6073" w14:textId="77777777" w:rsidR="00B878A5" w:rsidRPr="00BC035F" w:rsidRDefault="00B878A5" w:rsidP="00625B91">
            <w:pPr>
              <w:spacing w:before="140" w:after="0" w:line="240" w:lineRule="auto"/>
              <w:jc w:val="center"/>
              <w:rPr>
                <w:rFonts w:eastAsia="Times New Roman"/>
                <w:bCs/>
                <w:sz w:val="24"/>
                <w:szCs w:val="30"/>
              </w:rPr>
            </w:pPr>
            <w:r w:rsidRPr="00BC035F">
              <w:rPr>
                <w:rFonts w:eastAsia="Times New Roman"/>
                <w:bCs/>
                <w:sz w:val="24"/>
                <w:szCs w:val="30"/>
              </w:rPr>
              <w:t>HÀ NỘI – 2013</w:t>
            </w:r>
          </w:p>
          <w:p w14:paraId="1BD9FA6A" w14:textId="77777777" w:rsidR="00B878A5" w:rsidRPr="001258BE" w:rsidRDefault="00B878A5" w:rsidP="00625B91">
            <w:pPr>
              <w:spacing w:before="140" w:after="0" w:line="240" w:lineRule="auto"/>
              <w:rPr>
                <w:rFonts w:eastAsia="Times New Roman"/>
                <w:b/>
                <w:bCs/>
                <w:sz w:val="28"/>
                <w:szCs w:val="30"/>
              </w:rPr>
            </w:pPr>
          </w:p>
        </w:tc>
      </w:tr>
      <w:tr w:rsidR="002E06F8" w:rsidRPr="00C82641" w14:paraId="016F309A" w14:textId="77777777" w:rsidTr="00A220D8">
        <w:trPr>
          <w:cantSplit/>
          <w:trHeight w:val="90"/>
          <w:jc w:val="center"/>
        </w:trPr>
        <w:tc>
          <w:tcPr>
            <w:tcW w:w="3605" w:type="dxa"/>
            <w:gridSpan w:val="2"/>
            <w:tcBorders>
              <w:top w:val="thinThickSmallGap" w:sz="24" w:space="0" w:color="auto"/>
              <w:left w:val="thinThickSmallGap" w:sz="24" w:space="0" w:color="auto"/>
              <w:bottom w:val="nil"/>
              <w:right w:val="nil"/>
            </w:tcBorders>
            <w:vAlign w:val="center"/>
          </w:tcPr>
          <w:p w14:paraId="3289111B" w14:textId="25FB787D" w:rsidR="002E06F8" w:rsidRPr="00C82641" w:rsidRDefault="002E06F8" w:rsidP="00672A1C">
            <w:pPr>
              <w:spacing w:before="140" w:after="0" w:line="240" w:lineRule="auto"/>
              <w:jc w:val="center"/>
              <w:rPr>
                <w:rFonts w:eastAsia="Times New Roman"/>
                <w:b/>
                <w:bCs/>
                <w:sz w:val="22"/>
                <w:szCs w:val="22"/>
                <w:lang w:val="vi-VN"/>
              </w:rPr>
            </w:pPr>
          </w:p>
        </w:tc>
        <w:tc>
          <w:tcPr>
            <w:tcW w:w="5606" w:type="dxa"/>
            <w:gridSpan w:val="2"/>
            <w:tcBorders>
              <w:top w:val="thinThickSmallGap" w:sz="24" w:space="0" w:color="auto"/>
              <w:left w:val="nil"/>
              <w:bottom w:val="nil"/>
              <w:right w:val="thickThinSmallGap" w:sz="24" w:space="0" w:color="auto"/>
            </w:tcBorders>
            <w:vAlign w:val="center"/>
          </w:tcPr>
          <w:p w14:paraId="4F62193E" w14:textId="77777777" w:rsidR="002E06F8" w:rsidRPr="00C82641" w:rsidRDefault="002E06F8" w:rsidP="00672A1C">
            <w:pPr>
              <w:spacing w:before="140" w:after="0" w:line="240" w:lineRule="auto"/>
              <w:jc w:val="center"/>
              <w:rPr>
                <w:rFonts w:eastAsia="Times New Roman"/>
                <w:b/>
                <w:bCs/>
                <w:sz w:val="22"/>
                <w:szCs w:val="22"/>
              </w:rPr>
            </w:pPr>
          </w:p>
        </w:tc>
      </w:tr>
      <w:tr w:rsidR="002E06F8" w:rsidRPr="00C82641" w14:paraId="0227B634"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21A82597" w14:textId="77777777" w:rsidR="002E06F8" w:rsidRPr="00861282" w:rsidRDefault="002E06F8" w:rsidP="00672A1C">
            <w:pPr>
              <w:spacing w:before="140" w:after="0" w:line="240" w:lineRule="auto"/>
              <w:jc w:val="center"/>
              <w:rPr>
                <w:rFonts w:eastAsia="Times New Roman"/>
                <w:b/>
                <w:bCs/>
                <w:sz w:val="28"/>
                <w:szCs w:val="30"/>
              </w:rPr>
            </w:pPr>
            <w:r w:rsidRPr="00861282">
              <w:rPr>
                <w:rFonts w:eastAsia="Times New Roman"/>
                <w:b/>
                <w:bCs/>
                <w:sz w:val="28"/>
                <w:szCs w:val="30"/>
                <w:lang w:val="vi-VN"/>
              </w:rPr>
              <w:t>HỌC VIỆN CÔNG NGHỆ BƯU CHÍNH VIỄN THÔNG</w:t>
            </w:r>
          </w:p>
          <w:p w14:paraId="4AB6DAB0" w14:textId="77777777" w:rsidR="002E06F8" w:rsidDel="00C95208" w:rsidRDefault="002E06F8" w:rsidP="00672A1C">
            <w:pPr>
              <w:spacing w:before="140" w:after="0" w:line="240" w:lineRule="auto"/>
              <w:jc w:val="center"/>
              <w:rPr>
                <w:del w:id="5" w:author="Van-Thanh Hoang" w:date="2013-09-04T15:06:00Z"/>
                <w:rFonts w:eastAsia="Times New Roman"/>
                <w:b/>
                <w:bCs/>
                <w:sz w:val="24"/>
                <w:szCs w:val="24"/>
                <w:lang w:val="vi-VN"/>
              </w:rPr>
            </w:pPr>
            <w:r w:rsidRPr="00C82641">
              <w:rPr>
                <w:rFonts w:eastAsia="Times New Roman"/>
                <w:b/>
                <w:bCs/>
                <w:sz w:val="24"/>
                <w:szCs w:val="24"/>
                <w:lang w:val="vi-VN"/>
              </w:rPr>
              <w:t>---------------------------------------</w:t>
            </w:r>
          </w:p>
          <w:p w14:paraId="63F06631" w14:textId="77777777" w:rsidR="002E06F8" w:rsidRDefault="002E06F8" w:rsidP="00C95208">
            <w:pPr>
              <w:spacing w:before="140" w:after="0" w:line="240" w:lineRule="auto"/>
              <w:jc w:val="center"/>
              <w:rPr>
                <w:rFonts w:eastAsia="Times New Roman"/>
                <w:b/>
                <w:bCs/>
                <w:sz w:val="24"/>
                <w:szCs w:val="24"/>
                <w:lang w:val="vi-VN"/>
              </w:rPr>
              <w:pPrChange w:id="6" w:author="Van-Thanh Hoang" w:date="2013-09-04T15:06:00Z">
                <w:pPr>
                  <w:spacing w:before="140" w:after="0" w:line="240" w:lineRule="auto"/>
                  <w:jc w:val="center"/>
                </w:pPr>
              </w:pPrChange>
            </w:pPr>
          </w:p>
          <w:p w14:paraId="188D5CA4" w14:textId="77777777" w:rsidR="002E06F8" w:rsidRPr="00C82641" w:rsidRDefault="002E06F8" w:rsidP="00672A1C">
            <w:pPr>
              <w:spacing w:before="140" w:after="0" w:line="240" w:lineRule="auto"/>
              <w:jc w:val="center"/>
              <w:rPr>
                <w:rFonts w:eastAsia="Times New Roman"/>
                <w:b/>
                <w:bCs/>
                <w:sz w:val="24"/>
                <w:szCs w:val="24"/>
                <w:lang w:val="vi-VN"/>
              </w:rPr>
            </w:pPr>
          </w:p>
        </w:tc>
      </w:tr>
      <w:tr w:rsidR="002E06F8" w:rsidRPr="00C82641" w14:paraId="4B30D847" w14:textId="77777777" w:rsidTr="00A220D8">
        <w:trPr>
          <w:cantSplit/>
          <w:trHeight w:val="1431"/>
          <w:jc w:val="center"/>
        </w:trPr>
        <w:tc>
          <w:tcPr>
            <w:tcW w:w="9211" w:type="dxa"/>
            <w:gridSpan w:val="4"/>
            <w:tcBorders>
              <w:top w:val="nil"/>
              <w:left w:val="thinThickSmallGap" w:sz="24" w:space="0" w:color="auto"/>
              <w:bottom w:val="nil"/>
              <w:right w:val="thickThinSmallGap" w:sz="24" w:space="0" w:color="auto"/>
            </w:tcBorders>
          </w:tcPr>
          <w:p w14:paraId="4885AC53" w14:textId="77777777" w:rsidR="002E06F8" w:rsidRPr="00C82641" w:rsidRDefault="002E06F8" w:rsidP="00672A1C">
            <w:pPr>
              <w:spacing w:before="140" w:after="0" w:line="240" w:lineRule="auto"/>
              <w:jc w:val="center"/>
              <w:rPr>
                <w:rFonts w:eastAsia="Times New Roman"/>
                <w:b/>
                <w:bCs/>
                <w:sz w:val="24"/>
                <w:szCs w:val="24"/>
                <w:lang w:val="vi-VN"/>
              </w:rPr>
            </w:pPr>
            <w:r w:rsidRPr="00C82641">
              <w:rPr>
                <w:rFonts w:eastAsia="Times New Roman"/>
                <w:sz w:val="24"/>
                <w:szCs w:val="24"/>
                <w:lang w:val="vi-VN"/>
              </w:rPr>
              <w:object w:dxaOrig="953" w:dyaOrig="1905" w14:anchorId="7E9248D9">
                <v:shape id="_x0000_i1026" type="#_x0000_t75" style="width:46.5pt;height:95.25pt" o:ole="">
                  <v:imagedata r:id="rId8" o:title=""/>
                </v:shape>
                <o:OLEObject Type="Embed" ProgID="Photoshop.Image.7" ShapeID="_x0000_i1026" DrawAspect="Content" ObjectID="_1439812812" r:id="rId10">
                  <o:FieldCodes>\s</o:FieldCodes>
                </o:OLEObject>
              </w:object>
            </w:r>
          </w:p>
        </w:tc>
      </w:tr>
      <w:tr w:rsidR="002E06F8" w:rsidRPr="00C82641" w14:paraId="6456F778"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2BE5EA65" w14:textId="77777777" w:rsidR="002E06F8" w:rsidRPr="00D73F9C" w:rsidRDefault="002E06F8" w:rsidP="00672A1C">
            <w:pPr>
              <w:spacing w:before="140" w:after="0" w:line="240" w:lineRule="auto"/>
              <w:rPr>
                <w:rFonts w:eastAsia="Times New Roman"/>
                <w:b/>
                <w:bCs/>
                <w:sz w:val="24"/>
                <w:szCs w:val="32"/>
              </w:rPr>
            </w:pPr>
          </w:p>
          <w:p w14:paraId="2E5DECEC" w14:textId="77777777" w:rsidR="002E06F8" w:rsidRPr="00AE75F1" w:rsidRDefault="002E06F8" w:rsidP="00672A1C">
            <w:pPr>
              <w:spacing w:before="140" w:after="0" w:line="240" w:lineRule="auto"/>
              <w:rPr>
                <w:rFonts w:eastAsia="Times New Roman"/>
                <w:b/>
                <w:bCs/>
                <w:sz w:val="24"/>
                <w:szCs w:val="32"/>
              </w:rPr>
            </w:pPr>
          </w:p>
        </w:tc>
      </w:tr>
      <w:tr w:rsidR="002E06F8" w:rsidRPr="00C82641" w14:paraId="4FE7D49B"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77609959" w14:textId="77777777" w:rsidR="002E06F8" w:rsidRPr="00C82641" w:rsidRDefault="009D2B1C" w:rsidP="00672A1C">
            <w:pPr>
              <w:spacing w:before="140" w:after="0" w:line="240" w:lineRule="auto"/>
              <w:jc w:val="center"/>
              <w:rPr>
                <w:rFonts w:ascii=".VnTimeH" w:eastAsia="Times New Roman" w:hAnsi=".VnTimeH"/>
                <w:b/>
                <w:sz w:val="28"/>
                <w:szCs w:val="28"/>
              </w:rPr>
            </w:pPr>
            <w:r w:rsidRPr="009D2B1C">
              <w:rPr>
                <w:rFonts w:eastAsia="Times New Roman"/>
                <w:b/>
                <w:sz w:val="28"/>
                <w:szCs w:val="32"/>
              </w:rPr>
              <w:t>Hoàng Văn Thành</w:t>
            </w:r>
          </w:p>
        </w:tc>
      </w:tr>
      <w:tr w:rsidR="002E06F8" w:rsidRPr="00C82641" w:rsidDel="000460B0" w14:paraId="63DFEDC4" w14:textId="7D0A495C" w:rsidTr="00A220D8">
        <w:trPr>
          <w:cantSplit/>
          <w:jc w:val="center"/>
          <w:del w:id="7" w:author="Van-Thanh Hoang" w:date="2013-09-04T15:05:00Z"/>
        </w:trPr>
        <w:tc>
          <w:tcPr>
            <w:tcW w:w="9211" w:type="dxa"/>
            <w:gridSpan w:val="4"/>
            <w:tcBorders>
              <w:top w:val="nil"/>
              <w:left w:val="thinThickSmallGap" w:sz="24" w:space="0" w:color="auto"/>
              <w:bottom w:val="nil"/>
              <w:right w:val="thickThinSmallGap" w:sz="24" w:space="0" w:color="auto"/>
            </w:tcBorders>
          </w:tcPr>
          <w:p w14:paraId="0BD42018" w14:textId="04F9C514" w:rsidR="002E06F8" w:rsidRPr="000460B0" w:rsidDel="000460B0" w:rsidRDefault="002E06F8" w:rsidP="00672A1C">
            <w:pPr>
              <w:spacing w:before="140" w:after="0" w:line="240" w:lineRule="auto"/>
              <w:rPr>
                <w:del w:id="8" w:author="Van-Thanh Hoang" w:date="2013-09-04T15:05:00Z"/>
                <w:rFonts w:eastAsia="Times New Roman"/>
                <w:b/>
                <w:bCs/>
                <w:sz w:val="24"/>
                <w:szCs w:val="24"/>
                <w:rPrChange w:id="9" w:author="Van-Thanh Hoang" w:date="2013-09-04T15:05:00Z">
                  <w:rPr>
                    <w:del w:id="10" w:author="Van-Thanh Hoang" w:date="2013-09-04T15:05:00Z"/>
                    <w:rFonts w:eastAsia="Times New Roman"/>
                    <w:b/>
                    <w:bCs/>
                    <w:sz w:val="24"/>
                    <w:szCs w:val="24"/>
                    <w:lang w:val="vi-VN"/>
                  </w:rPr>
                </w:rPrChange>
              </w:rPr>
            </w:pPr>
          </w:p>
        </w:tc>
      </w:tr>
      <w:tr w:rsidR="002E06F8" w:rsidRPr="00C82641" w14:paraId="511A99D6"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20B1691F" w14:textId="77777777" w:rsidR="002E06F8" w:rsidRPr="00C82641" w:rsidRDefault="002E06F8" w:rsidP="00672A1C">
            <w:pPr>
              <w:spacing w:before="140" w:after="0" w:line="240" w:lineRule="auto"/>
              <w:rPr>
                <w:rFonts w:eastAsia="Times New Roman"/>
                <w:b/>
                <w:bCs/>
                <w:sz w:val="24"/>
                <w:szCs w:val="24"/>
              </w:rPr>
            </w:pPr>
          </w:p>
        </w:tc>
      </w:tr>
      <w:tr w:rsidR="002E06F8" w:rsidRPr="00C82641" w14:paraId="1C9DEC45"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048C7CD7" w14:textId="77777777" w:rsidR="002E06F8" w:rsidRPr="00C82641" w:rsidRDefault="002E06F8" w:rsidP="00672A1C">
            <w:pPr>
              <w:spacing w:before="140" w:after="0" w:line="240" w:lineRule="auto"/>
              <w:rPr>
                <w:rFonts w:eastAsia="Times New Roman"/>
                <w:b/>
                <w:bCs/>
                <w:sz w:val="24"/>
                <w:szCs w:val="24"/>
                <w:lang w:val="de-DE"/>
              </w:rPr>
            </w:pPr>
          </w:p>
        </w:tc>
      </w:tr>
      <w:tr w:rsidR="002E06F8" w:rsidRPr="00C82641" w14:paraId="03477C60" w14:textId="77777777" w:rsidTr="00A220D8">
        <w:trPr>
          <w:cantSplit/>
          <w:trHeight w:val="648"/>
          <w:jc w:val="center"/>
        </w:trPr>
        <w:tc>
          <w:tcPr>
            <w:tcW w:w="9211" w:type="dxa"/>
            <w:gridSpan w:val="4"/>
            <w:tcBorders>
              <w:top w:val="nil"/>
              <w:left w:val="thinThickSmallGap" w:sz="24" w:space="0" w:color="auto"/>
              <w:bottom w:val="nil"/>
              <w:right w:val="thickThinSmallGap" w:sz="24" w:space="0" w:color="auto"/>
            </w:tcBorders>
          </w:tcPr>
          <w:p w14:paraId="717DD454" w14:textId="77777777" w:rsidR="002E06F8" w:rsidRPr="00C82641" w:rsidRDefault="002E06F8" w:rsidP="00672A1C">
            <w:pPr>
              <w:spacing w:before="140" w:after="0" w:line="240" w:lineRule="auto"/>
              <w:jc w:val="center"/>
              <w:rPr>
                <w:rFonts w:eastAsia="Times New Roman"/>
                <w:i/>
                <w:sz w:val="28"/>
                <w:szCs w:val="28"/>
                <w:lang w:val="de-DE"/>
              </w:rPr>
            </w:pPr>
            <w:r w:rsidRPr="00BE2BDB">
              <w:rPr>
                <w:rFonts w:eastAsia="Times New Roman"/>
                <w:b/>
                <w:sz w:val="28"/>
                <w:szCs w:val="36"/>
              </w:rPr>
              <w:t>XÁC ĐỊNH ĐOẠN ĐIỀU HÒA GEN TRÊN TRÌNH TỰ ADN BẰNG PHƯƠNG PHÁP TÍNH TOÁN</w:t>
            </w:r>
          </w:p>
        </w:tc>
      </w:tr>
      <w:tr w:rsidR="002E06F8" w:rsidRPr="00C82641" w14:paraId="21ED09DC" w14:textId="77777777" w:rsidTr="00A220D8">
        <w:trPr>
          <w:cantSplit/>
          <w:trHeight w:val="648"/>
          <w:jc w:val="center"/>
        </w:trPr>
        <w:tc>
          <w:tcPr>
            <w:tcW w:w="9211" w:type="dxa"/>
            <w:gridSpan w:val="4"/>
            <w:tcBorders>
              <w:top w:val="nil"/>
              <w:left w:val="thinThickSmallGap" w:sz="24" w:space="0" w:color="auto"/>
              <w:bottom w:val="nil"/>
              <w:right w:val="thickThinSmallGap" w:sz="24" w:space="0" w:color="auto"/>
            </w:tcBorders>
          </w:tcPr>
          <w:p w14:paraId="687B2B0A" w14:textId="77777777" w:rsidR="002E06F8" w:rsidRDefault="002E06F8" w:rsidP="00672A1C">
            <w:pPr>
              <w:spacing w:before="140" w:after="0" w:line="240" w:lineRule="auto"/>
              <w:jc w:val="center"/>
              <w:rPr>
                <w:rFonts w:eastAsia="Times New Roman"/>
                <w:b/>
                <w:sz w:val="24"/>
                <w:szCs w:val="36"/>
              </w:rPr>
            </w:pPr>
          </w:p>
          <w:p w14:paraId="582F195E" w14:textId="77777777" w:rsidR="00C175FD" w:rsidRPr="00ED3CC8" w:rsidRDefault="00C175FD" w:rsidP="00672A1C">
            <w:pPr>
              <w:spacing w:before="140" w:after="0" w:line="240" w:lineRule="auto"/>
              <w:jc w:val="center"/>
              <w:rPr>
                <w:rFonts w:eastAsia="Times New Roman"/>
                <w:b/>
                <w:sz w:val="24"/>
                <w:szCs w:val="36"/>
              </w:rPr>
            </w:pPr>
          </w:p>
        </w:tc>
      </w:tr>
      <w:tr w:rsidR="002E06F8" w:rsidRPr="00C82641" w14:paraId="1F40236A"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1DA0072E" w14:textId="727B50A7" w:rsidR="002E06F8" w:rsidRPr="00B77BD7" w:rsidRDefault="002E06F8" w:rsidP="000B7CEB">
            <w:pPr>
              <w:spacing w:before="60" w:after="0" w:line="240" w:lineRule="auto"/>
              <w:rPr>
                <w:rFonts w:eastAsia="Times New Roman"/>
                <w:b/>
                <w:sz w:val="22"/>
                <w:szCs w:val="22"/>
                <w:lang w:val="vi-VN"/>
              </w:rPr>
            </w:pPr>
            <w:r w:rsidRPr="00C82641">
              <w:rPr>
                <w:rFonts w:eastAsia="Times New Roman"/>
                <w:sz w:val="24"/>
                <w:szCs w:val="24"/>
                <w:lang w:val="vi-VN"/>
              </w:rPr>
              <w:tab/>
            </w:r>
            <w:r w:rsidRPr="00C82641">
              <w:rPr>
                <w:rFonts w:eastAsia="Times New Roman"/>
                <w:sz w:val="24"/>
                <w:szCs w:val="24"/>
                <w:lang w:val="vi-VN"/>
              </w:rPr>
              <w:tab/>
            </w:r>
            <w:r w:rsidRPr="00C82641">
              <w:rPr>
                <w:rFonts w:eastAsia="Times New Roman"/>
                <w:sz w:val="24"/>
                <w:szCs w:val="24"/>
                <w:lang w:val="vi-VN"/>
              </w:rPr>
              <w:tab/>
            </w:r>
            <w:r w:rsidR="00062262">
              <w:rPr>
                <w:rFonts w:eastAsia="Times New Roman"/>
                <w:b/>
                <w:sz w:val="28"/>
                <w:szCs w:val="22"/>
                <w:lang w:val="vi-VN"/>
              </w:rPr>
              <w:t>Chuyên n</w:t>
            </w:r>
            <w:r w:rsidR="000B7CEB">
              <w:rPr>
                <w:rFonts w:eastAsia="Times New Roman"/>
                <w:b/>
                <w:sz w:val="28"/>
                <w:szCs w:val="22"/>
                <w:lang w:val="vi-VN"/>
              </w:rPr>
              <w:t xml:space="preserve">gành: </w:t>
            </w:r>
            <w:r w:rsidR="000B7CEB">
              <w:rPr>
                <w:rFonts w:eastAsia="Times New Roman"/>
                <w:b/>
                <w:sz w:val="28"/>
                <w:szCs w:val="22"/>
                <w:lang w:val="vi-VN"/>
              </w:rPr>
              <w:tab/>
              <w:t>Khoa học m</w:t>
            </w:r>
            <w:r w:rsidR="00D63461" w:rsidRPr="00BF3F4E">
              <w:rPr>
                <w:rFonts w:eastAsia="Times New Roman"/>
                <w:b/>
                <w:sz w:val="28"/>
                <w:szCs w:val="22"/>
                <w:lang w:val="vi-VN"/>
              </w:rPr>
              <w:t xml:space="preserve">áy </w:t>
            </w:r>
            <w:r w:rsidR="000B7CEB">
              <w:rPr>
                <w:rFonts w:eastAsia="Times New Roman"/>
                <w:b/>
                <w:sz w:val="28"/>
                <w:szCs w:val="22"/>
              </w:rPr>
              <w:t>t</w:t>
            </w:r>
            <w:r w:rsidR="00D63461" w:rsidRPr="00BF3F4E">
              <w:rPr>
                <w:rFonts w:eastAsia="Times New Roman"/>
                <w:b/>
                <w:sz w:val="28"/>
                <w:szCs w:val="22"/>
                <w:lang w:val="vi-VN"/>
              </w:rPr>
              <w:t xml:space="preserve">ính                        </w:t>
            </w:r>
            <w:r w:rsidR="00D63461" w:rsidRPr="00BF3F4E">
              <w:rPr>
                <w:rFonts w:eastAsia="Times New Roman"/>
                <w:b/>
                <w:sz w:val="28"/>
                <w:szCs w:val="22"/>
              </w:rPr>
              <w:t xml:space="preserve">    </w:t>
            </w:r>
          </w:p>
        </w:tc>
      </w:tr>
      <w:tr w:rsidR="002E06F8" w:rsidRPr="00C82641" w14:paraId="3972548B" w14:textId="77777777" w:rsidTr="00A220D8">
        <w:trPr>
          <w:cantSplit/>
          <w:jc w:val="center"/>
        </w:trPr>
        <w:tc>
          <w:tcPr>
            <w:tcW w:w="9211" w:type="dxa"/>
            <w:gridSpan w:val="4"/>
            <w:tcBorders>
              <w:top w:val="nil"/>
              <w:left w:val="thinThickSmallGap" w:sz="24" w:space="0" w:color="auto"/>
              <w:bottom w:val="nil"/>
              <w:right w:val="thickThinSmallGap" w:sz="24" w:space="0" w:color="auto"/>
            </w:tcBorders>
          </w:tcPr>
          <w:p w14:paraId="7A9B59B8" w14:textId="77777777" w:rsidR="002E06F8" w:rsidRPr="00DA2FC5" w:rsidRDefault="002E06F8" w:rsidP="00672A1C">
            <w:pPr>
              <w:spacing w:before="60" w:after="0" w:line="240" w:lineRule="auto"/>
              <w:rPr>
                <w:rFonts w:eastAsia="Times New Roman"/>
                <w:b/>
                <w:sz w:val="24"/>
                <w:szCs w:val="24"/>
              </w:rPr>
            </w:pPr>
            <w:r w:rsidRPr="00C82641">
              <w:rPr>
                <w:rFonts w:eastAsia="Times New Roman"/>
                <w:sz w:val="24"/>
                <w:szCs w:val="24"/>
                <w:lang w:val="vi-VN"/>
              </w:rPr>
              <w:tab/>
            </w:r>
            <w:r w:rsidRPr="00C82641">
              <w:rPr>
                <w:rFonts w:eastAsia="Times New Roman"/>
                <w:sz w:val="24"/>
                <w:szCs w:val="24"/>
                <w:lang w:val="vi-VN"/>
              </w:rPr>
              <w:tab/>
            </w:r>
            <w:r w:rsidRPr="00C82641">
              <w:rPr>
                <w:rFonts w:eastAsia="Times New Roman"/>
                <w:sz w:val="24"/>
                <w:szCs w:val="24"/>
                <w:lang w:val="vi-VN"/>
              </w:rPr>
              <w:tab/>
            </w:r>
            <w:r w:rsidR="00524BF8">
              <w:rPr>
                <w:rFonts w:eastAsia="Times New Roman"/>
                <w:b/>
                <w:sz w:val="28"/>
                <w:szCs w:val="24"/>
                <w:lang w:val="vi-VN"/>
              </w:rPr>
              <w:t>Mã s</w:t>
            </w:r>
            <w:r w:rsidR="00DA2FC5" w:rsidRPr="009F267B">
              <w:rPr>
                <w:rFonts w:eastAsia="Times New Roman"/>
                <w:b/>
                <w:sz w:val="28"/>
                <w:szCs w:val="24"/>
                <w:lang w:val="vi-VN"/>
              </w:rPr>
              <w:t xml:space="preserve">ố:              </w:t>
            </w:r>
            <w:r w:rsidR="00DA2FC5" w:rsidRPr="009F267B">
              <w:rPr>
                <w:rFonts w:eastAsia="Times New Roman"/>
                <w:b/>
                <w:sz w:val="28"/>
                <w:szCs w:val="24"/>
              </w:rPr>
              <w:t xml:space="preserve"> </w:t>
            </w:r>
            <w:r w:rsidR="00212EB1">
              <w:rPr>
                <w:rFonts w:eastAsia="Times New Roman"/>
                <w:b/>
                <w:sz w:val="28"/>
                <w:szCs w:val="24"/>
              </w:rPr>
              <w:t xml:space="preserve">    </w:t>
            </w:r>
            <w:r w:rsidR="00DA2FC5" w:rsidRPr="009F267B">
              <w:rPr>
                <w:rFonts w:eastAsia="Times New Roman"/>
                <w:b/>
                <w:sz w:val="28"/>
                <w:szCs w:val="24"/>
                <w:lang w:val="vi-VN"/>
              </w:rPr>
              <w:t>60.48.01</w:t>
            </w:r>
          </w:p>
          <w:p w14:paraId="34CDDB3C" w14:textId="77777777" w:rsidR="002E06F8" w:rsidRPr="00C82641" w:rsidRDefault="002E06F8" w:rsidP="00672A1C">
            <w:pPr>
              <w:spacing w:before="140" w:after="0" w:line="240" w:lineRule="auto"/>
              <w:jc w:val="center"/>
              <w:rPr>
                <w:rFonts w:eastAsia="Times New Roman"/>
                <w:bCs/>
                <w:i/>
                <w:sz w:val="22"/>
                <w:szCs w:val="22"/>
              </w:rPr>
            </w:pPr>
          </w:p>
          <w:p w14:paraId="58605C25" w14:textId="77777777" w:rsidR="002E06F8" w:rsidRPr="00C82641" w:rsidRDefault="00FD2164" w:rsidP="00672A1C">
            <w:pPr>
              <w:spacing w:before="140" w:after="0" w:line="240" w:lineRule="auto"/>
              <w:jc w:val="center"/>
              <w:rPr>
                <w:rFonts w:eastAsia="Times New Roman"/>
                <w:b/>
                <w:bCs/>
                <w:sz w:val="24"/>
                <w:szCs w:val="24"/>
              </w:rPr>
            </w:pPr>
            <w:r w:rsidRPr="00D56F10">
              <w:rPr>
                <w:b/>
                <w:sz w:val="28"/>
              </w:rPr>
              <w:t xml:space="preserve">LUẬN VĂN THẠC SĨ </w:t>
            </w:r>
            <w:r>
              <w:rPr>
                <w:b/>
                <w:sz w:val="28"/>
              </w:rPr>
              <w:t>KỸ THUẬT</w:t>
            </w:r>
          </w:p>
          <w:p w14:paraId="03BBDEFF" w14:textId="77777777" w:rsidR="002E06F8" w:rsidRPr="00C82641" w:rsidRDefault="002E06F8" w:rsidP="00672A1C">
            <w:pPr>
              <w:spacing w:before="140" w:after="0" w:line="240" w:lineRule="auto"/>
              <w:jc w:val="center"/>
              <w:rPr>
                <w:rFonts w:eastAsia="Times New Roman"/>
                <w:b/>
                <w:bCs/>
                <w:i/>
                <w:sz w:val="24"/>
                <w:szCs w:val="24"/>
              </w:rPr>
            </w:pPr>
          </w:p>
          <w:p w14:paraId="59669129" w14:textId="77777777" w:rsidR="002E06F8" w:rsidRPr="00236D24" w:rsidRDefault="002E06F8" w:rsidP="00672A1C">
            <w:pPr>
              <w:spacing w:before="140" w:after="0" w:line="240" w:lineRule="auto"/>
              <w:jc w:val="center"/>
              <w:rPr>
                <w:rFonts w:eastAsia="Times New Roman"/>
                <w:bCs/>
                <w:sz w:val="24"/>
                <w:szCs w:val="24"/>
              </w:rPr>
            </w:pPr>
            <w:r w:rsidRPr="00236D24">
              <w:rPr>
                <w:bCs/>
              </w:rPr>
              <w:t>NGƯỜI HƯỚNG DẪN KHOA HỌC</w:t>
            </w:r>
          </w:p>
          <w:p w14:paraId="4EDBB865" w14:textId="0FD7FC4C" w:rsidR="002E06F8" w:rsidRPr="00236D24" w:rsidRDefault="002E06F8" w:rsidP="00672A1C">
            <w:pPr>
              <w:spacing w:before="140" w:after="0" w:line="240" w:lineRule="auto"/>
              <w:jc w:val="center"/>
              <w:rPr>
                <w:rFonts w:eastAsia="Times New Roman"/>
                <w:bCs/>
                <w:sz w:val="24"/>
                <w:szCs w:val="24"/>
              </w:rPr>
            </w:pPr>
            <w:r w:rsidRPr="00236D24">
              <w:rPr>
                <w:rFonts w:eastAsia="Times New Roman"/>
                <w:bCs/>
                <w:sz w:val="24"/>
                <w:szCs w:val="24"/>
              </w:rPr>
              <w:t>PGS.TS TỪ MINH PHƯƠNG</w:t>
            </w:r>
          </w:p>
          <w:p w14:paraId="5E3DE71C" w14:textId="77777777" w:rsidR="002E06F8" w:rsidRDefault="002E06F8" w:rsidP="00672A1C">
            <w:pPr>
              <w:spacing w:before="140" w:after="0" w:line="240" w:lineRule="auto"/>
              <w:jc w:val="center"/>
              <w:rPr>
                <w:rFonts w:eastAsia="Times New Roman"/>
                <w:bCs/>
                <w:i/>
                <w:sz w:val="22"/>
                <w:szCs w:val="22"/>
              </w:rPr>
            </w:pPr>
          </w:p>
          <w:p w14:paraId="07D81702" w14:textId="77777777" w:rsidR="002E06F8" w:rsidRPr="00C82641" w:rsidRDefault="002E06F8" w:rsidP="00672A1C">
            <w:pPr>
              <w:spacing w:before="140" w:after="0" w:line="240" w:lineRule="auto"/>
              <w:jc w:val="center"/>
              <w:rPr>
                <w:rFonts w:eastAsia="Times New Roman"/>
                <w:b/>
                <w:bCs/>
                <w:sz w:val="24"/>
                <w:szCs w:val="24"/>
              </w:rPr>
            </w:pPr>
          </w:p>
          <w:p w14:paraId="07F7688B" w14:textId="77777777" w:rsidR="002E06F8" w:rsidRPr="00C82641" w:rsidRDefault="002E06F8" w:rsidP="00672A1C">
            <w:pPr>
              <w:spacing w:before="60" w:after="0" w:line="240" w:lineRule="auto"/>
              <w:jc w:val="center"/>
              <w:rPr>
                <w:rFonts w:eastAsia="Times New Roman"/>
                <w:bCs/>
                <w:i/>
                <w:sz w:val="22"/>
                <w:szCs w:val="22"/>
              </w:rPr>
            </w:pPr>
            <w:r w:rsidRPr="00E83C9C">
              <w:rPr>
                <w:rFonts w:eastAsia="Times New Roman"/>
                <w:bCs/>
                <w:sz w:val="24"/>
                <w:szCs w:val="22"/>
              </w:rPr>
              <w:t>HÀ NỘI - 2013</w:t>
            </w:r>
          </w:p>
        </w:tc>
      </w:tr>
      <w:tr w:rsidR="002E06F8" w:rsidRPr="00C82641" w14:paraId="242E67B6" w14:textId="77777777" w:rsidTr="00A220D8">
        <w:trPr>
          <w:cantSplit/>
          <w:jc w:val="center"/>
        </w:trPr>
        <w:tc>
          <w:tcPr>
            <w:tcW w:w="9211" w:type="dxa"/>
            <w:gridSpan w:val="4"/>
            <w:tcBorders>
              <w:top w:val="nil"/>
              <w:left w:val="thinThickSmallGap" w:sz="24" w:space="0" w:color="auto"/>
              <w:bottom w:val="thickThinSmallGap" w:sz="24" w:space="0" w:color="auto"/>
              <w:right w:val="thickThinSmallGap" w:sz="24" w:space="0" w:color="auto"/>
            </w:tcBorders>
          </w:tcPr>
          <w:p w14:paraId="72222D3D" w14:textId="77777777" w:rsidR="002E06F8" w:rsidRPr="00C82641" w:rsidRDefault="002E06F8" w:rsidP="00672A1C">
            <w:pPr>
              <w:spacing w:before="60" w:after="0" w:line="240" w:lineRule="auto"/>
              <w:rPr>
                <w:rFonts w:eastAsia="Times New Roman"/>
                <w:b/>
                <w:bCs/>
                <w:sz w:val="24"/>
                <w:szCs w:val="24"/>
                <w:lang w:val="vi-VN"/>
              </w:rPr>
            </w:pPr>
          </w:p>
        </w:tc>
      </w:tr>
    </w:tbl>
    <w:p w14:paraId="234D6FFC" w14:textId="77777777" w:rsidR="00284857" w:rsidRDefault="00284857" w:rsidP="00D67850">
      <w:pPr>
        <w:pStyle w:val="ListParagraph"/>
        <w:numPr>
          <w:ilvl w:val="0"/>
          <w:numId w:val="1"/>
        </w:numPr>
        <w:spacing w:before="100" w:beforeAutospacing="1" w:after="100" w:afterAutospacing="1" w:line="312" w:lineRule="auto"/>
        <w:mirrorIndents/>
        <w:jc w:val="both"/>
        <w:rPr>
          <w:b/>
          <w:lang w:val="fr-FR"/>
        </w:rPr>
        <w:sectPr w:rsidR="00284857" w:rsidSect="00AA724D">
          <w:pgSz w:w="12240" w:h="15840"/>
          <w:pgMar w:top="1985" w:right="1134" w:bottom="1701" w:left="1985" w:header="720" w:footer="720" w:gutter="0"/>
          <w:cols w:space="720"/>
          <w:docGrid w:linePitch="360"/>
          <w:sectPrChange w:id="11" w:author="Van-Thanh Hoang" w:date="2013-09-04T15:04:00Z">
            <w:sectPr w:rsidR="00284857" w:rsidSect="00AA724D">
              <w:pgMar w:top="1440" w:right="1440" w:bottom="1440" w:left="1440" w:header="720" w:footer="720" w:gutter="0"/>
            </w:sectPr>
          </w:sectPrChange>
        </w:sectPr>
      </w:pPr>
    </w:p>
    <w:p w14:paraId="6CCDD93B" w14:textId="77777777" w:rsidR="00213D14" w:rsidRPr="004D58BD" w:rsidRDefault="000313F2" w:rsidP="00724537">
      <w:pPr>
        <w:pStyle w:val="Heading1"/>
        <w:spacing w:line="360" w:lineRule="auto"/>
        <w:rPr>
          <w:sz w:val="32"/>
          <w:lang w:val="fr-FR"/>
        </w:rPr>
      </w:pPr>
      <w:bookmarkStart w:id="12" w:name="_Toc366053528"/>
      <w:bookmarkEnd w:id="1"/>
      <w:r w:rsidRPr="004D58BD">
        <w:rPr>
          <w:sz w:val="32"/>
          <w:lang w:val="fr-FR"/>
        </w:rPr>
        <w:lastRenderedPageBreak/>
        <w:t>LỜI CAM ĐOAN</w:t>
      </w:r>
      <w:bookmarkEnd w:id="12"/>
    </w:p>
    <w:p w14:paraId="30139F9A" w14:textId="77777777" w:rsidR="00F66AC7" w:rsidRPr="006C3A2B" w:rsidRDefault="00F66AC7" w:rsidP="00F66AC7">
      <w:pPr>
        <w:spacing w:before="60" w:after="60"/>
        <w:ind w:firstLine="720"/>
        <w:jc w:val="both"/>
      </w:pPr>
      <w:r w:rsidRPr="006C3A2B">
        <w:t>Tôi cam đoan đây là công trình nghiên cứu của riêng tôi.</w:t>
      </w:r>
    </w:p>
    <w:p w14:paraId="7BDE9176" w14:textId="77777777" w:rsidR="00F66AC7" w:rsidRPr="006C3A2B" w:rsidRDefault="00F66AC7" w:rsidP="00F66AC7">
      <w:pPr>
        <w:spacing w:before="60" w:after="60"/>
        <w:ind w:firstLine="720"/>
        <w:jc w:val="both"/>
      </w:pPr>
      <w:r w:rsidRPr="006C3A2B">
        <w:t>Các số liệu, kết quả nêu trong luận văn là trung thực và chưa từng được ai công bố trong bất kỳ công trình nào khác.</w:t>
      </w:r>
    </w:p>
    <w:p w14:paraId="247F56C0" w14:textId="77777777" w:rsidR="00213D14" w:rsidRDefault="00F66AC7" w:rsidP="00982E6B">
      <w:pPr>
        <w:spacing w:after="0" w:line="360" w:lineRule="auto"/>
        <w:jc w:val="right"/>
        <w:rPr>
          <w:b/>
          <w:lang w:val="fr-FR"/>
        </w:rPr>
      </w:pPr>
      <w:r w:rsidRPr="006C3A2B">
        <w:t>Tác giả luậ</w:t>
      </w:r>
      <w:r w:rsidR="00982E6B">
        <w:t>n văn</w:t>
      </w:r>
      <w:r w:rsidR="002661BC">
        <w:tab/>
      </w:r>
      <w:r w:rsidR="002661BC">
        <w:tab/>
      </w:r>
      <w:r w:rsidR="00213D14">
        <w:rPr>
          <w:b/>
          <w:lang w:val="fr-FR"/>
        </w:rPr>
        <w:br w:type="page"/>
      </w:r>
    </w:p>
    <w:bookmarkStart w:id="13" w:name="_Toc366053529" w:displacedByCustomXml="next"/>
    <w:sdt>
      <w:sdtPr>
        <w:rPr>
          <w:rFonts w:ascii="Times New Roman" w:eastAsiaTheme="minorHAnsi" w:hAnsi="Times New Roman" w:cs="Times New Roman"/>
          <w:color w:val="auto"/>
          <w:sz w:val="26"/>
          <w:szCs w:val="26"/>
        </w:rPr>
        <w:id w:val="-241949538"/>
        <w:docPartObj>
          <w:docPartGallery w:val="Table of Contents"/>
          <w:docPartUnique/>
        </w:docPartObj>
      </w:sdtPr>
      <w:sdtEndPr>
        <w:rPr>
          <w:b/>
          <w:bCs/>
          <w:noProof/>
        </w:rPr>
      </w:sdtEndPr>
      <w:sdtContent>
        <w:p w14:paraId="442FD965" w14:textId="77777777" w:rsidR="007E3748" w:rsidRPr="00786B4A" w:rsidRDefault="00F01EE3" w:rsidP="00724537">
          <w:pPr>
            <w:pStyle w:val="TOCHeading"/>
            <w:spacing w:before="0" w:line="360" w:lineRule="auto"/>
            <w:jc w:val="center"/>
            <w:outlineLvl w:val="0"/>
            <w:rPr>
              <w:rFonts w:ascii="Times New Roman" w:eastAsia="Times New Roman" w:hAnsi="Times New Roman" w:cs="Times New Roman"/>
              <w:b/>
              <w:bCs/>
              <w:color w:val="auto"/>
              <w:szCs w:val="22"/>
              <w:lang w:val="fr-FR"/>
            </w:rPr>
          </w:pPr>
          <w:r w:rsidRPr="00786B4A">
            <w:rPr>
              <w:rFonts w:ascii="Times New Roman" w:eastAsia="Times New Roman" w:hAnsi="Times New Roman" w:cs="Times New Roman"/>
              <w:b/>
              <w:bCs/>
              <w:color w:val="auto"/>
              <w:szCs w:val="22"/>
              <w:lang w:val="fr-FR"/>
            </w:rPr>
            <w:t>MỤC LỤC</w:t>
          </w:r>
          <w:bookmarkEnd w:id="13"/>
        </w:p>
        <w:p w14:paraId="25426A59" w14:textId="77777777" w:rsidR="00150692" w:rsidRDefault="007E3748">
          <w:pPr>
            <w:pStyle w:val="TOC1"/>
            <w:tabs>
              <w:tab w:val="right" w:leader="dot" w:pos="9350"/>
            </w:tabs>
            <w:rPr>
              <w:ins w:id="14" w:author="Van-Thanh Hoang" w:date="2013-09-04T10:23: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15" w:author="Van-Thanh Hoang" w:date="2013-09-04T10:23:00Z">
            <w:r w:rsidR="00150692" w:rsidRPr="00BE053B">
              <w:rPr>
                <w:rStyle w:val="Hyperlink"/>
                <w:noProof/>
              </w:rPr>
              <w:fldChar w:fldCharType="begin"/>
            </w:r>
            <w:r w:rsidR="00150692" w:rsidRPr="00BE053B">
              <w:rPr>
                <w:rStyle w:val="Hyperlink"/>
                <w:noProof/>
              </w:rPr>
              <w:instrText xml:space="preserve"> </w:instrText>
            </w:r>
            <w:r w:rsidR="00150692">
              <w:rPr>
                <w:noProof/>
              </w:rPr>
              <w:instrText>HYPERLINK \l "_Toc366053528"</w:instrText>
            </w:r>
            <w:r w:rsidR="00150692" w:rsidRPr="00BE053B">
              <w:rPr>
                <w:rStyle w:val="Hyperlink"/>
                <w:noProof/>
              </w:rPr>
              <w:instrText xml:space="preserve"> </w:instrText>
            </w:r>
            <w:r w:rsidR="00150692" w:rsidRPr="00BE053B">
              <w:rPr>
                <w:rStyle w:val="Hyperlink"/>
                <w:noProof/>
              </w:rPr>
              <w:fldChar w:fldCharType="separate"/>
            </w:r>
            <w:r w:rsidR="00150692" w:rsidRPr="00BE053B">
              <w:rPr>
                <w:rStyle w:val="Hyperlink"/>
                <w:noProof/>
                <w:lang w:val="fr-FR"/>
              </w:rPr>
              <w:t>LỜI CAM ĐOAN</w:t>
            </w:r>
            <w:r w:rsidR="00150692">
              <w:rPr>
                <w:noProof/>
                <w:webHidden/>
              </w:rPr>
              <w:tab/>
            </w:r>
            <w:r w:rsidR="00150692">
              <w:rPr>
                <w:noProof/>
                <w:webHidden/>
              </w:rPr>
              <w:fldChar w:fldCharType="begin"/>
            </w:r>
            <w:r w:rsidR="00150692">
              <w:rPr>
                <w:noProof/>
                <w:webHidden/>
              </w:rPr>
              <w:instrText xml:space="preserve"> PAGEREF _Toc366053528 \h </w:instrText>
            </w:r>
          </w:ins>
          <w:r w:rsidR="00150692">
            <w:rPr>
              <w:noProof/>
              <w:webHidden/>
            </w:rPr>
          </w:r>
          <w:r w:rsidR="00150692">
            <w:rPr>
              <w:noProof/>
              <w:webHidden/>
            </w:rPr>
            <w:fldChar w:fldCharType="separate"/>
          </w:r>
          <w:ins w:id="16" w:author="Van-Thanh Hoang" w:date="2013-09-04T10:23:00Z">
            <w:r w:rsidR="00150692">
              <w:rPr>
                <w:noProof/>
                <w:webHidden/>
              </w:rPr>
              <w:t>i</w:t>
            </w:r>
            <w:r w:rsidR="00150692">
              <w:rPr>
                <w:noProof/>
                <w:webHidden/>
              </w:rPr>
              <w:fldChar w:fldCharType="end"/>
            </w:r>
            <w:r w:rsidR="00150692" w:rsidRPr="00BE053B">
              <w:rPr>
                <w:rStyle w:val="Hyperlink"/>
                <w:noProof/>
              </w:rPr>
              <w:fldChar w:fldCharType="end"/>
            </w:r>
          </w:ins>
        </w:p>
        <w:p w14:paraId="7FF690AD" w14:textId="77777777" w:rsidR="00150692" w:rsidRDefault="00150692">
          <w:pPr>
            <w:pStyle w:val="TOC1"/>
            <w:tabs>
              <w:tab w:val="right" w:leader="dot" w:pos="9350"/>
            </w:tabs>
            <w:rPr>
              <w:ins w:id="17" w:author="Van-Thanh Hoang" w:date="2013-09-04T10:23:00Z"/>
              <w:rFonts w:asciiTheme="minorHAnsi" w:eastAsiaTheme="minorEastAsia" w:hAnsiTheme="minorHAnsi" w:cstheme="minorBidi"/>
              <w:noProof/>
              <w:sz w:val="22"/>
              <w:szCs w:val="22"/>
            </w:rPr>
          </w:pPr>
          <w:ins w:id="18"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"_Toc366053529"</w:instrText>
            </w:r>
            <w:r w:rsidRPr="00BE053B">
              <w:rPr>
                <w:rStyle w:val="Hyperlink"/>
                <w:noProof/>
              </w:rPr>
              <w:instrText xml:space="preserve"> </w:instrText>
            </w:r>
            <w:r w:rsidRPr="00BE053B">
              <w:rPr>
                <w:rStyle w:val="Hyperlink"/>
                <w:noProof/>
              </w:rPr>
              <w:fldChar w:fldCharType="separate"/>
            </w:r>
            <w:r w:rsidRPr="00BE053B">
              <w:rPr>
                <w:rStyle w:val="Hyperlink"/>
                <w:rFonts w:eastAsia="Times New Roman"/>
                <w:b/>
                <w:bCs/>
                <w:noProof/>
                <w:lang w:val="fr-FR"/>
              </w:rPr>
              <w:t>MỤC LỤC</w:t>
            </w:r>
            <w:r>
              <w:rPr>
                <w:noProof/>
                <w:webHidden/>
              </w:rPr>
              <w:tab/>
            </w:r>
            <w:r>
              <w:rPr>
                <w:noProof/>
                <w:webHidden/>
              </w:rPr>
              <w:fldChar w:fldCharType="begin"/>
            </w:r>
            <w:r>
              <w:rPr>
                <w:noProof/>
                <w:webHidden/>
              </w:rPr>
              <w:instrText xml:space="preserve"> PAGEREF _Toc366053529 \h </w:instrText>
            </w:r>
          </w:ins>
          <w:r>
            <w:rPr>
              <w:noProof/>
              <w:webHidden/>
            </w:rPr>
          </w:r>
          <w:r>
            <w:rPr>
              <w:noProof/>
              <w:webHidden/>
            </w:rPr>
            <w:fldChar w:fldCharType="separate"/>
          </w:r>
          <w:ins w:id="19" w:author="Van-Thanh Hoang" w:date="2013-09-04T10:23:00Z">
            <w:r>
              <w:rPr>
                <w:noProof/>
                <w:webHidden/>
              </w:rPr>
              <w:t>ii</w:t>
            </w:r>
            <w:r>
              <w:rPr>
                <w:noProof/>
                <w:webHidden/>
              </w:rPr>
              <w:fldChar w:fldCharType="end"/>
            </w:r>
            <w:r w:rsidRPr="00BE053B">
              <w:rPr>
                <w:rStyle w:val="Hyperlink"/>
                <w:noProof/>
              </w:rPr>
              <w:fldChar w:fldCharType="end"/>
            </w:r>
          </w:ins>
        </w:p>
        <w:p w14:paraId="31192D77" w14:textId="77777777" w:rsidR="00150692" w:rsidRDefault="00150692">
          <w:pPr>
            <w:pStyle w:val="TOC1"/>
            <w:tabs>
              <w:tab w:val="right" w:leader="dot" w:pos="9350"/>
            </w:tabs>
            <w:rPr>
              <w:ins w:id="20" w:author="Van-Thanh Hoang" w:date="2013-09-04T10:23:00Z"/>
              <w:rFonts w:asciiTheme="minorHAnsi" w:eastAsiaTheme="minorEastAsia" w:hAnsiTheme="minorHAnsi" w:cstheme="minorBidi"/>
              <w:noProof/>
              <w:sz w:val="22"/>
              <w:szCs w:val="22"/>
            </w:rPr>
          </w:pPr>
          <w:ins w:id="21"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"_Toc366053530"</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DANH MỤC CÁC KÝ HIỆU, CÁC CHỮ VIẾT TẮT</w:t>
            </w:r>
            <w:r>
              <w:rPr>
                <w:noProof/>
                <w:webHidden/>
              </w:rPr>
              <w:tab/>
            </w:r>
            <w:r>
              <w:rPr>
                <w:noProof/>
                <w:webHidden/>
              </w:rPr>
              <w:fldChar w:fldCharType="begin"/>
            </w:r>
            <w:r>
              <w:rPr>
                <w:noProof/>
                <w:webHidden/>
              </w:rPr>
              <w:instrText xml:space="preserve"> PAGEREF _Toc366053530 \h </w:instrText>
            </w:r>
          </w:ins>
          <w:r>
            <w:rPr>
              <w:noProof/>
              <w:webHidden/>
            </w:rPr>
          </w:r>
          <w:r>
            <w:rPr>
              <w:noProof/>
              <w:webHidden/>
            </w:rPr>
            <w:fldChar w:fldCharType="separate"/>
          </w:r>
          <w:ins w:id="22" w:author="Van-Thanh Hoang" w:date="2013-09-04T10:23:00Z">
            <w:r>
              <w:rPr>
                <w:noProof/>
                <w:webHidden/>
              </w:rPr>
              <w:t>iv</w:t>
            </w:r>
            <w:r>
              <w:rPr>
                <w:noProof/>
                <w:webHidden/>
              </w:rPr>
              <w:fldChar w:fldCharType="end"/>
            </w:r>
            <w:r w:rsidRPr="00BE053B">
              <w:rPr>
                <w:rStyle w:val="Hyperlink"/>
                <w:noProof/>
              </w:rPr>
              <w:fldChar w:fldCharType="end"/>
            </w:r>
          </w:ins>
        </w:p>
        <w:p w14:paraId="2DF2085F" w14:textId="77777777" w:rsidR="00150692" w:rsidRDefault="00150692">
          <w:pPr>
            <w:pStyle w:val="TOC1"/>
            <w:tabs>
              <w:tab w:val="right" w:leader="dot" w:pos="9350"/>
            </w:tabs>
            <w:rPr>
              <w:ins w:id="23" w:author="Van-Thanh Hoang" w:date="2013-09-04T10:23:00Z"/>
              <w:rFonts w:asciiTheme="minorHAnsi" w:eastAsiaTheme="minorEastAsia" w:hAnsiTheme="minorHAnsi" w:cstheme="minorBidi"/>
              <w:noProof/>
              <w:sz w:val="22"/>
              <w:szCs w:val="22"/>
            </w:rPr>
          </w:pPr>
          <w:ins w:id="24"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"_Toc366053531"</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DANH MỤC CÁC BẢNG</w:t>
            </w:r>
            <w:r>
              <w:rPr>
                <w:noProof/>
                <w:webHidden/>
              </w:rPr>
              <w:tab/>
            </w:r>
            <w:r>
              <w:rPr>
                <w:noProof/>
                <w:webHidden/>
              </w:rPr>
              <w:fldChar w:fldCharType="begin"/>
            </w:r>
            <w:r>
              <w:rPr>
                <w:noProof/>
                <w:webHidden/>
              </w:rPr>
              <w:instrText xml:space="preserve"> PAGEREF _Toc366053531 \h </w:instrText>
            </w:r>
          </w:ins>
          <w:r>
            <w:rPr>
              <w:noProof/>
              <w:webHidden/>
            </w:rPr>
          </w:r>
          <w:r>
            <w:rPr>
              <w:noProof/>
              <w:webHidden/>
            </w:rPr>
            <w:fldChar w:fldCharType="separate"/>
          </w:r>
          <w:ins w:id="25" w:author="Van-Thanh Hoang" w:date="2013-09-04T10:23:00Z">
            <w:r>
              <w:rPr>
                <w:noProof/>
                <w:webHidden/>
              </w:rPr>
              <w:t>v</w:t>
            </w:r>
            <w:r>
              <w:rPr>
                <w:noProof/>
                <w:webHidden/>
              </w:rPr>
              <w:fldChar w:fldCharType="end"/>
            </w:r>
            <w:r w:rsidRPr="00BE053B">
              <w:rPr>
                <w:rStyle w:val="Hyperlink"/>
                <w:noProof/>
              </w:rPr>
              <w:fldChar w:fldCharType="end"/>
            </w:r>
          </w:ins>
        </w:p>
        <w:p w14:paraId="3937EBB2" w14:textId="77777777" w:rsidR="00150692" w:rsidRDefault="00150692">
          <w:pPr>
            <w:pStyle w:val="TOC1"/>
            <w:tabs>
              <w:tab w:val="right" w:leader="dot" w:pos="9350"/>
            </w:tabs>
            <w:rPr>
              <w:ins w:id="26" w:author="Van-Thanh Hoang" w:date="2013-09-04T10:23:00Z"/>
              <w:rFonts w:asciiTheme="minorHAnsi" w:eastAsiaTheme="minorEastAsia" w:hAnsiTheme="minorHAnsi" w:cstheme="minorBidi"/>
              <w:noProof/>
              <w:sz w:val="22"/>
              <w:szCs w:val="22"/>
            </w:rPr>
          </w:pPr>
          <w:ins w:id="27"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"_Toc366053532"</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DANH MỤC CÁC HÌNH</w:t>
            </w:r>
            <w:r>
              <w:rPr>
                <w:noProof/>
                <w:webHidden/>
              </w:rPr>
              <w:tab/>
            </w:r>
            <w:r>
              <w:rPr>
                <w:noProof/>
                <w:webHidden/>
              </w:rPr>
              <w:fldChar w:fldCharType="begin"/>
            </w:r>
            <w:r>
              <w:rPr>
                <w:noProof/>
                <w:webHidden/>
              </w:rPr>
              <w:instrText xml:space="preserve"> PAGEREF _Toc366053532 \h </w:instrText>
            </w:r>
          </w:ins>
          <w:r>
            <w:rPr>
              <w:noProof/>
              <w:webHidden/>
            </w:rPr>
          </w:r>
          <w:r>
            <w:rPr>
              <w:noProof/>
              <w:webHidden/>
            </w:rPr>
            <w:fldChar w:fldCharType="separate"/>
          </w:r>
          <w:ins w:id="28" w:author="Van-Thanh Hoang" w:date="2013-09-04T10:23:00Z">
            <w:r>
              <w:rPr>
                <w:noProof/>
                <w:webHidden/>
              </w:rPr>
              <w:t>vi</w:t>
            </w:r>
            <w:r>
              <w:rPr>
                <w:noProof/>
                <w:webHidden/>
              </w:rPr>
              <w:fldChar w:fldCharType="end"/>
            </w:r>
            <w:r w:rsidRPr="00BE053B">
              <w:rPr>
                <w:rStyle w:val="Hyperlink"/>
                <w:noProof/>
              </w:rPr>
              <w:fldChar w:fldCharType="end"/>
            </w:r>
          </w:ins>
        </w:p>
        <w:p w14:paraId="3159D492" w14:textId="77777777" w:rsidR="00150692" w:rsidRDefault="00150692">
          <w:pPr>
            <w:pStyle w:val="TOC1"/>
            <w:tabs>
              <w:tab w:val="right" w:leader="dot" w:pos="9350"/>
            </w:tabs>
            <w:rPr>
              <w:ins w:id="29" w:author="Van-Thanh Hoang" w:date="2013-09-04T10:23:00Z"/>
              <w:rFonts w:asciiTheme="minorHAnsi" w:eastAsiaTheme="minorEastAsia" w:hAnsiTheme="minorHAnsi" w:cstheme="minorBidi"/>
              <w:noProof/>
              <w:sz w:val="22"/>
              <w:szCs w:val="22"/>
            </w:rPr>
          </w:pPr>
          <w:ins w:id="30"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"_Toc366053533"</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MỞ ĐẦU</w:t>
            </w:r>
            <w:r>
              <w:rPr>
                <w:noProof/>
                <w:webHidden/>
              </w:rPr>
              <w:tab/>
            </w:r>
            <w:r>
              <w:rPr>
                <w:noProof/>
                <w:webHidden/>
              </w:rPr>
              <w:fldChar w:fldCharType="begin"/>
            </w:r>
            <w:r>
              <w:rPr>
                <w:noProof/>
                <w:webHidden/>
              </w:rPr>
              <w:instrText xml:space="preserve"> PAGEREF _Toc366053533 \h </w:instrText>
            </w:r>
          </w:ins>
          <w:r>
            <w:rPr>
              <w:noProof/>
              <w:webHidden/>
            </w:rPr>
          </w:r>
          <w:r>
            <w:rPr>
              <w:noProof/>
              <w:webHidden/>
            </w:rPr>
            <w:fldChar w:fldCharType="separate"/>
          </w:r>
          <w:ins w:id="31" w:author="Van-Thanh Hoang" w:date="2013-09-04T10:23:00Z">
            <w:r>
              <w:rPr>
                <w:noProof/>
                <w:webHidden/>
              </w:rPr>
              <w:t>1</w:t>
            </w:r>
            <w:r>
              <w:rPr>
                <w:noProof/>
                <w:webHidden/>
              </w:rPr>
              <w:fldChar w:fldCharType="end"/>
            </w:r>
            <w:r w:rsidRPr="00BE053B">
              <w:rPr>
                <w:rStyle w:val="Hyperlink"/>
                <w:noProof/>
              </w:rPr>
              <w:fldChar w:fldCharType="end"/>
            </w:r>
          </w:ins>
        </w:p>
        <w:p w14:paraId="5E3CB4C3" w14:textId="77777777" w:rsidR="00150692" w:rsidRDefault="00150692">
          <w:pPr>
            <w:pStyle w:val="TOC1"/>
            <w:tabs>
              <w:tab w:val="right" w:leader="dot" w:pos="9350"/>
            </w:tabs>
            <w:rPr>
              <w:ins w:id="32" w:author="Van-Thanh Hoang" w:date="2013-09-04T10:23:00Z"/>
              <w:rFonts w:asciiTheme="minorHAnsi" w:eastAsiaTheme="minorEastAsia" w:hAnsiTheme="minorHAnsi" w:cstheme="minorBidi"/>
              <w:noProof/>
              <w:sz w:val="22"/>
              <w:szCs w:val="22"/>
            </w:rPr>
          </w:pPr>
          <w:ins w:id="33"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"_Toc366053534"</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CHƯƠNG 1: CÁC KHÁI NIỆM VÀ VẤN ĐỀ LIÊN QUAN ĐẾN BÀI TOÁN XÁC ĐỊNH VÙNG TĂNG CƯỜNG</w:t>
            </w:r>
            <w:r>
              <w:rPr>
                <w:noProof/>
                <w:webHidden/>
              </w:rPr>
              <w:tab/>
            </w:r>
            <w:r>
              <w:rPr>
                <w:noProof/>
                <w:webHidden/>
              </w:rPr>
              <w:fldChar w:fldCharType="begin"/>
            </w:r>
            <w:r>
              <w:rPr>
                <w:noProof/>
                <w:webHidden/>
              </w:rPr>
              <w:instrText xml:space="preserve"> PAGEREF _Toc366053534 \h </w:instrText>
            </w:r>
          </w:ins>
          <w:r>
            <w:rPr>
              <w:noProof/>
              <w:webHidden/>
            </w:rPr>
          </w:r>
          <w:r>
            <w:rPr>
              <w:noProof/>
              <w:webHidden/>
            </w:rPr>
            <w:fldChar w:fldCharType="separate"/>
          </w:r>
          <w:ins w:id="34" w:author="Van-Thanh Hoang" w:date="2013-09-04T10:23:00Z">
            <w:r>
              <w:rPr>
                <w:noProof/>
                <w:webHidden/>
              </w:rPr>
              <w:t>4</w:t>
            </w:r>
            <w:r>
              <w:rPr>
                <w:noProof/>
                <w:webHidden/>
              </w:rPr>
              <w:fldChar w:fldCharType="end"/>
            </w:r>
            <w:r w:rsidRPr="00BE053B">
              <w:rPr>
                <w:rStyle w:val="Hyperlink"/>
                <w:noProof/>
              </w:rPr>
              <w:fldChar w:fldCharType="end"/>
            </w:r>
          </w:ins>
        </w:p>
        <w:p w14:paraId="59EF80DE" w14:textId="77777777" w:rsidR="00150692" w:rsidRDefault="00150692">
          <w:pPr>
            <w:pStyle w:val="TOC2"/>
            <w:rPr>
              <w:ins w:id="35" w:author="Van-Thanh Hoang" w:date="2013-09-04T10:23:00Z"/>
              <w:rFonts w:asciiTheme="minorHAnsi" w:eastAsiaTheme="minorEastAsia" w:hAnsiTheme="minorHAnsi" w:cstheme="minorBidi"/>
              <w:noProof/>
              <w:sz w:val="22"/>
              <w:szCs w:val="22"/>
            </w:rPr>
          </w:pPr>
          <w:ins w:id="36"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"_Toc366053535"</w:instrText>
            </w:r>
            <w:r w:rsidRPr="00BE053B">
              <w:rPr>
                <w:rStyle w:val="Hyperlink"/>
                <w:noProof/>
              </w:rPr>
              <w:instrText xml:space="preserve"> </w:instrText>
            </w:r>
            <w:r w:rsidRPr="00BE053B">
              <w:rPr>
                <w:rStyle w:val="Hyperlink"/>
                <w:noProof/>
              </w:rPr>
              <w:fldChar w:fldCharType="separate"/>
            </w:r>
            <w:r w:rsidRPr="00BE053B">
              <w:rPr>
                <w:rStyle w:val="Hyperlink"/>
                <w:b/>
                <w:noProof/>
              </w:rPr>
              <w:t>1.1.</w:t>
            </w:r>
            <w:r>
              <w:rPr>
                <w:rFonts w:asciiTheme="minorHAnsi" w:eastAsiaTheme="minorEastAsia" w:hAnsiTheme="minorHAnsi" w:cstheme="minorBidi"/>
                <w:noProof/>
                <w:sz w:val="22"/>
                <w:szCs w:val="22"/>
              </w:rPr>
              <w:tab/>
            </w:r>
            <w:r w:rsidRPr="00BE053B">
              <w:rPr>
                <w:rStyle w:val="Hyperlink"/>
                <w:b/>
                <w:noProof/>
              </w:rPr>
              <w:t>Các khái niệm</w:t>
            </w:r>
            <w:r>
              <w:rPr>
                <w:noProof/>
                <w:webHidden/>
              </w:rPr>
              <w:tab/>
            </w:r>
            <w:r>
              <w:rPr>
                <w:noProof/>
                <w:webHidden/>
              </w:rPr>
              <w:fldChar w:fldCharType="begin"/>
            </w:r>
            <w:r>
              <w:rPr>
                <w:noProof/>
                <w:webHidden/>
              </w:rPr>
              <w:instrText xml:space="preserve"> PAGEREF _Toc366053535 \h </w:instrText>
            </w:r>
          </w:ins>
          <w:r>
            <w:rPr>
              <w:noProof/>
              <w:webHidden/>
            </w:rPr>
          </w:r>
          <w:r>
            <w:rPr>
              <w:noProof/>
              <w:webHidden/>
            </w:rPr>
            <w:fldChar w:fldCharType="separate"/>
          </w:r>
          <w:ins w:id="37" w:author="Van-Thanh Hoang" w:date="2013-09-04T10:23:00Z">
            <w:r>
              <w:rPr>
                <w:noProof/>
                <w:webHidden/>
              </w:rPr>
              <w:t>4</w:t>
            </w:r>
            <w:r>
              <w:rPr>
                <w:noProof/>
                <w:webHidden/>
              </w:rPr>
              <w:fldChar w:fldCharType="end"/>
            </w:r>
            <w:r w:rsidRPr="00BE053B">
              <w:rPr>
                <w:rStyle w:val="Hyperlink"/>
                <w:noProof/>
              </w:rPr>
              <w:fldChar w:fldCharType="end"/>
            </w:r>
          </w:ins>
        </w:p>
        <w:p w14:paraId="542FB14B" w14:textId="77777777" w:rsidR="00150692" w:rsidRDefault="00150692">
          <w:pPr>
            <w:pStyle w:val="TOC3"/>
            <w:tabs>
              <w:tab w:val="left" w:pos="1540"/>
              <w:tab w:val="right" w:leader="dot" w:pos="9350"/>
            </w:tabs>
            <w:rPr>
              <w:ins w:id="38" w:author="Van-Thanh Hoang" w:date="2013-09-04T10:23:00Z"/>
              <w:rFonts w:asciiTheme="minorHAnsi" w:eastAsiaTheme="minorEastAsia" w:hAnsiTheme="minorHAnsi" w:cstheme="minorBidi"/>
              <w:noProof/>
              <w:sz w:val="22"/>
              <w:szCs w:val="22"/>
            </w:rPr>
          </w:pPr>
          <w:ins w:id="39"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"_Toc366053536"</w:instrText>
            </w:r>
            <w:r w:rsidRPr="00BE053B">
              <w:rPr>
                <w:rStyle w:val="Hyperlink"/>
                <w:noProof/>
              </w:rPr>
              <w:instrText xml:space="preserve"> </w:instrText>
            </w:r>
            <w:r w:rsidRPr="00BE053B">
              <w:rPr>
                <w:rStyle w:val="Hyperlink"/>
                <w:noProof/>
              </w:rPr>
              <w:fldChar w:fldCharType="separate"/>
            </w:r>
            <w:r w:rsidRPr="00BE053B">
              <w:rPr>
                <w:rStyle w:val="Hyperlink"/>
                <w:b/>
                <w:noProof/>
              </w:rPr>
              <w:t>1.1.1.</w:t>
            </w:r>
            <w:r>
              <w:rPr>
                <w:rFonts w:asciiTheme="minorHAnsi" w:eastAsiaTheme="minorEastAsia" w:hAnsiTheme="minorHAnsi" w:cstheme="minorBidi"/>
                <w:noProof/>
                <w:sz w:val="22"/>
                <w:szCs w:val="22"/>
              </w:rPr>
              <w:tab/>
            </w:r>
            <w:r w:rsidRPr="00BE053B">
              <w:rPr>
                <w:rStyle w:val="Hyperlink"/>
                <w:b/>
                <w:noProof/>
              </w:rPr>
              <w:t>Sự hoạt động của gen</w:t>
            </w:r>
            <w:r>
              <w:rPr>
                <w:noProof/>
                <w:webHidden/>
              </w:rPr>
              <w:tab/>
            </w:r>
            <w:r>
              <w:rPr>
                <w:noProof/>
                <w:webHidden/>
              </w:rPr>
              <w:fldChar w:fldCharType="begin"/>
            </w:r>
            <w:r>
              <w:rPr>
                <w:noProof/>
                <w:webHidden/>
              </w:rPr>
              <w:instrText xml:space="preserve"> PAGEREF _Toc366053536 \h </w:instrText>
            </w:r>
          </w:ins>
          <w:r>
            <w:rPr>
              <w:noProof/>
              <w:webHidden/>
            </w:rPr>
          </w:r>
          <w:r>
            <w:rPr>
              <w:noProof/>
              <w:webHidden/>
            </w:rPr>
            <w:fldChar w:fldCharType="separate"/>
          </w:r>
          <w:ins w:id="40" w:author="Van-Thanh Hoang" w:date="2013-09-04T10:23:00Z">
            <w:r>
              <w:rPr>
                <w:noProof/>
                <w:webHidden/>
              </w:rPr>
              <w:t>4</w:t>
            </w:r>
            <w:r>
              <w:rPr>
                <w:noProof/>
                <w:webHidden/>
              </w:rPr>
              <w:fldChar w:fldCharType="end"/>
            </w:r>
            <w:r w:rsidRPr="00BE053B">
              <w:rPr>
                <w:rStyle w:val="Hyperlink"/>
                <w:noProof/>
              </w:rPr>
              <w:fldChar w:fldCharType="end"/>
            </w:r>
          </w:ins>
        </w:p>
        <w:p w14:paraId="44B1729F" w14:textId="77777777" w:rsidR="00150692" w:rsidRDefault="00150692">
          <w:pPr>
            <w:pStyle w:val="TOC3"/>
            <w:tabs>
              <w:tab w:val="left" w:pos="1540"/>
              <w:tab w:val="right" w:leader="dot" w:pos="9350"/>
            </w:tabs>
            <w:rPr>
              <w:ins w:id="41" w:author="Van-Thanh Hoang" w:date="2013-09-04T10:23:00Z"/>
              <w:rFonts w:asciiTheme="minorHAnsi" w:eastAsiaTheme="minorEastAsia" w:hAnsiTheme="minorHAnsi" w:cstheme="minorBidi"/>
              <w:noProof/>
              <w:sz w:val="22"/>
              <w:szCs w:val="22"/>
            </w:rPr>
          </w:pPr>
          <w:ins w:id="42"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"_Toc366053537"</w:instrText>
            </w:r>
            <w:r w:rsidRPr="00BE053B">
              <w:rPr>
                <w:rStyle w:val="Hyperlink"/>
                <w:noProof/>
              </w:rPr>
              <w:instrText xml:space="preserve"> </w:instrText>
            </w:r>
            <w:r w:rsidRPr="00BE053B">
              <w:rPr>
                <w:rStyle w:val="Hyperlink"/>
                <w:noProof/>
              </w:rPr>
              <w:fldChar w:fldCharType="separate"/>
            </w:r>
            <w:r w:rsidRPr="00BE053B">
              <w:rPr>
                <w:rStyle w:val="Hyperlink"/>
                <w:b/>
                <w:noProof/>
              </w:rPr>
              <w:t>1.1.2.</w:t>
            </w:r>
            <w:r>
              <w:rPr>
                <w:rFonts w:asciiTheme="minorHAnsi" w:eastAsiaTheme="minorEastAsia" w:hAnsiTheme="minorHAnsi" w:cstheme="minorBidi"/>
                <w:noProof/>
                <w:sz w:val="22"/>
                <w:szCs w:val="22"/>
              </w:rPr>
              <w:tab/>
            </w:r>
            <w:r w:rsidRPr="00BE053B">
              <w:rPr>
                <w:rStyle w:val="Hyperlink"/>
                <w:b/>
                <w:noProof/>
              </w:rPr>
              <w:t>Điều hòa sự hoạt động của gen</w:t>
            </w:r>
            <w:r>
              <w:rPr>
                <w:noProof/>
                <w:webHidden/>
              </w:rPr>
              <w:tab/>
            </w:r>
            <w:r>
              <w:rPr>
                <w:noProof/>
                <w:webHidden/>
              </w:rPr>
              <w:fldChar w:fldCharType="begin"/>
            </w:r>
            <w:r>
              <w:rPr>
                <w:noProof/>
                <w:webHidden/>
              </w:rPr>
              <w:instrText xml:space="preserve"> PAGEREF _Toc366053537 \h </w:instrText>
            </w:r>
          </w:ins>
          <w:r>
            <w:rPr>
              <w:noProof/>
              <w:webHidden/>
            </w:rPr>
          </w:r>
          <w:r>
            <w:rPr>
              <w:noProof/>
              <w:webHidden/>
            </w:rPr>
            <w:fldChar w:fldCharType="separate"/>
          </w:r>
          <w:ins w:id="43" w:author="Van-Thanh Hoang" w:date="2013-09-04T10:23:00Z">
            <w:r>
              <w:rPr>
                <w:noProof/>
                <w:webHidden/>
              </w:rPr>
              <w:t>7</w:t>
            </w:r>
            <w:r>
              <w:rPr>
                <w:noProof/>
                <w:webHidden/>
              </w:rPr>
              <w:fldChar w:fldCharType="end"/>
            </w:r>
            <w:r w:rsidRPr="00BE053B">
              <w:rPr>
                <w:rStyle w:val="Hyperlink"/>
                <w:noProof/>
              </w:rPr>
              <w:fldChar w:fldCharType="end"/>
            </w:r>
          </w:ins>
        </w:p>
        <w:p w14:paraId="66871893" w14:textId="77777777" w:rsidR="00150692" w:rsidRDefault="00150692">
          <w:pPr>
            <w:pStyle w:val="TOC3"/>
            <w:tabs>
              <w:tab w:val="left" w:pos="1540"/>
              <w:tab w:val="right" w:leader="dot" w:pos="9350"/>
            </w:tabs>
            <w:rPr>
              <w:ins w:id="44" w:author="Van-Thanh Hoang" w:date="2013-09-04T10:23:00Z"/>
              <w:rFonts w:asciiTheme="minorHAnsi" w:eastAsiaTheme="minorEastAsia" w:hAnsiTheme="minorHAnsi" w:cstheme="minorBidi"/>
              <w:noProof/>
              <w:sz w:val="22"/>
              <w:szCs w:val="22"/>
            </w:rPr>
          </w:pPr>
          <w:ins w:id="45"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"_Toc366053538"</w:instrText>
            </w:r>
            <w:r w:rsidRPr="00BE053B">
              <w:rPr>
                <w:rStyle w:val="Hyperlink"/>
                <w:noProof/>
              </w:rPr>
              <w:instrText xml:space="preserve"> </w:instrText>
            </w:r>
            <w:r w:rsidRPr="00BE053B">
              <w:rPr>
                <w:rStyle w:val="Hyperlink"/>
                <w:noProof/>
              </w:rPr>
              <w:fldChar w:fldCharType="separate"/>
            </w:r>
            <w:r w:rsidRPr="00BE053B">
              <w:rPr>
                <w:rStyle w:val="Hyperlink"/>
                <w:b/>
                <w:noProof/>
              </w:rPr>
              <w:t>1.1.3.</w:t>
            </w:r>
            <w:r>
              <w:rPr>
                <w:rFonts w:asciiTheme="minorHAnsi" w:eastAsiaTheme="minorEastAsia" w:hAnsiTheme="minorHAnsi" w:cstheme="minorBidi"/>
                <w:noProof/>
                <w:sz w:val="22"/>
                <w:szCs w:val="22"/>
              </w:rPr>
              <w:tab/>
            </w:r>
            <w:r w:rsidRPr="00BE053B">
              <w:rPr>
                <w:rStyle w:val="Hyperlink"/>
                <w:b/>
                <w:noProof/>
              </w:rPr>
              <w:t>Nhân tố phiên mã (transcription factor)</w:t>
            </w:r>
            <w:r>
              <w:rPr>
                <w:noProof/>
                <w:webHidden/>
              </w:rPr>
              <w:tab/>
            </w:r>
            <w:r>
              <w:rPr>
                <w:noProof/>
                <w:webHidden/>
              </w:rPr>
              <w:fldChar w:fldCharType="begin"/>
            </w:r>
            <w:r>
              <w:rPr>
                <w:noProof/>
                <w:webHidden/>
              </w:rPr>
              <w:instrText xml:space="preserve"> PAGEREF _Toc366053538 \h </w:instrText>
            </w:r>
          </w:ins>
          <w:r>
            <w:rPr>
              <w:noProof/>
              <w:webHidden/>
            </w:rPr>
          </w:r>
          <w:r>
            <w:rPr>
              <w:noProof/>
              <w:webHidden/>
            </w:rPr>
            <w:fldChar w:fldCharType="separate"/>
          </w:r>
          <w:ins w:id="46" w:author="Van-Thanh Hoang" w:date="2013-09-04T10:23:00Z">
            <w:r>
              <w:rPr>
                <w:noProof/>
                <w:webHidden/>
              </w:rPr>
              <w:t>8</w:t>
            </w:r>
            <w:r>
              <w:rPr>
                <w:noProof/>
                <w:webHidden/>
              </w:rPr>
              <w:fldChar w:fldCharType="end"/>
            </w:r>
            <w:r w:rsidRPr="00BE053B">
              <w:rPr>
                <w:rStyle w:val="Hyperlink"/>
                <w:noProof/>
              </w:rPr>
              <w:fldChar w:fldCharType="end"/>
            </w:r>
          </w:ins>
        </w:p>
        <w:p w14:paraId="67C69EEF" w14:textId="77777777" w:rsidR="00150692" w:rsidRDefault="00150692">
          <w:pPr>
            <w:pStyle w:val="TOC3"/>
            <w:tabs>
              <w:tab w:val="left" w:pos="1540"/>
              <w:tab w:val="right" w:leader="dot" w:pos="9350"/>
            </w:tabs>
            <w:rPr>
              <w:ins w:id="47" w:author="Van-Thanh Hoang" w:date="2013-09-04T10:23:00Z"/>
              <w:rFonts w:asciiTheme="minorHAnsi" w:eastAsiaTheme="minorEastAsia" w:hAnsiTheme="minorHAnsi" w:cstheme="minorBidi"/>
              <w:noProof/>
              <w:sz w:val="22"/>
              <w:szCs w:val="22"/>
            </w:rPr>
          </w:pPr>
          <w:ins w:id="48"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"_Toc366053539"</w:instrText>
            </w:r>
            <w:r w:rsidRPr="00BE053B">
              <w:rPr>
                <w:rStyle w:val="Hyperlink"/>
                <w:noProof/>
              </w:rPr>
              <w:instrText xml:space="preserve"> </w:instrText>
            </w:r>
            <w:r w:rsidRPr="00BE053B">
              <w:rPr>
                <w:rStyle w:val="Hyperlink"/>
                <w:noProof/>
              </w:rPr>
              <w:fldChar w:fldCharType="separate"/>
            </w:r>
            <w:r w:rsidRPr="00BE053B">
              <w:rPr>
                <w:rStyle w:val="Hyperlink"/>
                <w:b/>
                <w:noProof/>
              </w:rPr>
              <w:t>1.1.4.</w:t>
            </w:r>
            <w:r>
              <w:rPr>
                <w:rFonts w:asciiTheme="minorHAnsi" w:eastAsiaTheme="minorEastAsia" w:hAnsiTheme="minorHAnsi" w:cstheme="minorBidi"/>
                <w:noProof/>
                <w:sz w:val="22"/>
                <w:szCs w:val="22"/>
              </w:rPr>
              <w:tab/>
            </w:r>
            <w:r w:rsidRPr="00BE053B">
              <w:rPr>
                <w:rStyle w:val="Hyperlink"/>
                <w:b/>
                <w:noProof/>
              </w:rPr>
              <w:t>Vùng tăng cường (enhancer)</w:t>
            </w:r>
            <w:r>
              <w:rPr>
                <w:noProof/>
                <w:webHidden/>
              </w:rPr>
              <w:tab/>
            </w:r>
            <w:r>
              <w:rPr>
                <w:noProof/>
                <w:webHidden/>
              </w:rPr>
              <w:fldChar w:fldCharType="begin"/>
            </w:r>
            <w:r>
              <w:rPr>
                <w:noProof/>
                <w:webHidden/>
              </w:rPr>
              <w:instrText xml:space="preserve"> PAGEREF _Toc366053539 \h </w:instrText>
            </w:r>
          </w:ins>
          <w:r>
            <w:rPr>
              <w:noProof/>
              <w:webHidden/>
            </w:rPr>
          </w:r>
          <w:r>
            <w:rPr>
              <w:noProof/>
              <w:webHidden/>
            </w:rPr>
            <w:fldChar w:fldCharType="separate"/>
          </w:r>
          <w:ins w:id="49" w:author="Van-Thanh Hoang" w:date="2013-09-04T10:23:00Z">
            <w:r>
              <w:rPr>
                <w:noProof/>
                <w:webHidden/>
              </w:rPr>
              <w:t>11</w:t>
            </w:r>
            <w:r>
              <w:rPr>
                <w:noProof/>
                <w:webHidden/>
              </w:rPr>
              <w:fldChar w:fldCharType="end"/>
            </w:r>
            <w:r w:rsidRPr="00BE053B">
              <w:rPr>
                <w:rStyle w:val="Hyperlink"/>
                <w:noProof/>
              </w:rPr>
              <w:fldChar w:fldCharType="end"/>
            </w:r>
          </w:ins>
        </w:p>
        <w:p w14:paraId="49CC275E" w14:textId="77777777" w:rsidR="00150692" w:rsidRDefault="00150692">
          <w:pPr>
            <w:pStyle w:val="TOC2"/>
            <w:rPr>
              <w:ins w:id="50" w:author="Van-Thanh Hoang" w:date="2013-09-04T10:23:00Z"/>
              <w:rFonts w:asciiTheme="minorHAnsi" w:eastAsiaTheme="minorEastAsia" w:hAnsiTheme="minorHAnsi" w:cstheme="minorBidi"/>
              <w:noProof/>
              <w:sz w:val="22"/>
              <w:szCs w:val="22"/>
            </w:rPr>
          </w:pPr>
          <w:ins w:id="51"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"_Toc366053540"</w:instrText>
            </w:r>
            <w:r w:rsidRPr="00BE053B">
              <w:rPr>
                <w:rStyle w:val="Hyperlink"/>
                <w:noProof/>
              </w:rPr>
              <w:instrText xml:space="preserve"> </w:instrText>
            </w:r>
            <w:r w:rsidRPr="00BE053B">
              <w:rPr>
                <w:rStyle w:val="Hyperlink"/>
                <w:noProof/>
              </w:rPr>
              <w:fldChar w:fldCharType="separate"/>
            </w:r>
            <w:r w:rsidRPr="00BE053B">
              <w:rPr>
                <w:rStyle w:val="Hyperlink"/>
                <w:b/>
                <w:noProof/>
              </w:rPr>
              <w:t>1.2.</w:t>
            </w:r>
            <w:r>
              <w:rPr>
                <w:rFonts w:asciiTheme="minorHAnsi" w:eastAsiaTheme="minorEastAsia" w:hAnsiTheme="minorHAnsi" w:cstheme="minorBidi"/>
                <w:noProof/>
                <w:sz w:val="22"/>
                <w:szCs w:val="22"/>
              </w:rPr>
              <w:tab/>
            </w:r>
            <w:r w:rsidRPr="00BE053B">
              <w:rPr>
                <w:rStyle w:val="Hyperlink"/>
                <w:b/>
                <w:noProof/>
              </w:rPr>
              <w:t>Các nhóm phương pháp xác định vùng tăng cường</w:t>
            </w:r>
            <w:r>
              <w:rPr>
                <w:noProof/>
                <w:webHidden/>
              </w:rPr>
              <w:tab/>
            </w:r>
            <w:r>
              <w:rPr>
                <w:noProof/>
                <w:webHidden/>
              </w:rPr>
              <w:fldChar w:fldCharType="begin"/>
            </w:r>
            <w:r>
              <w:rPr>
                <w:noProof/>
                <w:webHidden/>
              </w:rPr>
              <w:instrText xml:space="preserve"> PAGEREF _Toc366053540 \h </w:instrText>
            </w:r>
          </w:ins>
          <w:r>
            <w:rPr>
              <w:noProof/>
              <w:webHidden/>
            </w:rPr>
          </w:r>
          <w:r>
            <w:rPr>
              <w:noProof/>
              <w:webHidden/>
            </w:rPr>
            <w:fldChar w:fldCharType="separate"/>
          </w:r>
          <w:ins w:id="52" w:author="Van-Thanh Hoang" w:date="2013-09-04T10:23:00Z">
            <w:r>
              <w:rPr>
                <w:noProof/>
                <w:webHidden/>
              </w:rPr>
              <w:t>13</w:t>
            </w:r>
            <w:r>
              <w:rPr>
                <w:noProof/>
                <w:webHidden/>
              </w:rPr>
              <w:fldChar w:fldCharType="end"/>
            </w:r>
            <w:r w:rsidRPr="00BE053B">
              <w:rPr>
                <w:rStyle w:val="Hyperlink"/>
                <w:noProof/>
              </w:rPr>
              <w:fldChar w:fldCharType="end"/>
            </w:r>
          </w:ins>
        </w:p>
        <w:p w14:paraId="380F143F" w14:textId="77777777" w:rsidR="00150692" w:rsidRDefault="00150692">
          <w:pPr>
            <w:pStyle w:val="TOC2"/>
            <w:rPr>
              <w:ins w:id="53" w:author="Van-Thanh Hoang" w:date="2013-09-04T10:23:00Z"/>
              <w:rFonts w:asciiTheme="minorHAnsi" w:eastAsiaTheme="minorEastAsia" w:hAnsiTheme="minorHAnsi" w:cstheme="minorBidi"/>
              <w:noProof/>
              <w:sz w:val="22"/>
              <w:szCs w:val="22"/>
            </w:rPr>
          </w:pPr>
          <w:ins w:id="54"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"_Toc366053541"</w:instrText>
            </w:r>
            <w:r w:rsidRPr="00BE053B">
              <w:rPr>
                <w:rStyle w:val="Hyperlink"/>
                <w:noProof/>
              </w:rPr>
              <w:instrText xml:space="preserve"> </w:instrText>
            </w:r>
            <w:r w:rsidRPr="00BE053B">
              <w:rPr>
                <w:rStyle w:val="Hyperlink"/>
                <w:noProof/>
              </w:rPr>
              <w:fldChar w:fldCharType="separate"/>
            </w:r>
            <w:r w:rsidRPr="00BE053B">
              <w:rPr>
                <w:rStyle w:val="Hyperlink"/>
                <w:b/>
                <w:noProof/>
              </w:rPr>
              <w:t>1.3.</w:t>
            </w:r>
            <w:r>
              <w:rPr>
                <w:rFonts w:asciiTheme="minorHAnsi" w:eastAsiaTheme="minorEastAsia" w:hAnsiTheme="minorHAnsi" w:cstheme="minorBidi"/>
                <w:noProof/>
                <w:sz w:val="22"/>
                <w:szCs w:val="22"/>
              </w:rPr>
              <w:tab/>
            </w:r>
            <w:r w:rsidRPr="00BE053B">
              <w:rPr>
                <w:rStyle w:val="Hyperlink"/>
                <w:b/>
                <w:noProof/>
              </w:rPr>
              <w:t>Kết luận chương</w:t>
            </w:r>
            <w:r>
              <w:rPr>
                <w:noProof/>
                <w:webHidden/>
              </w:rPr>
              <w:tab/>
            </w:r>
            <w:r>
              <w:rPr>
                <w:noProof/>
                <w:webHidden/>
              </w:rPr>
              <w:fldChar w:fldCharType="begin"/>
            </w:r>
            <w:r>
              <w:rPr>
                <w:noProof/>
                <w:webHidden/>
              </w:rPr>
              <w:instrText xml:space="preserve"> PAGEREF _Toc366053541 \h </w:instrText>
            </w:r>
          </w:ins>
          <w:r>
            <w:rPr>
              <w:noProof/>
              <w:webHidden/>
            </w:rPr>
          </w:r>
          <w:r>
            <w:rPr>
              <w:noProof/>
              <w:webHidden/>
            </w:rPr>
            <w:fldChar w:fldCharType="separate"/>
          </w:r>
          <w:ins w:id="55" w:author="Van-Thanh Hoang" w:date="2013-09-04T10:23:00Z">
            <w:r>
              <w:rPr>
                <w:noProof/>
                <w:webHidden/>
              </w:rPr>
              <w:t>15</w:t>
            </w:r>
            <w:r>
              <w:rPr>
                <w:noProof/>
                <w:webHidden/>
              </w:rPr>
              <w:fldChar w:fldCharType="end"/>
            </w:r>
            <w:r w:rsidRPr="00BE053B">
              <w:rPr>
                <w:rStyle w:val="Hyperlink"/>
                <w:noProof/>
              </w:rPr>
              <w:fldChar w:fldCharType="end"/>
            </w:r>
          </w:ins>
        </w:p>
        <w:p w14:paraId="35887939" w14:textId="77777777" w:rsidR="00150692" w:rsidRDefault="00150692">
          <w:pPr>
            <w:pStyle w:val="TOC1"/>
            <w:tabs>
              <w:tab w:val="right" w:leader="dot" w:pos="9350"/>
            </w:tabs>
            <w:rPr>
              <w:ins w:id="56" w:author="Van-Thanh Hoang" w:date="2013-09-04T10:23:00Z"/>
              <w:rFonts w:asciiTheme="minorHAnsi" w:eastAsiaTheme="minorEastAsia" w:hAnsiTheme="minorHAnsi" w:cstheme="minorBidi"/>
              <w:noProof/>
              <w:sz w:val="22"/>
              <w:szCs w:val="22"/>
            </w:rPr>
          </w:pPr>
          <w:ins w:id="57"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"_Toc366053542"</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CHƯƠNG 2: PHƯƠNG PHÁP XÁC ĐỊNH VÙNG TĂNG CƯỜNG DỰA TRÊN SVM</w:t>
            </w:r>
            <w:r>
              <w:rPr>
                <w:noProof/>
                <w:webHidden/>
              </w:rPr>
              <w:tab/>
            </w:r>
            <w:r>
              <w:rPr>
                <w:noProof/>
                <w:webHidden/>
              </w:rPr>
              <w:fldChar w:fldCharType="begin"/>
            </w:r>
            <w:r>
              <w:rPr>
                <w:noProof/>
                <w:webHidden/>
              </w:rPr>
              <w:instrText xml:space="preserve"> PAGEREF _Toc366053542 \h </w:instrText>
            </w:r>
          </w:ins>
          <w:r>
            <w:rPr>
              <w:noProof/>
              <w:webHidden/>
            </w:rPr>
          </w:r>
          <w:r>
            <w:rPr>
              <w:noProof/>
              <w:webHidden/>
            </w:rPr>
            <w:fldChar w:fldCharType="separate"/>
          </w:r>
          <w:ins w:id="58" w:author="Van-Thanh Hoang" w:date="2013-09-04T10:23:00Z">
            <w:r>
              <w:rPr>
                <w:noProof/>
                <w:webHidden/>
              </w:rPr>
              <w:t>17</w:t>
            </w:r>
            <w:r>
              <w:rPr>
                <w:noProof/>
                <w:webHidden/>
              </w:rPr>
              <w:fldChar w:fldCharType="end"/>
            </w:r>
            <w:r w:rsidRPr="00BE053B">
              <w:rPr>
                <w:rStyle w:val="Hyperlink"/>
                <w:noProof/>
              </w:rPr>
              <w:fldChar w:fldCharType="end"/>
            </w:r>
          </w:ins>
        </w:p>
        <w:p w14:paraId="4F9F4C5C" w14:textId="77777777" w:rsidR="00150692" w:rsidRDefault="00150692">
          <w:pPr>
            <w:pStyle w:val="TOC2"/>
            <w:rPr>
              <w:ins w:id="59" w:author="Van-Thanh Hoang" w:date="2013-09-04T10:23:00Z"/>
              <w:rFonts w:asciiTheme="minorHAnsi" w:eastAsiaTheme="minorEastAsia" w:hAnsiTheme="minorHAnsi" w:cstheme="minorBidi"/>
              <w:noProof/>
              <w:sz w:val="22"/>
              <w:szCs w:val="22"/>
            </w:rPr>
          </w:pPr>
          <w:ins w:id="60"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"_Toc366053543"</w:instrText>
            </w:r>
            <w:r w:rsidRPr="00BE053B">
              <w:rPr>
                <w:rStyle w:val="Hyperlink"/>
                <w:noProof/>
              </w:rPr>
              <w:instrText xml:space="preserve"> </w:instrText>
            </w:r>
            <w:r w:rsidRPr="00BE053B">
              <w:rPr>
                <w:rStyle w:val="Hyperlink"/>
                <w:noProof/>
              </w:rPr>
              <w:fldChar w:fldCharType="separate"/>
            </w:r>
            <w:r w:rsidRPr="00BE053B">
              <w:rPr>
                <w:rStyle w:val="Hyperlink"/>
                <w:b/>
                <w:noProof/>
              </w:rPr>
              <w:t>2.1.</w:t>
            </w:r>
            <w:r>
              <w:rPr>
                <w:rFonts w:asciiTheme="minorHAnsi" w:eastAsiaTheme="minorEastAsia" w:hAnsiTheme="minorHAnsi" w:cstheme="minorBidi"/>
                <w:noProof/>
                <w:sz w:val="22"/>
                <w:szCs w:val="22"/>
              </w:rPr>
              <w:tab/>
            </w:r>
            <w:r w:rsidRPr="00BE053B">
              <w:rPr>
                <w:rStyle w:val="Hyperlink"/>
                <w:b/>
                <w:noProof/>
              </w:rPr>
              <w:t>Phương pháp xác định vùng tăng cường dựa trên SVM</w:t>
            </w:r>
            <w:r>
              <w:rPr>
                <w:noProof/>
                <w:webHidden/>
              </w:rPr>
              <w:tab/>
            </w:r>
            <w:r>
              <w:rPr>
                <w:noProof/>
                <w:webHidden/>
              </w:rPr>
              <w:fldChar w:fldCharType="begin"/>
            </w:r>
            <w:r>
              <w:rPr>
                <w:noProof/>
                <w:webHidden/>
              </w:rPr>
              <w:instrText xml:space="preserve"> PAGEREF _Toc366053543 \h </w:instrText>
            </w:r>
          </w:ins>
          <w:r>
            <w:rPr>
              <w:noProof/>
              <w:webHidden/>
            </w:rPr>
          </w:r>
          <w:r>
            <w:rPr>
              <w:noProof/>
              <w:webHidden/>
            </w:rPr>
            <w:fldChar w:fldCharType="separate"/>
          </w:r>
          <w:ins w:id="61" w:author="Van-Thanh Hoang" w:date="2013-09-04T10:23:00Z">
            <w:r>
              <w:rPr>
                <w:noProof/>
                <w:webHidden/>
              </w:rPr>
              <w:t>17</w:t>
            </w:r>
            <w:r>
              <w:rPr>
                <w:noProof/>
                <w:webHidden/>
              </w:rPr>
              <w:fldChar w:fldCharType="end"/>
            </w:r>
            <w:r w:rsidRPr="00BE053B">
              <w:rPr>
                <w:rStyle w:val="Hyperlink"/>
                <w:noProof/>
              </w:rPr>
              <w:fldChar w:fldCharType="end"/>
            </w:r>
          </w:ins>
        </w:p>
        <w:p w14:paraId="2D41384B" w14:textId="77777777" w:rsidR="00150692" w:rsidRDefault="00150692">
          <w:pPr>
            <w:pStyle w:val="TOC3"/>
            <w:tabs>
              <w:tab w:val="left" w:pos="1540"/>
              <w:tab w:val="right" w:leader="dot" w:pos="9350"/>
            </w:tabs>
            <w:rPr>
              <w:ins w:id="62" w:author="Van-Thanh Hoang" w:date="2013-09-04T10:23:00Z"/>
              <w:rFonts w:asciiTheme="minorHAnsi" w:eastAsiaTheme="minorEastAsia" w:hAnsiTheme="minorHAnsi" w:cstheme="minorBidi"/>
              <w:noProof/>
              <w:sz w:val="22"/>
              <w:szCs w:val="22"/>
            </w:rPr>
          </w:pPr>
          <w:ins w:id="63"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"_Toc366053544"</w:instrText>
            </w:r>
            <w:r w:rsidRPr="00BE053B">
              <w:rPr>
                <w:rStyle w:val="Hyperlink"/>
                <w:noProof/>
              </w:rPr>
              <w:instrText xml:space="preserve"> </w:instrText>
            </w:r>
            <w:r w:rsidRPr="00BE053B">
              <w:rPr>
                <w:rStyle w:val="Hyperlink"/>
                <w:noProof/>
              </w:rPr>
              <w:fldChar w:fldCharType="separate"/>
            </w:r>
            <w:r w:rsidRPr="00BE053B">
              <w:rPr>
                <w:rStyle w:val="Hyperlink"/>
                <w:b/>
                <w:noProof/>
              </w:rPr>
              <w:t>2.1.1.</w:t>
            </w:r>
            <w:r>
              <w:rPr>
                <w:rFonts w:asciiTheme="minorHAnsi" w:eastAsiaTheme="minorEastAsia" w:hAnsiTheme="minorHAnsi" w:cstheme="minorBidi"/>
                <w:noProof/>
                <w:sz w:val="22"/>
                <w:szCs w:val="22"/>
              </w:rPr>
              <w:tab/>
            </w:r>
            <w:r w:rsidRPr="00BE053B">
              <w:rPr>
                <w:rStyle w:val="Hyperlink"/>
                <w:b/>
                <w:noProof/>
              </w:rPr>
              <w:t>Giới thiệu về SVM</w:t>
            </w:r>
            <w:r>
              <w:rPr>
                <w:noProof/>
                <w:webHidden/>
              </w:rPr>
              <w:tab/>
            </w:r>
            <w:r>
              <w:rPr>
                <w:noProof/>
                <w:webHidden/>
              </w:rPr>
              <w:fldChar w:fldCharType="begin"/>
            </w:r>
            <w:r>
              <w:rPr>
                <w:noProof/>
                <w:webHidden/>
              </w:rPr>
              <w:instrText xml:space="preserve"> PAGEREF _Toc366053544 \h </w:instrText>
            </w:r>
          </w:ins>
          <w:r>
            <w:rPr>
              <w:noProof/>
              <w:webHidden/>
            </w:rPr>
          </w:r>
          <w:r>
            <w:rPr>
              <w:noProof/>
              <w:webHidden/>
            </w:rPr>
            <w:fldChar w:fldCharType="separate"/>
          </w:r>
          <w:ins w:id="64" w:author="Van-Thanh Hoang" w:date="2013-09-04T10:23:00Z">
            <w:r>
              <w:rPr>
                <w:noProof/>
                <w:webHidden/>
              </w:rPr>
              <w:t>17</w:t>
            </w:r>
            <w:r>
              <w:rPr>
                <w:noProof/>
                <w:webHidden/>
              </w:rPr>
              <w:fldChar w:fldCharType="end"/>
            </w:r>
            <w:r w:rsidRPr="00BE053B">
              <w:rPr>
                <w:rStyle w:val="Hyperlink"/>
                <w:noProof/>
              </w:rPr>
              <w:fldChar w:fldCharType="end"/>
            </w:r>
          </w:ins>
        </w:p>
        <w:p w14:paraId="3A196B0A" w14:textId="77777777" w:rsidR="00150692" w:rsidRDefault="00150692">
          <w:pPr>
            <w:pStyle w:val="TOC3"/>
            <w:tabs>
              <w:tab w:val="left" w:pos="1540"/>
              <w:tab w:val="right" w:leader="dot" w:pos="9350"/>
            </w:tabs>
            <w:rPr>
              <w:ins w:id="65" w:author="Van-Thanh Hoang" w:date="2013-09-04T10:23:00Z"/>
              <w:rFonts w:asciiTheme="minorHAnsi" w:eastAsiaTheme="minorEastAsia" w:hAnsiTheme="minorHAnsi" w:cstheme="minorBidi"/>
              <w:noProof/>
              <w:sz w:val="22"/>
              <w:szCs w:val="22"/>
            </w:rPr>
          </w:pPr>
          <w:ins w:id="66"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"_Toc366053545"</w:instrText>
            </w:r>
            <w:r w:rsidRPr="00BE053B">
              <w:rPr>
                <w:rStyle w:val="Hyperlink"/>
                <w:noProof/>
              </w:rPr>
              <w:instrText xml:space="preserve"> </w:instrText>
            </w:r>
            <w:r w:rsidRPr="00BE053B">
              <w:rPr>
                <w:rStyle w:val="Hyperlink"/>
                <w:noProof/>
              </w:rPr>
              <w:fldChar w:fldCharType="separate"/>
            </w:r>
            <w:r w:rsidRPr="00BE053B">
              <w:rPr>
                <w:rStyle w:val="Hyperlink"/>
                <w:b/>
                <w:noProof/>
              </w:rPr>
              <w:t>2.1.2.</w:t>
            </w:r>
            <w:r>
              <w:rPr>
                <w:rFonts w:asciiTheme="minorHAnsi" w:eastAsiaTheme="minorEastAsia" w:hAnsiTheme="minorHAnsi" w:cstheme="minorBidi"/>
                <w:noProof/>
                <w:sz w:val="22"/>
                <w:szCs w:val="22"/>
              </w:rPr>
              <w:tab/>
            </w:r>
            <w:r w:rsidRPr="00BE053B">
              <w:rPr>
                <w:rStyle w:val="Hyperlink"/>
                <w:b/>
                <w:noProof/>
              </w:rPr>
              <w:t>Giới thiệu về hàm kernel trong SVM</w:t>
            </w:r>
            <w:r>
              <w:rPr>
                <w:noProof/>
                <w:webHidden/>
              </w:rPr>
              <w:tab/>
            </w:r>
            <w:r>
              <w:rPr>
                <w:noProof/>
                <w:webHidden/>
              </w:rPr>
              <w:fldChar w:fldCharType="begin"/>
            </w:r>
            <w:r>
              <w:rPr>
                <w:noProof/>
                <w:webHidden/>
              </w:rPr>
              <w:instrText xml:space="preserve"> PAGEREF _Toc366053545 \h </w:instrText>
            </w:r>
          </w:ins>
          <w:r>
            <w:rPr>
              <w:noProof/>
              <w:webHidden/>
            </w:rPr>
          </w:r>
          <w:r>
            <w:rPr>
              <w:noProof/>
              <w:webHidden/>
            </w:rPr>
            <w:fldChar w:fldCharType="separate"/>
          </w:r>
          <w:ins w:id="67" w:author="Van-Thanh Hoang" w:date="2013-09-04T10:23:00Z">
            <w:r>
              <w:rPr>
                <w:noProof/>
                <w:webHidden/>
              </w:rPr>
              <w:t>19</w:t>
            </w:r>
            <w:r>
              <w:rPr>
                <w:noProof/>
                <w:webHidden/>
              </w:rPr>
              <w:fldChar w:fldCharType="end"/>
            </w:r>
            <w:r w:rsidRPr="00BE053B">
              <w:rPr>
                <w:rStyle w:val="Hyperlink"/>
                <w:noProof/>
              </w:rPr>
              <w:fldChar w:fldCharType="end"/>
            </w:r>
          </w:ins>
        </w:p>
        <w:p w14:paraId="7C2C37A5" w14:textId="77777777" w:rsidR="00150692" w:rsidRDefault="00150692">
          <w:pPr>
            <w:pStyle w:val="TOC3"/>
            <w:tabs>
              <w:tab w:val="left" w:pos="1540"/>
              <w:tab w:val="right" w:leader="dot" w:pos="9350"/>
            </w:tabs>
            <w:rPr>
              <w:ins w:id="68" w:author="Van-Thanh Hoang" w:date="2013-09-04T10:23:00Z"/>
              <w:rFonts w:asciiTheme="minorHAnsi" w:eastAsiaTheme="minorEastAsia" w:hAnsiTheme="minorHAnsi" w:cstheme="minorBidi"/>
              <w:noProof/>
              <w:sz w:val="22"/>
              <w:szCs w:val="22"/>
            </w:rPr>
          </w:pPr>
          <w:ins w:id="69"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"_Toc366053546"</w:instrText>
            </w:r>
            <w:r w:rsidRPr="00BE053B">
              <w:rPr>
                <w:rStyle w:val="Hyperlink"/>
                <w:noProof/>
              </w:rPr>
              <w:instrText xml:space="preserve"> </w:instrText>
            </w:r>
            <w:r w:rsidRPr="00BE053B">
              <w:rPr>
                <w:rStyle w:val="Hyperlink"/>
                <w:noProof/>
              </w:rPr>
              <w:fldChar w:fldCharType="separate"/>
            </w:r>
            <w:r w:rsidRPr="00BE053B">
              <w:rPr>
                <w:rStyle w:val="Hyperlink"/>
                <w:b/>
                <w:noProof/>
              </w:rPr>
              <w:t>2.1.3.</w:t>
            </w:r>
            <w:r>
              <w:rPr>
                <w:rFonts w:asciiTheme="minorHAnsi" w:eastAsiaTheme="minorEastAsia" w:hAnsiTheme="minorHAnsi" w:cstheme="minorBidi"/>
                <w:noProof/>
                <w:sz w:val="22"/>
                <w:szCs w:val="22"/>
              </w:rPr>
              <w:tab/>
            </w:r>
            <w:r w:rsidRPr="00BE053B">
              <w:rPr>
                <w:rStyle w:val="Hyperlink"/>
                <w:b/>
                <w:noProof/>
              </w:rPr>
              <w:t>Phương pháp xác định vùng tăng cường dựa trên SVM</w:t>
            </w:r>
            <w:r>
              <w:rPr>
                <w:noProof/>
                <w:webHidden/>
              </w:rPr>
              <w:tab/>
            </w:r>
            <w:r>
              <w:rPr>
                <w:noProof/>
                <w:webHidden/>
              </w:rPr>
              <w:fldChar w:fldCharType="begin"/>
            </w:r>
            <w:r>
              <w:rPr>
                <w:noProof/>
                <w:webHidden/>
              </w:rPr>
              <w:instrText xml:space="preserve"> PAGEREF _Toc366053546 \h </w:instrText>
            </w:r>
          </w:ins>
          <w:r>
            <w:rPr>
              <w:noProof/>
              <w:webHidden/>
            </w:rPr>
          </w:r>
          <w:r>
            <w:rPr>
              <w:noProof/>
              <w:webHidden/>
            </w:rPr>
            <w:fldChar w:fldCharType="separate"/>
          </w:r>
          <w:ins w:id="70" w:author="Van-Thanh Hoang" w:date="2013-09-04T10:23:00Z">
            <w:r>
              <w:rPr>
                <w:noProof/>
                <w:webHidden/>
              </w:rPr>
              <w:t>20</w:t>
            </w:r>
            <w:r>
              <w:rPr>
                <w:noProof/>
                <w:webHidden/>
              </w:rPr>
              <w:fldChar w:fldCharType="end"/>
            </w:r>
            <w:r w:rsidRPr="00BE053B">
              <w:rPr>
                <w:rStyle w:val="Hyperlink"/>
                <w:noProof/>
              </w:rPr>
              <w:fldChar w:fldCharType="end"/>
            </w:r>
          </w:ins>
        </w:p>
        <w:p w14:paraId="475FAD0D" w14:textId="77777777" w:rsidR="00150692" w:rsidRDefault="00150692">
          <w:pPr>
            <w:pStyle w:val="TOC3"/>
            <w:tabs>
              <w:tab w:val="left" w:pos="1540"/>
              <w:tab w:val="right" w:leader="dot" w:pos="9350"/>
            </w:tabs>
            <w:rPr>
              <w:ins w:id="71" w:author="Van-Thanh Hoang" w:date="2013-09-04T10:23:00Z"/>
              <w:rFonts w:asciiTheme="minorHAnsi" w:eastAsiaTheme="minorEastAsia" w:hAnsiTheme="minorHAnsi" w:cstheme="minorBidi"/>
              <w:noProof/>
              <w:sz w:val="22"/>
              <w:szCs w:val="22"/>
            </w:rPr>
          </w:pPr>
          <w:ins w:id="72"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"_Toc366053547"</w:instrText>
            </w:r>
            <w:r w:rsidRPr="00BE053B">
              <w:rPr>
                <w:rStyle w:val="Hyperlink"/>
                <w:noProof/>
              </w:rPr>
              <w:instrText xml:space="preserve"> </w:instrText>
            </w:r>
            <w:r w:rsidRPr="00BE053B">
              <w:rPr>
                <w:rStyle w:val="Hyperlink"/>
                <w:noProof/>
              </w:rPr>
              <w:fldChar w:fldCharType="separate"/>
            </w:r>
            <w:r w:rsidRPr="00BE053B">
              <w:rPr>
                <w:rStyle w:val="Hyperlink"/>
                <w:b/>
                <w:noProof/>
              </w:rPr>
              <w:t>2.1.4.</w:t>
            </w:r>
            <w:r>
              <w:rPr>
                <w:rFonts w:asciiTheme="minorHAnsi" w:eastAsiaTheme="minorEastAsia" w:hAnsiTheme="minorHAnsi" w:cstheme="minorBidi"/>
                <w:noProof/>
                <w:sz w:val="22"/>
                <w:szCs w:val="22"/>
              </w:rPr>
              <w:tab/>
            </w:r>
            <w:r w:rsidRPr="00BE053B">
              <w:rPr>
                <w:rStyle w:val="Hyperlink"/>
                <w:b/>
                <w:noProof/>
              </w:rPr>
              <w:t>Một số hàm kernel đã được sử dụng để giải quyết bài toán</w:t>
            </w:r>
            <w:r>
              <w:rPr>
                <w:noProof/>
                <w:webHidden/>
              </w:rPr>
              <w:tab/>
            </w:r>
            <w:r>
              <w:rPr>
                <w:noProof/>
                <w:webHidden/>
              </w:rPr>
              <w:fldChar w:fldCharType="begin"/>
            </w:r>
            <w:r>
              <w:rPr>
                <w:noProof/>
                <w:webHidden/>
              </w:rPr>
              <w:instrText xml:space="preserve"> PAGEREF _Toc366053547 \h </w:instrText>
            </w:r>
          </w:ins>
          <w:r>
            <w:rPr>
              <w:noProof/>
              <w:webHidden/>
            </w:rPr>
          </w:r>
          <w:r>
            <w:rPr>
              <w:noProof/>
              <w:webHidden/>
            </w:rPr>
            <w:fldChar w:fldCharType="separate"/>
          </w:r>
          <w:ins w:id="73" w:author="Van-Thanh Hoang" w:date="2013-09-04T10:23:00Z">
            <w:r>
              <w:rPr>
                <w:noProof/>
                <w:webHidden/>
              </w:rPr>
              <w:t>21</w:t>
            </w:r>
            <w:r>
              <w:rPr>
                <w:noProof/>
                <w:webHidden/>
              </w:rPr>
              <w:fldChar w:fldCharType="end"/>
            </w:r>
            <w:r w:rsidRPr="00BE053B">
              <w:rPr>
                <w:rStyle w:val="Hyperlink"/>
                <w:noProof/>
              </w:rPr>
              <w:fldChar w:fldCharType="end"/>
            </w:r>
          </w:ins>
        </w:p>
        <w:p w14:paraId="3C7EAC28" w14:textId="77777777" w:rsidR="00150692" w:rsidRDefault="00150692">
          <w:pPr>
            <w:pStyle w:val="TOC2"/>
            <w:rPr>
              <w:ins w:id="74" w:author="Van-Thanh Hoang" w:date="2013-09-04T10:23:00Z"/>
              <w:rFonts w:asciiTheme="minorHAnsi" w:eastAsiaTheme="minorEastAsia" w:hAnsiTheme="minorHAnsi" w:cstheme="minorBidi"/>
              <w:noProof/>
              <w:sz w:val="22"/>
              <w:szCs w:val="22"/>
            </w:rPr>
          </w:pPr>
          <w:ins w:id="75"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"_Toc366053548"</w:instrText>
            </w:r>
            <w:r w:rsidRPr="00BE053B">
              <w:rPr>
                <w:rStyle w:val="Hyperlink"/>
                <w:noProof/>
              </w:rPr>
              <w:instrText xml:space="preserve"> </w:instrText>
            </w:r>
            <w:r w:rsidRPr="00BE053B">
              <w:rPr>
                <w:rStyle w:val="Hyperlink"/>
                <w:noProof/>
              </w:rPr>
              <w:fldChar w:fldCharType="separate"/>
            </w:r>
            <w:r w:rsidRPr="00BE053B">
              <w:rPr>
                <w:rStyle w:val="Hyperlink"/>
                <w:b/>
                <w:noProof/>
              </w:rPr>
              <w:t>2.2.</w:t>
            </w:r>
            <w:r>
              <w:rPr>
                <w:rFonts w:asciiTheme="minorHAnsi" w:eastAsiaTheme="minorEastAsia" w:hAnsiTheme="minorHAnsi" w:cstheme="minorBidi"/>
                <w:noProof/>
                <w:sz w:val="22"/>
                <w:szCs w:val="22"/>
              </w:rPr>
              <w:tab/>
            </w:r>
            <w:r w:rsidRPr="00BE053B">
              <w:rPr>
                <w:rStyle w:val="Hyperlink"/>
                <w:b/>
                <w:noProof/>
              </w:rPr>
              <w:t>Các hàm kernel được đề xuất</w:t>
            </w:r>
            <w:r>
              <w:rPr>
                <w:noProof/>
                <w:webHidden/>
              </w:rPr>
              <w:tab/>
            </w:r>
            <w:r>
              <w:rPr>
                <w:noProof/>
                <w:webHidden/>
              </w:rPr>
              <w:fldChar w:fldCharType="begin"/>
            </w:r>
            <w:r>
              <w:rPr>
                <w:noProof/>
                <w:webHidden/>
              </w:rPr>
              <w:instrText xml:space="preserve"> PAGEREF _Toc366053548 \h </w:instrText>
            </w:r>
          </w:ins>
          <w:r>
            <w:rPr>
              <w:noProof/>
              <w:webHidden/>
            </w:rPr>
          </w:r>
          <w:r>
            <w:rPr>
              <w:noProof/>
              <w:webHidden/>
            </w:rPr>
            <w:fldChar w:fldCharType="separate"/>
          </w:r>
          <w:ins w:id="76" w:author="Van-Thanh Hoang" w:date="2013-09-04T10:23:00Z">
            <w:r>
              <w:rPr>
                <w:noProof/>
                <w:webHidden/>
              </w:rPr>
              <w:t>22</w:t>
            </w:r>
            <w:r>
              <w:rPr>
                <w:noProof/>
                <w:webHidden/>
              </w:rPr>
              <w:fldChar w:fldCharType="end"/>
            </w:r>
            <w:r w:rsidRPr="00BE053B">
              <w:rPr>
                <w:rStyle w:val="Hyperlink"/>
                <w:noProof/>
              </w:rPr>
              <w:fldChar w:fldCharType="end"/>
            </w:r>
          </w:ins>
        </w:p>
        <w:p w14:paraId="629F4B9A" w14:textId="77777777" w:rsidR="00150692" w:rsidRDefault="00150692">
          <w:pPr>
            <w:pStyle w:val="TOC3"/>
            <w:tabs>
              <w:tab w:val="left" w:pos="1540"/>
              <w:tab w:val="right" w:leader="dot" w:pos="9350"/>
            </w:tabs>
            <w:rPr>
              <w:ins w:id="77" w:author="Van-Thanh Hoang" w:date="2013-09-04T10:23:00Z"/>
              <w:rFonts w:asciiTheme="minorHAnsi" w:eastAsiaTheme="minorEastAsia" w:hAnsiTheme="minorHAnsi" w:cstheme="minorBidi"/>
              <w:noProof/>
              <w:sz w:val="22"/>
              <w:szCs w:val="22"/>
            </w:rPr>
          </w:pPr>
          <w:ins w:id="78"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"_Toc366053549"</w:instrText>
            </w:r>
            <w:r w:rsidRPr="00BE053B">
              <w:rPr>
                <w:rStyle w:val="Hyperlink"/>
                <w:noProof/>
              </w:rPr>
              <w:instrText xml:space="preserve"> </w:instrText>
            </w:r>
            <w:r w:rsidRPr="00BE053B">
              <w:rPr>
                <w:rStyle w:val="Hyperlink"/>
                <w:noProof/>
              </w:rPr>
              <w:fldChar w:fldCharType="separate"/>
            </w:r>
            <w:r w:rsidRPr="00BE053B">
              <w:rPr>
                <w:rStyle w:val="Hyperlink"/>
                <w:b/>
                <w:noProof/>
              </w:rPr>
              <w:t>2.2.1.</w:t>
            </w:r>
            <w:r>
              <w:rPr>
                <w:rFonts w:asciiTheme="minorHAnsi" w:eastAsiaTheme="minorEastAsia" w:hAnsiTheme="minorHAnsi" w:cstheme="minorBidi"/>
                <w:noProof/>
                <w:sz w:val="22"/>
                <w:szCs w:val="22"/>
              </w:rPr>
              <w:tab/>
            </w:r>
            <w:r w:rsidRPr="00BE053B">
              <w:rPr>
                <w:rStyle w:val="Hyperlink"/>
                <w:b/>
                <w:noProof/>
              </w:rPr>
              <w:t>Hàm kernel dựa trên entropy</w:t>
            </w:r>
            <w:r>
              <w:rPr>
                <w:noProof/>
                <w:webHidden/>
              </w:rPr>
              <w:tab/>
            </w:r>
            <w:r>
              <w:rPr>
                <w:noProof/>
                <w:webHidden/>
              </w:rPr>
              <w:fldChar w:fldCharType="begin"/>
            </w:r>
            <w:r>
              <w:rPr>
                <w:noProof/>
                <w:webHidden/>
              </w:rPr>
              <w:instrText xml:space="preserve"> PAGEREF _Toc366053549 \h </w:instrText>
            </w:r>
          </w:ins>
          <w:r>
            <w:rPr>
              <w:noProof/>
              <w:webHidden/>
            </w:rPr>
          </w:r>
          <w:r>
            <w:rPr>
              <w:noProof/>
              <w:webHidden/>
            </w:rPr>
            <w:fldChar w:fldCharType="separate"/>
          </w:r>
          <w:ins w:id="79" w:author="Van-Thanh Hoang" w:date="2013-09-04T10:23:00Z">
            <w:r>
              <w:rPr>
                <w:noProof/>
                <w:webHidden/>
              </w:rPr>
              <w:t>22</w:t>
            </w:r>
            <w:r>
              <w:rPr>
                <w:noProof/>
                <w:webHidden/>
              </w:rPr>
              <w:fldChar w:fldCharType="end"/>
            </w:r>
            <w:r w:rsidRPr="00BE053B">
              <w:rPr>
                <w:rStyle w:val="Hyperlink"/>
                <w:noProof/>
              </w:rPr>
              <w:fldChar w:fldCharType="end"/>
            </w:r>
          </w:ins>
        </w:p>
        <w:p w14:paraId="14244151" w14:textId="77777777" w:rsidR="00150692" w:rsidRDefault="00150692">
          <w:pPr>
            <w:pStyle w:val="TOC3"/>
            <w:tabs>
              <w:tab w:val="left" w:pos="1540"/>
              <w:tab w:val="right" w:leader="dot" w:pos="9350"/>
            </w:tabs>
            <w:rPr>
              <w:ins w:id="80" w:author="Van-Thanh Hoang" w:date="2013-09-04T10:23:00Z"/>
              <w:rFonts w:asciiTheme="minorHAnsi" w:eastAsiaTheme="minorEastAsia" w:hAnsiTheme="minorHAnsi" w:cstheme="minorBidi"/>
              <w:noProof/>
              <w:sz w:val="22"/>
              <w:szCs w:val="22"/>
            </w:rPr>
          </w:pPr>
          <w:ins w:id="81"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"_Toc366053550"</w:instrText>
            </w:r>
            <w:r w:rsidRPr="00BE053B">
              <w:rPr>
                <w:rStyle w:val="Hyperlink"/>
                <w:noProof/>
              </w:rPr>
              <w:instrText xml:space="preserve"> </w:instrText>
            </w:r>
            <w:r w:rsidRPr="00BE053B">
              <w:rPr>
                <w:rStyle w:val="Hyperlink"/>
                <w:noProof/>
              </w:rPr>
              <w:fldChar w:fldCharType="separate"/>
            </w:r>
            <w:r w:rsidRPr="00BE053B">
              <w:rPr>
                <w:rStyle w:val="Hyperlink"/>
                <w:b/>
                <w:noProof/>
              </w:rPr>
              <w:t>2.2.2.</w:t>
            </w:r>
            <w:r>
              <w:rPr>
                <w:rFonts w:asciiTheme="minorHAnsi" w:eastAsiaTheme="minorEastAsia" w:hAnsiTheme="minorHAnsi" w:cstheme="minorBidi"/>
                <w:noProof/>
                <w:sz w:val="22"/>
                <w:szCs w:val="22"/>
              </w:rPr>
              <w:tab/>
            </w:r>
            <w:r w:rsidRPr="00BE053B">
              <w:rPr>
                <w:rStyle w:val="Hyperlink"/>
                <w:b/>
                <w:noProof/>
              </w:rPr>
              <w:t>Hàm kernel phân cấp (hierarchical kernel)</w:t>
            </w:r>
            <w:r>
              <w:rPr>
                <w:noProof/>
                <w:webHidden/>
              </w:rPr>
              <w:tab/>
            </w:r>
            <w:r>
              <w:rPr>
                <w:noProof/>
                <w:webHidden/>
              </w:rPr>
              <w:fldChar w:fldCharType="begin"/>
            </w:r>
            <w:r>
              <w:rPr>
                <w:noProof/>
                <w:webHidden/>
              </w:rPr>
              <w:instrText xml:space="preserve"> PAGEREF _Toc366053550 \h </w:instrText>
            </w:r>
          </w:ins>
          <w:r>
            <w:rPr>
              <w:noProof/>
              <w:webHidden/>
            </w:rPr>
          </w:r>
          <w:r>
            <w:rPr>
              <w:noProof/>
              <w:webHidden/>
            </w:rPr>
            <w:fldChar w:fldCharType="separate"/>
          </w:r>
          <w:ins w:id="82" w:author="Van-Thanh Hoang" w:date="2013-09-04T10:23:00Z">
            <w:r>
              <w:rPr>
                <w:noProof/>
                <w:webHidden/>
              </w:rPr>
              <w:t>24</w:t>
            </w:r>
            <w:r>
              <w:rPr>
                <w:noProof/>
                <w:webHidden/>
              </w:rPr>
              <w:fldChar w:fldCharType="end"/>
            </w:r>
            <w:r w:rsidRPr="00BE053B">
              <w:rPr>
                <w:rStyle w:val="Hyperlink"/>
                <w:noProof/>
              </w:rPr>
              <w:fldChar w:fldCharType="end"/>
            </w:r>
          </w:ins>
        </w:p>
        <w:p w14:paraId="4DEA8941" w14:textId="77777777" w:rsidR="00150692" w:rsidRDefault="00150692">
          <w:pPr>
            <w:pStyle w:val="TOC1"/>
            <w:tabs>
              <w:tab w:val="right" w:leader="dot" w:pos="9350"/>
            </w:tabs>
            <w:rPr>
              <w:ins w:id="83" w:author="Van-Thanh Hoang" w:date="2013-09-04T10:23:00Z"/>
              <w:rFonts w:asciiTheme="minorHAnsi" w:eastAsiaTheme="minorEastAsia" w:hAnsiTheme="minorHAnsi" w:cstheme="minorBidi"/>
              <w:noProof/>
              <w:sz w:val="22"/>
              <w:szCs w:val="22"/>
            </w:rPr>
          </w:pPr>
          <w:ins w:id="84"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"_Toc366053551"</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CHƯƠNG 3: THỰC NGHIỆM VÀ ĐÁNH GIÁ KẾT QUẢ</w:t>
            </w:r>
            <w:r>
              <w:rPr>
                <w:noProof/>
                <w:webHidden/>
              </w:rPr>
              <w:tab/>
            </w:r>
            <w:r>
              <w:rPr>
                <w:noProof/>
                <w:webHidden/>
              </w:rPr>
              <w:fldChar w:fldCharType="begin"/>
            </w:r>
            <w:r>
              <w:rPr>
                <w:noProof/>
                <w:webHidden/>
              </w:rPr>
              <w:instrText xml:space="preserve"> PAGEREF _Toc366053551 \h </w:instrText>
            </w:r>
          </w:ins>
          <w:r>
            <w:rPr>
              <w:noProof/>
              <w:webHidden/>
            </w:rPr>
          </w:r>
          <w:r>
            <w:rPr>
              <w:noProof/>
              <w:webHidden/>
            </w:rPr>
            <w:fldChar w:fldCharType="separate"/>
          </w:r>
          <w:ins w:id="85" w:author="Van-Thanh Hoang" w:date="2013-09-04T10:23:00Z">
            <w:r>
              <w:rPr>
                <w:noProof/>
                <w:webHidden/>
              </w:rPr>
              <w:t>27</w:t>
            </w:r>
            <w:r>
              <w:rPr>
                <w:noProof/>
                <w:webHidden/>
              </w:rPr>
              <w:fldChar w:fldCharType="end"/>
            </w:r>
            <w:r w:rsidRPr="00BE053B">
              <w:rPr>
                <w:rStyle w:val="Hyperlink"/>
                <w:noProof/>
              </w:rPr>
              <w:fldChar w:fldCharType="end"/>
            </w:r>
          </w:ins>
        </w:p>
        <w:p w14:paraId="39A071BC" w14:textId="77777777" w:rsidR="00150692" w:rsidRDefault="00150692">
          <w:pPr>
            <w:pStyle w:val="TOC2"/>
            <w:rPr>
              <w:ins w:id="86" w:author="Van-Thanh Hoang" w:date="2013-09-04T10:23:00Z"/>
              <w:rFonts w:asciiTheme="minorHAnsi" w:eastAsiaTheme="minorEastAsia" w:hAnsiTheme="minorHAnsi" w:cstheme="minorBidi"/>
              <w:noProof/>
              <w:sz w:val="22"/>
              <w:szCs w:val="22"/>
            </w:rPr>
          </w:pPr>
          <w:ins w:id="87" w:author="Van-Thanh Hoang" w:date="2013-09-04T10:23:00Z">
            <w:r w:rsidRPr="00BE053B">
              <w:rPr>
                <w:rStyle w:val="Hyperlink"/>
                <w:noProof/>
              </w:rPr>
              <w:lastRenderedPageBreak/>
              <w:fldChar w:fldCharType="begin"/>
            </w:r>
            <w:r w:rsidRPr="00BE053B">
              <w:rPr>
                <w:rStyle w:val="Hyperlink"/>
                <w:noProof/>
              </w:rPr>
              <w:instrText xml:space="preserve"> </w:instrText>
            </w:r>
            <w:r>
              <w:rPr>
                <w:noProof/>
              </w:rPr>
              <w:instrText>HYPERLINK \l "_Toc366053552"</w:instrText>
            </w:r>
            <w:r w:rsidRPr="00BE053B">
              <w:rPr>
                <w:rStyle w:val="Hyperlink"/>
                <w:noProof/>
              </w:rPr>
              <w:instrText xml:space="preserve"> </w:instrText>
            </w:r>
            <w:r w:rsidRPr="00BE053B">
              <w:rPr>
                <w:rStyle w:val="Hyperlink"/>
                <w:noProof/>
              </w:rPr>
              <w:fldChar w:fldCharType="separate"/>
            </w:r>
            <w:r w:rsidRPr="00BE053B">
              <w:rPr>
                <w:rStyle w:val="Hyperlink"/>
                <w:b/>
                <w:noProof/>
              </w:rPr>
              <w:t>3.1.</w:t>
            </w:r>
            <w:r>
              <w:rPr>
                <w:rFonts w:asciiTheme="minorHAnsi" w:eastAsiaTheme="minorEastAsia" w:hAnsiTheme="minorHAnsi" w:cstheme="minorBidi"/>
                <w:noProof/>
                <w:sz w:val="22"/>
                <w:szCs w:val="22"/>
              </w:rPr>
              <w:tab/>
            </w:r>
            <w:r w:rsidRPr="00BE053B">
              <w:rPr>
                <w:rStyle w:val="Hyperlink"/>
                <w:b/>
                <w:noProof/>
              </w:rPr>
              <w:t>Cài đặt phương pháp</w:t>
            </w:r>
            <w:r>
              <w:rPr>
                <w:noProof/>
                <w:webHidden/>
              </w:rPr>
              <w:tab/>
            </w:r>
            <w:r>
              <w:rPr>
                <w:noProof/>
                <w:webHidden/>
              </w:rPr>
              <w:fldChar w:fldCharType="begin"/>
            </w:r>
            <w:r>
              <w:rPr>
                <w:noProof/>
                <w:webHidden/>
              </w:rPr>
              <w:instrText xml:space="preserve"> PAGEREF _Toc366053552 \h </w:instrText>
            </w:r>
          </w:ins>
          <w:r>
            <w:rPr>
              <w:noProof/>
              <w:webHidden/>
            </w:rPr>
          </w:r>
          <w:r>
            <w:rPr>
              <w:noProof/>
              <w:webHidden/>
            </w:rPr>
            <w:fldChar w:fldCharType="separate"/>
          </w:r>
          <w:ins w:id="88" w:author="Van-Thanh Hoang" w:date="2013-09-04T10:23:00Z">
            <w:r>
              <w:rPr>
                <w:noProof/>
                <w:webHidden/>
              </w:rPr>
              <w:t>27</w:t>
            </w:r>
            <w:r>
              <w:rPr>
                <w:noProof/>
                <w:webHidden/>
              </w:rPr>
              <w:fldChar w:fldCharType="end"/>
            </w:r>
            <w:r w:rsidRPr="00BE053B">
              <w:rPr>
                <w:rStyle w:val="Hyperlink"/>
                <w:noProof/>
              </w:rPr>
              <w:fldChar w:fldCharType="end"/>
            </w:r>
          </w:ins>
        </w:p>
        <w:p w14:paraId="5B37FB15" w14:textId="77777777" w:rsidR="00150692" w:rsidRDefault="00150692">
          <w:pPr>
            <w:pStyle w:val="TOC3"/>
            <w:tabs>
              <w:tab w:val="left" w:pos="1540"/>
              <w:tab w:val="right" w:leader="dot" w:pos="9350"/>
            </w:tabs>
            <w:rPr>
              <w:ins w:id="89" w:author="Van-Thanh Hoang" w:date="2013-09-04T10:23:00Z"/>
              <w:rFonts w:asciiTheme="minorHAnsi" w:eastAsiaTheme="minorEastAsia" w:hAnsiTheme="minorHAnsi" w:cstheme="minorBidi"/>
              <w:noProof/>
              <w:sz w:val="22"/>
              <w:szCs w:val="22"/>
            </w:rPr>
          </w:pPr>
          <w:ins w:id="90"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"_Toc366053553"</w:instrText>
            </w:r>
            <w:r w:rsidRPr="00BE053B">
              <w:rPr>
                <w:rStyle w:val="Hyperlink"/>
                <w:noProof/>
              </w:rPr>
              <w:instrText xml:space="preserve"> </w:instrText>
            </w:r>
            <w:r w:rsidRPr="00BE053B">
              <w:rPr>
                <w:rStyle w:val="Hyperlink"/>
                <w:noProof/>
              </w:rPr>
              <w:fldChar w:fldCharType="separate"/>
            </w:r>
            <w:r w:rsidRPr="00BE053B">
              <w:rPr>
                <w:rStyle w:val="Hyperlink"/>
                <w:b/>
                <w:noProof/>
              </w:rPr>
              <w:t>3.1.1.</w:t>
            </w:r>
            <w:r>
              <w:rPr>
                <w:rFonts w:asciiTheme="minorHAnsi" w:eastAsiaTheme="minorEastAsia" w:hAnsiTheme="minorHAnsi" w:cstheme="minorBidi"/>
                <w:noProof/>
                <w:sz w:val="22"/>
                <w:szCs w:val="22"/>
              </w:rPr>
              <w:tab/>
            </w:r>
            <w:r w:rsidRPr="00BE053B">
              <w:rPr>
                <w:rStyle w:val="Hyperlink"/>
                <w:b/>
                <w:noProof/>
              </w:rPr>
              <w:t>Xây dựng bộ dữ liệu mẫu</w:t>
            </w:r>
            <w:r>
              <w:rPr>
                <w:noProof/>
                <w:webHidden/>
              </w:rPr>
              <w:tab/>
            </w:r>
            <w:r>
              <w:rPr>
                <w:noProof/>
                <w:webHidden/>
              </w:rPr>
              <w:fldChar w:fldCharType="begin"/>
            </w:r>
            <w:r>
              <w:rPr>
                <w:noProof/>
                <w:webHidden/>
              </w:rPr>
              <w:instrText xml:space="preserve"> PAGEREF _Toc366053553 \h </w:instrText>
            </w:r>
          </w:ins>
          <w:r>
            <w:rPr>
              <w:noProof/>
              <w:webHidden/>
            </w:rPr>
          </w:r>
          <w:r>
            <w:rPr>
              <w:noProof/>
              <w:webHidden/>
            </w:rPr>
            <w:fldChar w:fldCharType="separate"/>
          </w:r>
          <w:ins w:id="91" w:author="Van-Thanh Hoang" w:date="2013-09-04T10:23:00Z">
            <w:r>
              <w:rPr>
                <w:noProof/>
                <w:webHidden/>
              </w:rPr>
              <w:t>27</w:t>
            </w:r>
            <w:r>
              <w:rPr>
                <w:noProof/>
                <w:webHidden/>
              </w:rPr>
              <w:fldChar w:fldCharType="end"/>
            </w:r>
            <w:r w:rsidRPr="00BE053B">
              <w:rPr>
                <w:rStyle w:val="Hyperlink"/>
                <w:noProof/>
              </w:rPr>
              <w:fldChar w:fldCharType="end"/>
            </w:r>
          </w:ins>
        </w:p>
        <w:p w14:paraId="0DA840E7" w14:textId="77777777" w:rsidR="00150692" w:rsidRDefault="00150692">
          <w:pPr>
            <w:pStyle w:val="TOC3"/>
            <w:tabs>
              <w:tab w:val="left" w:pos="1540"/>
              <w:tab w:val="right" w:leader="dot" w:pos="9350"/>
            </w:tabs>
            <w:rPr>
              <w:ins w:id="92" w:author="Van-Thanh Hoang" w:date="2013-09-04T10:23:00Z"/>
              <w:rFonts w:asciiTheme="minorHAnsi" w:eastAsiaTheme="minorEastAsia" w:hAnsiTheme="minorHAnsi" w:cstheme="minorBidi"/>
              <w:noProof/>
              <w:sz w:val="22"/>
              <w:szCs w:val="22"/>
            </w:rPr>
          </w:pPr>
          <w:ins w:id="93"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"_Toc366053554"</w:instrText>
            </w:r>
            <w:r w:rsidRPr="00BE053B">
              <w:rPr>
                <w:rStyle w:val="Hyperlink"/>
                <w:noProof/>
              </w:rPr>
              <w:instrText xml:space="preserve"> </w:instrText>
            </w:r>
            <w:r w:rsidRPr="00BE053B">
              <w:rPr>
                <w:rStyle w:val="Hyperlink"/>
                <w:noProof/>
              </w:rPr>
              <w:fldChar w:fldCharType="separate"/>
            </w:r>
            <w:r w:rsidRPr="00BE053B">
              <w:rPr>
                <w:rStyle w:val="Hyperlink"/>
                <w:b/>
                <w:noProof/>
              </w:rPr>
              <w:t>3.1.2.</w:t>
            </w:r>
            <w:r>
              <w:rPr>
                <w:rFonts w:asciiTheme="minorHAnsi" w:eastAsiaTheme="minorEastAsia" w:hAnsiTheme="minorHAnsi" w:cstheme="minorBidi"/>
                <w:noProof/>
                <w:sz w:val="22"/>
                <w:szCs w:val="22"/>
              </w:rPr>
              <w:tab/>
            </w:r>
            <w:r w:rsidRPr="00BE053B">
              <w:rPr>
                <w:rStyle w:val="Hyperlink"/>
                <w:b/>
                <w:noProof/>
              </w:rPr>
              <w:t>Cài đặt phương pháp</w:t>
            </w:r>
            <w:r>
              <w:rPr>
                <w:noProof/>
                <w:webHidden/>
              </w:rPr>
              <w:tab/>
            </w:r>
            <w:r>
              <w:rPr>
                <w:noProof/>
                <w:webHidden/>
              </w:rPr>
              <w:fldChar w:fldCharType="begin"/>
            </w:r>
            <w:r>
              <w:rPr>
                <w:noProof/>
                <w:webHidden/>
              </w:rPr>
              <w:instrText xml:space="preserve"> PAGEREF _Toc366053554 \h </w:instrText>
            </w:r>
          </w:ins>
          <w:r>
            <w:rPr>
              <w:noProof/>
              <w:webHidden/>
            </w:rPr>
          </w:r>
          <w:r>
            <w:rPr>
              <w:noProof/>
              <w:webHidden/>
            </w:rPr>
            <w:fldChar w:fldCharType="separate"/>
          </w:r>
          <w:ins w:id="94" w:author="Van-Thanh Hoang" w:date="2013-09-04T10:23:00Z">
            <w:r>
              <w:rPr>
                <w:noProof/>
                <w:webHidden/>
              </w:rPr>
              <w:t>28</w:t>
            </w:r>
            <w:r>
              <w:rPr>
                <w:noProof/>
                <w:webHidden/>
              </w:rPr>
              <w:fldChar w:fldCharType="end"/>
            </w:r>
            <w:r w:rsidRPr="00BE053B">
              <w:rPr>
                <w:rStyle w:val="Hyperlink"/>
                <w:noProof/>
              </w:rPr>
              <w:fldChar w:fldCharType="end"/>
            </w:r>
          </w:ins>
        </w:p>
        <w:p w14:paraId="0ACEA374" w14:textId="77777777" w:rsidR="00150692" w:rsidRDefault="00150692">
          <w:pPr>
            <w:pStyle w:val="TOC2"/>
            <w:rPr>
              <w:ins w:id="95" w:author="Van-Thanh Hoang" w:date="2013-09-04T10:23:00Z"/>
              <w:rFonts w:asciiTheme="minorHAnsi" w:eastAsiaTheme="minorEastAsia" w:hAnsiTheme="minorHAnsi" w:cstheme="minorBidi"/>
              <w:noProof/>
              <w:sz w:val="22"/>
              <w:szCs w:val="22"/>
            </w:rPr>
          </w:pPr>
          <w:ins w:id="96"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"_Toc366053555"</w:instrText>
            </w:r>
            <w:r w:rsidRPr="00BE053B">
              <w:rPr>
                <w:rStyle w:val="Hyperlink"/>
                <w:noProof/>
              </w:rPr>
              <w:instrText xml:space="preserve"> </w:instrText>
            </w:r>
            <w:r w:rsidRPr="00BE053B">
              <w:rPr>
                <w:rStyle w:val="Hyperlink"/>
                <w:noProof/>
              </w:rPr>
              <w:fldChar w:fldCharType="separate"/>
            </w:r>
            <w:r w:rsidRPr="00BE053B">
              <w:rPr>
                <w:rStyle w:val="Hyperlink"/>
                <w:b/>
                <w:noProof/>
              </w:rPr>
              <w:t>3.2.</w:t>
            </w:r>
            <w:r>
              <w:rPr>
                <w:rFonts w:asciiTheme="minorHAnsi" w:eastAsiaTheme="minorEastAsia" w:hAnsiTheme="minorHAnsi" w:cstheme="minorBidi"/>
                <w:noProof/>
                <w:sz w:val="22"/>
                <w:szCs w:val="22"/>
              </w:rPr>
              <w:tab/>
            </w:r>
            <w:r w:rsidRPr="00BE053B">
              <w:rPr>
                <w:rStyle w:val="Hyperlink"/>
                <w:b/>
                <w:noProof/>
              </w:rPr>
              <w:t>Tiêu chí đánh giá</w:t>
            </w:r>
            <w:r>
              <w:rPr>
                <w:noProof/>
                <w:webHidden/>
              </w:rPr>
              <w:tab/>
            </w:r>
            <w:r>
              <w:rPr>
                <w:noProof/>
                <w:webHidden/>
              </w:rPr>
              <w:fldChar w:fldCharType="begin"/>
            </w:r>
            <w:r>
              <w:rPr>
                <w:noProof/>
                <w:webHidden/>
              </w:rPr>
              <w:instrText xml:space="preserve"> PAGEREF _Toc366053555 \h </w:instrText>
            </w:r>
          </w:ins>
          <w:r>
            <w:rPr>
              <w:noProof/>
              <w:webHidden/>
            </w:rPr>
          </w:r>
          <w:r>
            <w:rPr>
              <w:noProof/>
              <w:webHidden/>
            </w:rPr>
            <w:fldChar w:fldCharType="separate"/>
          </w:r>
          <w:ins w:id="97" w:author="Van-Thanh Hoang" w:date="2013-09-04T10:23:00Z">
            <w:r>
              <w:rPr>
                <w:noProof/>
                <w:webHidden/>
              </w:rPr>
              <w:t>29</w:t>
            </w:r>
            <w:r>
              <w:rPr>
                <w:noProof/>
                <w:webHidden/>
              </w:rPr>
              <w:fldChar w:fldCharType="end"/>
            </w:r>
            <w:r w:rsidRPr="00BE053B">
              <w:rPr>
                <w:rStyle w:val="Hyperlink"/>
                <w:noProof/>
              </w:rPr>
              <w:fldChar w:fldCharType="end"/>
            </w:r>
          </w:ins>
        </w:p>
        <w:p w14:paraId="34616232" w14:textId="77777777" w:rsidR="00150692" w:rsidRDefault="00150692">
          <w:pPr>
            <w:pStyle w:val="TOC2"/>
            <w:rPr>
              <w:ins w:id="98" w:author="Van-Thanh Hoang" w:date="2013-09-04T10:23:00Z"/>
              <w:rFonts w:asciiTheme="minorHAnsi" w:eastAsiaTheme="minorEastAsia" w:hAnsiTheme="minorHAnsi" w:cstheme="minorBidi"/>
              <w:noProof/>
              <w:sz w:val="22"/>
              <w:szCs w:val="22"/>
            </w:rPr>
          </w:pPr>
          <w:ins w:id="99"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"_Toc366053556"</w:instrText>
            </w:r>
            <w:r w:rsidRPr="00BE053B">
              <w:rPr>
                <w:rStyle w:val="Hyperlink"/>
                <w:noProof/>
              </w:rPr>
              <w:instrText xml:space="preserve"> </w:instrText>
            </w:r>
            <w:r w:rsidRPr="00BE053B">
              <w:rPr>
                <w:rStyle w:val="Hyperlink"/>
                <w:noProof/>
              </w:rPr>
              <w:fldChar w:fldCharType="separate"/>
            </w:r>
            <w:r w:rsidRPr="00BE053B">
              <w:rPr>
                <w:rStyle w:val="Hyperlink"/>
                <w:b/>
                <w:noProof/>
              </w:rPr>
              <w:t>3.3.</w:t>
            </w:r>
            <w:r>
              <w:rPr>
                <w:rFonts w:asciiTheme="minorHAnsi" w:eastAsiaTheme="minorEastAsia" w:hAnsiTheme="minorHAnsi" w:cstheme="minorBidi"/>
                <w:noProof/>
                <w:sz w:val="22"/>
                <w:szCs w:val="22"/>
              </w:rPr>
              <w:tab/>
            </w:r>
            <w:r w:rsidRPr="00BE053B">
              <w:rPr>
                <w:rStyle w:val="Hyperlink"/>
                <w:b/>
                <w:noProof/>
              </w:rPr>
              <w:t>Đánh giá kết quả</w:t>
            </w:r>
            <w:r>
              <w:rPr>
                <w:noProof/>
                <w:webHidden/>
              </w:rPr>
              <w:tab/>
            </w:r>
            <w:r>
              <w:rPr>
                <w:noProof/>
                <w:webHidden/>
              </w:rPr>
              <w:fldChar w:fldCharType="begin"/>
            </w:r>
            <w:r>
              <w:rPr>
                <w:noProof/>
                <w:webHidden/>
              </w:rPr>
              <w:instrText xml:space="preserve"> PAGEREF _Toc366053556 \h </w:instrText>
            </w:r>
          </w:ins>
          <w:r>
            <w:rPr>
              <w:noProof/>
              <w:webHidden/>
            </w:rPr>
          </w:r>
          <w:r>
            <w:rPr>
              <w:noProof/>
              <w:webHidden/>
            </w:rPr>
            <w:fldChar w:fldCharType="separate"/>
          </w:r>
          <w:ins w:id="100" w:author="Van-Thanh Hoang" w:date="2013-09-04T10:23:00Z">
            <w:r>
              <w:rPr>
                <w:noProof/>
                <w:webHidden/>
              </w:rPr>
              <w:t>31</w:t>
            </w:r>
            <w:r>
              <w:rPr>
                <w:noProof/>
                <w:webHidden/>
              </w:rPr>
              <w:fldChar w:fldCharType="end"/>
            </w:r>
            <w:r w:rsidRPr="00BE053B">
              <w:rPr>
                <w:rStyle w:val="Hyperlink"/>
                <w:noProof/>
              </w:rPr>
              <w:fldChar w:fldCharType="end"/>
            </w:r>
          </w:ins>
        </w:p>
        <w:p w14:paraId="1700F5D4" w14:textId="77777777" w:rsidR="00150692" w:rsidRDefault="00150692">
          <w:pPr>
            <w:pStyle w:val="TOC2"/>
            <w:rPr>
              <w:ins w:id="101" w:author="Van-Thanh Hoang" w:date="2013-09-04T10:23:00Z"/>
              <w:rFonts w:asciiTheme="minorHAnsi" w:eastAsiaTheme="minorEastAsia" w:hAnsiTheme="minorHAnsi" w:cstheme="minorBidi"/>
              <w:noProof/>
              <w:sz w:val="22"/>
              <w:szCs w:val="22"/>
            </w:rPr>
          </w:pPr>
          <w:ins w:id="102"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"_Toc366053557"</w:instrText>
            </w:r>
            <w:r w:rsidRPr="00BE053B">
              <w:rPr>
                <w:rStyle w:val="Hyperlink"/>
                <w:noProof/>
              </w:rPr>
              <w:instrText xml:space="preserve"> </w:instrText>
            </w:r>
            <w:r w:rsidRPr="00BE053B">
              <w:rPr>
                <w:rStyle w:val="Hyperlink"/>
                <w:noProof/>
              </w:rPr>
              <w:fldChar w:fldCharType="separate"/>
            </w:r>
            <w:r w:rsidRPr="00BE053B">
              <w:rPr>
                <w:rStyle w:val="Hyperlink"/>
                <w:b/>
                <w:noProof/>
              </w:rPr>
              <w:t>3.4.</w:t>
            </w:r>
            <w:r>
              <w:rPr>
                <w:rFonts w:asciiTheme="minorHAnsi" w:eastAsiaTheme="minorEastAsia" w:hAnsiTheme="minorHAnsi" w:cstheme="minorBidi"/>
                <w:noProof/>
                <w:sz w:val="22"/>
                <w:szCs w:val="22"/>
              </w:rPr>
              <w:tab/>
            </w:r>
            <w:r w:rsidRPr="00BE053B">
              <w:rPr>
                <w:rStyle w:val="Hyperlink"/>
                <w:b/>
                <w:noProof/>
              </w:rPr>
              <w:t>So sánh kết quả với các phương pháp khác</w:t>
            </w:r>
            <w:r>
              <w:rPr>
                <w:noProof/>
                <w:webHidden/>
              </w:rPr>
              <w:tab/>
            </w:r>
            <w:r>
              <w:rPr>
                <w:noProof/>
                <w:webHidden/>
              </w:rPr>
              <w:fldChar w:fldCharType="begin"/>
            </w:r>
            <w:r>
              <w:rPr>
                <w:noProof/>
                <w:webHidden/>
              </w:rPr>
              <w:instrText xml:space="preserve"> PAGEREF _Toc366053557 \h </w:instrText>
            </w:r>
          </w:ins>
          <w:r>
            <w:rPr>
              <w:noProof/>
              <w:webHidden/>
            </w:rPr>
          </w:r>
          <w:r>
            <w:rPr>
              <w:noProof/>
              <w:webHidden/>
            </w:rPr>
            <w:fldChar w:fldCharType="separate"/>
          </w:r>
          <w:ins w:id="103" w:author="Van-Thanh Hoang" w:date="2013-09-04T10:23:00Z">
            <w:r>
              <w:rPr>
                <w:noProof/>
                <w:webHidden/>
              </w:rPr>
              <w:t>34</w:t>
            </w:r>
            <w:r>
              <w:rPr>
                <w:noProof/>
                <w:webHidden/>
              </w:rPr>
              <w:fldChar w:fldCharType="end"/>
            </w:r>
            <w:r w:rsidRPr="00BE053B">
              <w:rPr>
                <w:rStyle w:val="Hyperlink"/>
                <w:noProof/>
              </w:rPr>
              <w:fldChar w:fldCharType="end"/>
            </w:r>
          </w:ins>
        </w:p>
        <w:p w14:paraId="1AE37B71" w14:textId="77777777" w:rsidR="00150692" w:rsidRDefault="00150692">
          <w:pPr>
            <w:pStyle w:val="TOC2"/>
            <w:rPr>
              <w:ins w:id="104" w:author="Van-Thanh Hoang" w:date="2013-09-04T10:23:00Z"/>
              <w:rFonts w:asciiTheme="minorHAnsi" w:eastAsiaTheme="minorEastAsia" w:hAnsiTheme="minorHAnsi" w:cstheme="minorBidi"/>
              <w:noProof/>
              <w:sz w:val="22"/>
              <w:szCs w:val="22"/>
            </w:rPr>
          </w:pPr>
          <w:ins w:id="105"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"_Toc366053558"</w:instrText>
            </w:r>
            <w:r w:rsidRPr="00BE053B">
              <w:rPr>
                <w:rStyle w:val="Hyperlink"/>
                <w:noProof/>
              </w:rPr>
              <w:instrText xml:space="preserve"> </w:instrText>
            </w:r>
            <w:r w:rsidRPr="00BE053B">
              <w:rPr>
                <w:rStyle w:val="Hyperlink"/>
                <w:noProof/>
              </w:rPr>
              <w:fldChar w:fldCharType="separate"/>
            </w:r>
            <w:r w:rsidRPr="00BE053B">
              <w:rPr>
                <w:rStyle w:val="Hyperlink"/>
                <w:b/>
                <w:noProof/>
              </w:rPr>
              <w:t>3.5.</w:t>
            </w:r>
            <w:r>
              <w:rPr>
                <w:rFonts w:asciiTheme="minorHAnsi" w:eastAsiaTheme="minorEastAsia" w:hAnsiTheme="minorHAnsi" w:cstheme="minorBidi"/>
                <w:noProof/>
                <w:sz w:val="22"/>
                <w:szCs w:val="22"/>
              </w:rPr>
              <w:tab/>
            </w:r>
            <w:r w:rsidRPr="00BE053B">
              <w:rPr>
                <w:rStyle w:val="Hyperlink"/>
                <w:b/>
                <w:noProof/>
              </w:rPr>
              <w:t>Nhận xét về kết quả và hướng phát triển.</w:t>
            </w:r>
            <w:r>
              <w:rPr>
                <w:noProof/>
                <w:webHidden/>
              </w:rPr>
              <w:tab/>
            </w:r>
            <w:r>
              <w:rPr>
                <w:noProof/>
                <w:webHidden/>
              </w:rPr>
              <w:fldChar w:fldCharType="begin"/>
            </w:r>
            <w:r>
              <w:rPr>
                <w:noProof/>
                <w:webHidden/>
              </w:rPr>
              <w:instrText xml:space="preserve"> PAGEREF _Toc366053558 \h </w:instrText>
            </w:r>
          </w:ins>
          <w:r>
            <w:rPr>
              <w:noProof/>
              <w:webHidden/>
            </w:rPr>
          </w:r>
          <w:r>
            <w:rPr>
              <w:noProof/>
              <w:webHidden/>
            </w:rPr>
            <w:fldChar w:fldCharType="separate"/>
          </w:r>
          <w:ins w:id="106" w:author="Van-Thanh Hoang" w:date="2013-09-04T10:23:00Z">
            <w:r>
              <w:rPr>
                <w:noProof/>
                <w:webHidden/>
              </w:rPr>
              <w:t>35</w:t>
            </w:r>
            <w:r>
              <w:rPr>
                <w:noProof/>
                <w:webHidden/>
              </w:rPr>
              <w:fldChar w:fldCharType="end"/>
            </w:r>
            <w:r w:rsidRPr="00BE053B">
              <w:rPr>
                <w:rStyle w:val="Hyperlink"/>
                <w:noProof/>
              </w:rPr>
              <w:fldChar w:fldCharType="end"/>
            </w:r>
          </w:ins>
        </w:p>
        <w:p w14:paraId="24036516" w14:textId="77777777" w:rsidR="00150692" w:rsidRDefault="00150692">
          <w:pPr>
            <w:pStyle w:val="TOC1"/>
            <w:tabs>
              <w:tab w:val="right" w:leader="dot" w:pos="9350"/>
            </w:tabs>
            <w:rPr>
              <w:ins w:id="107" w:author="Van-Thanh Hoang" w:date="2013-09-04T10:23:00Z"/>
              <w:rFonts w:asciiTheme="minorHAnsi" w:eastAsiaTheme="minorEastAsia" w:hAnsiTheme="minorHAnsi" w:cstheme="minorBidi"/>
              <w:noProof/>
              <w:sz w:val="22"/>
              <w:szCs w:val="22"/>
            </w:rPr>
          </w:pPr>
          <w:ins w:id="108"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"_Toc366053559"</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KẾT LUẬN</w:t>
            </w:r>
            <w:r>
              <w:rPr>
                <w:noProof/>
                <w:webHidden/>
              </w:rPr>
              <w:tab/>
            </w:r>
            <w:r>
              <w:rPr>
                <w:noProof/>
                <w:webHidden/>
              </w:rPr>
              <w:fldChar w:fldCharType="begin"/>
            </w:r>
            <w:r>
              <w:rPr>
                <w:noProof/>
                <w:webHidden/>
              </w:rPr>
              <w:instrText xml:space="preserve"> PAGEREF _Toc366053559 \h </w:instrText>
            </w:r>
          </w:ins>
          <w:r>
            <w:rPr>
              <w:noProof/>
              <w:webHidden/>
            </w:rPr>
          </w:r>
          <w:r>
            <w:rPr>
              <w:noProof/>
              <w:webHidden/>
            </w:rPr>
            <w:fldChar w:fldCharType="separate"/>
          </w:r>
          <w:ins w:id="109" w:author="Van-Thanh Hoang" w:date="2013-09-04T10:23:00Z">
            <w:r>
              <w:rPr>
                <w:noProof/>
                <w:webHidden/>
              </w:rPr>
              <w:t>36</w:t>
            </w:r>
            <w:r>
              <w:rPr>
                <w:noProof/>
                <w:webHidden/>
              </w:rPr>
              <w:fldChar w:fldCharType="end"/>
            </w:r>
            <w:r w:rsidRPr="00BE053B">
              <w:rPr>
                <w:rStyle w:val="Hyperlink"/>
                <w:noProof/>
              </w:rPr>
              <w:fldChar w:fldCharType="end"/>
            </w:r>
          </w:ins>
        </w:p>
        <w:p w14:paraId="3149B7F6" w14:textId="77777777" w:rsidR="00150692" w:rsidRDefault="00150692">
          <w:pPr>
            <w:pStyle w:val="TOC1"/>
            <w:tabs>
              <w:tab w:val="right" w:leader="dot" w:pos="9350"/>
            </w:tabs>
            <w:rPr>
              <w:ins w:id="110" w:author="Van-Thanh Hoang" w:date="2013-09-04T10:23:00Z"/>
              <w:rFonts w:asciiTheme="minorHAnsi" w:eastAsiaTheme="minorEastAsia" w:hAnsiTheme="minorHAnsi" w:cstheme="minorBidi"/>
              <w:noProof/>
              <w:sz w:val="22"/>
              <w:szCs w:val="22"/>
            </w:rPr>
          </w:pPr>
          <w:ins w:id="111" w:author="Van-Thanh Hoang" w:date="2013-09-04T10:23:00Z">
            <w:r w:rsidRPr="00BE053B">
              <w:rPr>
                <w:rStyle w:val="Hyperlink"/>
                <w:noProof/>
              </w:rPr>
              <w:fldChar w:fldCharType="begin"/>
            </w:r>
            <w:r w:rsidRPr="00BE053B">
              <w:rPr>
                <w:rStyle w:val="Hyperlink"/>
                <w:noProof/>
              </w:rPr>
              <w:instrText xml:space="preserve"> </w:instrText>
            </w:r>
            <w:r>
              <w:rPr>
                <w:noProof/>
              </w:rPr>
              <w:instrText>HYPERLINK \l "_Toc366053560"</w:instrText>
            </w:r>
            <w:r w:rsidRPr="00BE053B">
              <w:rPr>
                <w:rStyle w:val="Hyperlink"/>
                <w:noProof/>
              </w:rPr>
              <w:instrText xml:space="preserve"> </w:instrText>
            </w:r>
            <w:r w:rsidRPr="00BE053B">
              <w:rPr>
                <w:rStyle w:val="Hyperlink"/>
                <w:noProof/>
              </w:rPr>
              <w:fldChar w:fldCharType="separate"/>
            </w:r>
            <w:r w:rsidRPr="00BE053B">
              <w:rPr>
                <w:rStyle w:val="Hyperlink"/>
                <w:noProof/>
                <w:lang w:val="fr-FR"/>
              </w:rPr>
              <w:t>TÀI LIỆU THAM KHẢO</w:t>
            </w:r>
            <w:r>
              <w:rPr>
                <w:noProof/>
                <w:webHidden/>
              </w:rPr>
              <w:tab/>
            </w:r>
            <w:r>
              <w:rPr>
                <w:noProof/>
                <w:webHidden/>
              </w:rPr>
              <w:fldChar w:fldCharType="begin"/>
            </w:r>
            <w:r>
              <w:rPr>
                <w:noProof/>
                <w:webHidden/>
              </w:rPr>
              <w:instrText xml:space="preserve"> PAGEREF _Toc366053560 \h </w:instrText>
            </w:r>
          </w:ins>
          <w:r>
            <w:rPr>
              <w:noProof/>
              <w:webHidden/>
            </w:rPr>
          </w:r>
          <w:r>
            <w:rPr>
              <w:noProof/>
              <w:webHidden/>
            </w:rPr>
            <w:fldChar w:fldCharType="separate"/>
          </w:r>
          <w:ins w:id="112" w:author="Van-Thanh Hoang" w:date="2013-09-04T10:23:00Z">
            <w:r>
              <w:rPr>
                <w:noProof/>
                <w:webHidden/>
              </w:rPr>
              <w:t>37</w:t>
            </w:r>
            <w:r>
              <w:rPr>
                <w:noProof/>
                <w:webHidden/>
              </w:rPr>
              <w:fldChar w:fldCharType="end"/>
            </w:r>
            <w:r w:rsidRPr="00BE053B">
              <w:rPr>
                <w:rStyle w:val="Hyperlink"/>
                <w:noProof/>
              </w:rPr>
              <w:fldChar w:fldCharType="end"/>
            </w:r>
          </w:ins>
        </w:p>
        <w:p w14:paraId="29BD7A00" w14:textId="77777777" w:rsidR="00EB3699" w:rsidDel="00F054F8" w:rsidRDefault="00EB3699">
          <w:pPr>
            <w:pStyle w:val="TOC3"/>
            <w:tabs>
              <w:tab w:val="left" w:pos="1540"/>
              <w:tab w:val="right" w:leader="dot" w:pos="9350"/>
            </w:tabs>
            <w:rPr>
              <w:del w:id="113" w:author="Van-Thanh Hoang" w:date="2013-09-04T00:05:00Z"/>
              <w:rFonts w:asciiTheme="minorHAnsi" w:eastAsiaTheme="minorEastAsia" w:hAnsiTheme="minorHAnsi" w:cstheme="minorBidi"/>
              <w:noProof/>
              <w:sz w:val="22"/>
              <w:szCs w:val="22"/>
            </w:rPr>
          </w:pPr>
          <w:del w:id="114" w:author="Van-Thanh Hoang" w:date="2013-09-04T00:05:00Z">
            <w:r w:rsidRPr="00F054F8" w:rsidDel="00F054F8">
              <w:rPr>
                <w:rStyle w:val="Hyperlink"/>
                <w:b/>
                <w:noProof/>
              </w:rPr>
              <w:delText>1.1.4.</w:delText>
            </w:r>
            <w:r w:rsidDel="00F054F8">
              <w:rPr>
                <w:rFonts w:asciiTheme="minorHAnsi" w:eastAsiaTheme="minorEastAsia" w:hAnsiTheme="minorHAnsi" w:cstheme="minorBidi"/>
                <w:noProof/>
                <w:sz w:val="22"/>
                <w:szCs w:val="22"/>
              </w:rPr>
              <w:tab/>
            </w:r>
            <w:r w:rsidRPr="00F054F8" w:rsidDel="00F054F8">
              <w:rPr>
                <w:rStyle w:val="Hyperlink"/>
                <w:b/>
                <w:noProof/>
              </w:rPr>
              <w:delText>Vùng tăng cường (enhancer).</w:delText>
            </w:r>
            <w:r w:rsidDel="00F054F8">
              <w:rPr>
                <w:noProof/>
                <w:webHidden/>
              </w:rPr>
              <w:tab/>
              <w:delText>10</w:delText>
            </w:r>
          </w:del>
        </w:p>
        <w:p w14:paraId="64FE2000" w14:textId="77777777" w:rsidR="00EB3699" w:rsidDel="00F054F8" w:rsidRDefault="00EB3699">
          <w:pPr>
            <w:pStyle w:val="TOC2"/>
            <w:rPr>
              <w:del w:id="115" w:author="Van-Thanh Hoang" w:date="2013-09-04T00:05:00Z"/>
              <w:rFonts w:asciiTheme="minorHAnsi" w:eastAsiaTheme="minorEastAsia" w:hAnsiTheme="minorHAnsi" w:cstheme="minorBidi"/>
              <w:noProof/>
              <w:sz w:val="22"/>
              <w:szCs w:val="22"/>
            </w:rPr>
          </w:pPr>
          <w:del w:id="116" w:author="Van-Thanh Hoang" w:date="2013-09-04T00:05:00Z">
            <w:r w:rsidRPr="00F054F8" w:rsidDel="00F054F8">
              <w:rPr>
                <w:rStyle w:val="Hyperlink"/>
                <w:b/>
                <w:noProof/>
              </w:rPr>
              <w:delText>1.2.</w:delText>
            </w:r>
            <w:r w:rsidDel="00F054F8">
              <w:rPr>
                <w:rFonts w:asciiTheme="minorHAnsi" w:eastAsiaTheme="minorEastAsia" w:hAnsiTheme="minorHAnsi" w:cstheme="minorBidi"/>
                <w:noProof/>
                <w:sz w:val="22"/>
                <w:szCs w:val="22"/>
              </w:rPr>
              <w:tab/>
            </w:r>
            <w:r w:rsidRPr="00F054F8" w:rsidDel="00F054F8">
              <w:rPr>
                <w:rStyle w:val="Hyperlink"/>
                <w:b/>
                <w:noProof/>
              </w:rPr>
              <w:delText>Các nhóm phương pháp xác định vùng tăng cường.</w:delText>
            </w:r>
            <w:r w:rsidDel="00F054F8">
              <w:rPr>
                <w:noProof/>
                <w:webHidden/>
              </w:rPr>
              <w:tab/>
              <w:delText>12</w:delText>
            </w:r>
          </w:del>
        </w:p>
        <w:p w14:paraId="041E7D37" w14:textId="77777777" w:rsidR="00EB3699" w:rsidDel="00F054F8" w:rsidRDefault="00EB3699">
          <w:pPr>
            <w:pStyle w:val="TOC2"/>
            <w:rPr>
              <w:del w:id="117" w:author="Van-Thanh Hoang" w:date="2013-09-04T00:05:00Z"/>
              <w:rFonts w:asciiTheme="minorHAnsi" w:eastAsiaTheme="minorEastAsia" w:hAnsiTheme="minorHAnsi" w:cstheme="minorBidi"/>
              <w:noProof/>
              <w:sz w:val="22"/>
              <w:szCs w:val="22"/>
            </w:rPr>
          </w:pPr>
          <w:del w:id="118" w:author="Van-Thanh Hoang" w:date="2013-09-04T00:05:00Z">
            <w:r w:rsidRPr="00F054F8" w:rsidDel="00F054F8">
              <w:rPr>
                <w:rStyle w:val="Hyperlink"/>
                <w:b/>
                <w:noProof/>
              </w:rPr>
              <w:delText>1.3.</w:delText>
            </w:r>
            <w:r w:rsidDel="00F054F8">
              <w:rPr>
                <w:rFonts w:asciiTheme="minorHAnsi" w:eastAsiaTheme="minorEastAsia" w:hAnsiTheme="minorHAnsi" w:cstheme="minorBidi"/>
                <w:noProof/>
                <w:sz w:val="22"/>
                <w:szCs w:val="22"/>
              </w:rPr>
              <w:tab/>
            </w:r>
            <w:r w:rsidRPr="00F054F8" w:rsidDel="00F054F8">
              <w:rPr>
                <w:rStyle w:val="Hyperlink"/>
                <w:b/>
                <w:noProof/>
              </w:rPr>
              <w:delText>Kết luận chương</w:delText>
            </w:r>
            <w:r w:rsidDel="00F054F8">
              <w:rPr>
                <w:noProof/>
                <w:webHidden/>
              </w:rPr>
              <w:tab/>
              <w:delText>14</w:delText>
            </w:r>
          </w:del>
        </w:p>
        <w:p w14:paraId="20B658F6" w14:textId="77777777" w:rsidR="00EB3699" w:rsidDel="00F054F8" w:rsidRDefault="00EB3699">
          <w:pPr>
            <w:pStyle w:val="TOC1"/>
            <w:tabs>
              <w:tab w:val="right" w:leader="dot" w:pos="9350"/>
            </w:tabs>
            <w:rPr>
              <w:del w:id="119" w:author="Van-Thanh Hoang" w:date="2013-09-04T00:05:00Z"/>
              <w:rFonts w:asciiTheme="minorHAnsi" w:eastAsiaTheme="minorEastAsia" w:hAnsiTheme="minorHAnsi" w:cstheme="minorBidi"/>
              <w:noProof/>
              <w:sz w:val="22"/>
              <w:szCs w:val="22"/>
            </w:rPr>
          </w:pPr>
          <w:del w:id="120" w:author="Van-Thanh Hoang" w:date="2013-09-04T00:05:00Z">
            <w:r w:rsidRPr="00F054F8" w:rsidDel="00F054F8">
              <w:rPr>
                <w:rStyle w:val="Hyperlink"/>
                <w:noProof/>
                <w:lang w:val="fr-FR"/>
              </w:rPr>
              <w:delText>CHƯƠNG 2: PHƯƠNG PHÁP XÁC ĐỊNH VÙNG TĂNG CƯỜNG DỰA TRÊN SVM</w:delText>
            </w:r>
            <w:r w:rsidDel="00F054F8">
              <w:rPr>
                <w:noProof/>
                <w:webHidden/>
              </w:rPr>
              <w:tab/>
              <w:delText>15</w:delText>
            </w:r>
          </w:del>
        </w:p>
        <w:p w14:paraId="0E7F8EC4" w14:textId="77777777" w:rsidR="00EB3699" w:rsidDel="00F054F8" w:rsidRDefault="00EB3699">
          <w:pPr>
            <w:pStyle w:val="TOC2"/>
            <w:rPr>
              <w:del w:id="121" w:author="Van-Thanh Hoang" w:date="2013-09-04T00:05:00Z"/>
              <w:rFonts w:asciiTheme="minorHAnsi" w:eastAsiaTheme="minorEastAsia" w:hAnsiTheme="minorHAnsi" w:cstheme="minorBidi"/>
              <w:noProof/>
              <w:sz w:val="22"/>
              <w:szCs w:val="22"/>
            </w:rPr>
          </w:pPr>
          <w:del w:id="122" w:author="Van-Thanh Hoang" w:date="2013-09-04T00:05:00Z">
            <w:r w:rsidRPr="00F054F8" w:rsidDel="00F054F8">
              <w:rPr>
                <w:rStyle w:val="Hyperlink"/>
                <w:b/>
                <w:noProof/>
              </w:rPr>
              <w:delText>2.1.</w:delText>
            </w:r>
            <w:r w:rsidDel="00F054F8">
              <w:rPr>
                <w:rFonts w:asciiTheme="minorHAnsi" w:eastAsiaTheme="minorEastAsia" w:hAnsiTheme="minorHAnsi" w:cstheme="minorBidi"/>
                <w:noProof/>
                <w:sz w:val="22"/>
                <w:szCs w:val="22"/>
              </w:rPr>
              <w:tab/>
            </w:r>
            <w:r w:rsidRPr="00F054F8" w:rsidDel="00F054F8">
              <w:rPr>
                <w:rStyle w:val="Hyperlink"/>
                <w:b/>
                <w:noProof/>
              </w:rPr>
              <w:delText>Phương pháp xác định vùng tăng cường dựa trên SVM</w:delText>
            </w:r>
            <w:r w:rsidDel="00F054F8">
              <w:rPr>
                <w:noProof/>
                <w:webHidden/>
              </w:rPr>
              <w:tab/>
              <w:delText>15</w:delText>
            </w:r>
          </w:del>
        </w:p>
        <w:p w14:paraId="4E94ADEC" w14:textId="77777777" w:rsidR="00EB3699" w:rsidDel="00F054F8" w:rsidRDefault="00EB3699">
          <w:pPr>
            <w:pStyle w:val="TOC3"/>
            <w:tabs>
              <w:tab w:val="left" w:pos="1540"/>
              <w:tab w:val="right" w:leader="dot" w:pos="9350"/>
            </w:tabs>
            <w:rPr>
              <w:del w:id="123" w:author="Van-Thanh Hoang" w:date="2013-09-04T00:05:00Z"/>
              <w:rFonts w:asciiTheme="minorHAnsi" w:eastAsiaTheme="minorEastAsia" w:hAnsiTheme="minorHAnsi" w:cstheme="minorBidi"/>
              <w:noProof/>
              <w:sz w:val="22"/>
              <w:szCs w:val="22"/>
            </w:rPr>
          </w:pPr>
          <w:del w:id="124" w:author="Van-Thanh Hoang" w:date="2013-09-04T00:05:00Z">
            <w:r w:rsidRPr="00F054F8" w:rsidDel="00F054F8">
              <w:rPr>
                <w:rStyle w:val="Hyperlink"/>
                <w:b/>
                <w:noProof/>
              </w:rPr>
              <w:delText>2.1.1.</w:delText>
            </w:r>
            <w:r w:rsidDel="00F054F8">
              <w:rPr>
                <w:rFonts w:asciiTheme="minorHAnsi" w:eastAsiaTheme="minorEastAsia" w:hAnsiTheme="minorHAnsi" w:cstheme="minorBidi"/>
                <w:noProof/>
                <w:sz w:val="22"/>
                <w:szCs w:val="22"/>
              </w:rPr>
              <w:tab/>
            </w:r>
            <w:r w:rsidRPr="00F054F8" w:rsidDel="00F054F8">
              <w:rPr>
                <w:rStyle w:val="Hyperlink"/>
                <w:b/>
                <w:noProof/>
              </w:rPr>
              <w:delText>Giới thiệu về SVM</w:delText>
            </w:r>
            <w:r w:rsidDel="00F054F8">
              <w:rPr>
                <w:noProof/>
                <w:webHidden/>
              </w:rPr>
              <w:tab/>
              <w:delText>15</w:delText>
            </w:r>
          </w:del>
        </w:p>
        <w:p w14:paraId="38E123D5" w14:textId="77777777" w:rsidR="00EB3699" w:rsidDel="00F054F8" w:rsidRDefault="00EB3699">
          <w:pPr>
            <w:pStyle w:val="TOC3"/>
            <w:tabs>
              <w:tab w:val="left" w:pos="1540"/>
              <w:tab w:val="right" w:leader="dot" w:pos="9350"/>
            </w:tabs>
            <w:rPr>
              <w:del w:id="125" w:author="Van-Thanh Hoang" w:date="2013-09-04T00:05:00Z"/>
              <w:rFonts w:asciiTheme="minorHAnsi" w:eastAsiaTheme="minorEastAsia" w:hAnsiTheme="minorHAnsi" w:cstheme="minorBidi"/>
              <w:noProof/>
              <w:sz w:val="22"/>
              <w:szCs w:val="22"/>
            </w:rPr>
          </w:pPr>
          <w:del w:id="126" w:author="Van-Thanh Hoang" w:date="2013-09-04T00:05:00Z">
            <w:r w:rsidRPr="00F054F8" w:rsidDel="00F054F8">
              <w:rPr>
                <w:rStyle w:val="Hyperlink"/>
                <w:b/>
                <w:noProof/>
              </w:rPr>
              <w:delText>2.1.2.</w:delText>
            </w:r>
            <w:r w:rsidDel="00F054F8">
              <w:rPr>
                <w:rFonts w:asciiTheme="minorHAnsi" w:eastAsiaTheme="minorEastAsia" w:hAnsiTheme="minorHAnsi" w:cstheme="minorBidi"/>
                <w:noProof/>
                <w:sz w:val="22"/>
                <w:szCs w:val="22"/>
              </w:rPr>
              <w:tab/>
            </w:r>
            <w:r w:rsidRPr="00F054F8" w:rsidDel="00F054F8">
              <w:rPr>
                <w:rStyle w:val="Hyperlink"/>
                <w:b/>
                <w:noProof/>
              </w:rPr>
              <w:delText>Giới thiệu về hàm kernel trong SVM</w:delText>
            </w:r>
            <w:r w:rsidDel="00F054F8">
              <w:rPr>
                <w:noProof/>
                <w:webHidden/>
              </w:rPr>
              <w:tab/>
              <w:delText>17</w:delText>
            </w:r>
          </w:del>
        </w:p>
        <w:p w14:paraId="302867D7" w14:textId="77777777" w:rsidR="00EB3699" w:rsidDel="00F054F8" w:rsidRDefault="00EB3699">
          <w:pPr>
            <w:pStyle w:val="TOC3"/>
            <w:tabs>
              <w:tab w:val="left" w:pos="1540"/>
              <w:tab w:val="right" w:leader="dot" w:pos="9350"/>
            </w:tabs>
            <w:rPr>
              <w:del w:id="127" w:author="Van-Thanh Hoang" w:date="2013-09-04T00:05:00Z"/>
              <w:rFonts w:asciiTheme="minorHAnsi" w:eastAsiaTheme="minorEastAsia" w:hAnsiTheme="minorHAnsi" w:cstheme="minorBidi"/>
              <w:noProof/>
              <w:sz w:val="22"/>
              <w:szCs w:val="22"/>
            </w:rPr>
          </w:pPr>
          <w:del w:id="128" w:author="Van-Thanh Hoang" w:date="2013-09-04T00:05:00Z">
            <w:r w:rsidRPr="00F054F8" w:rsidDel="00F054F8">
              <w:rPr>
                <w:rStyle w:val="Hyperlink"/>
                <w:b/>
                <w:noProof/>
              </w:rPr>
              <w:delText>2.1.3.</w:delText>
            </w:r>
            <w:r w:rsidDel="00F054F8">
              <w:rPr>
                <w:rFonts w:asciiTheme="minorHAnsi" w:eastAsiaTheme="minorEastAsia" w:hAnsiTheme="minorHAnsi" w:cstheme="minorBidi"/>
                <w:noProof/>
                <w:sz w:val="22"/>
                <w:szCs w:val="22"/>
              </w:rPr>
              <w:tab/>
            </w:r>
            <w:r w:rsidRPr="00F054F8" w:rsidDel="00F054F8">
              <w:rPr>
                <w:rStyle w:val="Hyperlink"/>
                <w:b/>
                <w:noProof/>
              </w:rPr>
              <w:delText>Phương pháp xác định vùng tăng cường dựa trên SVM</w:delText>
            </w:r>
            <w:r w:rsidDel="00F054F8">
              <w:rPr>
                <w:noProof/>
                <w:webHidden/>
              </w:rPr>
              <w:tab/>
              <w:delText>18</w:delText>
            </w:r>
          </w:del>
        </w:p>
        <w:p w14:paraId="19246532" w14:textId="77777777" w:rsidR="00EB3699" w:rsidDel="00F054F8" w:rsidRDefault="00EB3699">
          <w:pPr>
            <w:pStyle w:val="TOC3"/>
            <w:tabs>
              <w:tab w:val="left" w:pos="1540"/>
              <w:tab w:val="right" w:leader="dot" w:pos="9350"/>
            </w:tabs>
            <w:rPr>
              <w:del w:id="129" w:author="Van-Thanh Hoang" w:date="2013-09-04T00:05:00Z"/>
              <w:rFonts w:asciiTheme="minorHAnsi" w:eastAsiaTheme="minorEastAsia" w:hAnsiTheme="minorHAnsi" w:cstheme="minorBidi"/>
              <w:noProof/>
              <w:sz w:val="22"/>
              <w:szCs w:val="22"/>
            </w:rPr>
          </w:pPr>
          <w:del w:id="130" w:author="Van-Thanh Hoang" w:date="2013-09-04T00:05:00Z">
            <w:r w:rsidRPr="00F054F8" w:rsidDel="00F054F8">
              <w:rPr>
                <w:rStyle w:val="Hyperlink"/>
                <w:b/>
                <w:noProof/>
              </w:rPr>
              <w:delText>2.1.4.</w:delText>
            </w:r>
            <w:r w:rsidDel="00F054F8">
              <w:rPr>
                <w:rFonts w:asciiTheme="minorHAnsi" w:eastAsiaTheme="minorEastAsia" w:hAnsiTheme="minorHAnsi" w:cstheme="minorBidi"/>
                <w:noProof/>
                <w:sz w:val="22"/>
                <w:szCs w:val="22"/>
              </w:rPr>
              <w:tab/>
            </w:r>
            <w:r w:rsidRPr="00F054F8" w:rsidDel="00F054F8">
              <w:rPr>
                <w:rStyle w:val="Hyperlink"/>
                <w:b/>
                <w:noProof/>
              </w:rPr>
              <w:delText>Một số hàm kernel đã được sử dụng để giải quyết bài toán</w:delText>
            </w:r>
            <w:r w:rsidDel="00F054F8">
              <w:rPr>
                <w:noProof/>
                <w:webHidden/>
              </w:rPr>
              <w:tab/>
              <w:delText>18</w:delText>
            </w:r>
          </w:del>
        </w:p>
        <w:p w14:paraId="244AEA96" w14:textId="77777777" w:rsidR="00EB3699" w:rsidDel="00F054F8" w:rsidRDefault="00EB3699">
          <w:pPr>
            <w:pStyle w:val="TOC2"/>
            <w:rPr>
              <w:del w:id="131" w:author="Van-Thanh Hoang" w:date="2013-09-04T00:05:00Z"/>
              <w:rFonts w:asciiTheme="minorHAnsi" w:eastAsiaTheme="minorEastAsia" w:hAnsiTheme="minorHAnsi" w:cstheme="minorBidi"/>
              <w:noProof/>
              <w:sz w:val="22"/>
              <w:szCs w:val="22"/>
            </w:rPr>
          </w:pPr>
          <w:del w:id="132" w:author="Van-Thanh Hoang" w:date="2013-09-04T00:05:00Z">
            <w:r w:rsidRPr="00F054F8" w:rsidDel="00F054F8">
              <w:rPr>
                <w:rStyle w:val="Hyperlink"/>
                <w:b/>
                <w:noProof/>
              </w:rPr>
              <w:delText>2.2.</w:delText>
            </w:r>
            <w:r w:rsidDel="00F054F8">
              <w:rPr>
                <w:rFonts w:asciiTheme="minorHAnsi" w:eastAsiaTheme="minorEastAsia" w:hAnsiTheme="minorHAnsi" w:cstheme="minorBidi"/>
                <w:noProof/>
                <w:sz w:val="22"/>
                <w:szCs w:val="22"/>
              </w:rPr>
              <w:tab/>
            </w:r>
            <w:r w:rsidRPr="00F054F8" w:rsidDel="00F054F8">
              <w:rPr>
                <w:rStyle w:val="Hyperlink"/>
                <w:b/>
                <w:noProof/>
              </w:rPr>
              <w:delText>Các hàm kernel được đề xuất</w:delText>
            </w:r>
            <w:r w:rsidDel="00F054F8">
              <w:rPr>
                <w:noProof/>
                <w:webHidden/>
              </w:rPr>
              <w:tab/>
              <w:delText>20</w:delText>
            </w:r>
          </w:del>
        </w:p>
        <w:p w14:paraId="6916318A" w14:textId="77777777" w:rsidR="00EB3699" w:rsidDel="00F054F8" w:rsidRDefault="00EB3699">
          <w:pPr>
            <w:pStyle w:val="TOC3"/>
            <w:tabs>
              <w:tab w:val="left" w:pos="1540"/>
              <w:tab w:val="right" w:leader="dot" w:pos="9350"/>
            </w:tabs>
            <w:rPr>
              <w:del w:id="133" w:author="Van-Thanh Hoang" w:date="2013-09-04T00:05:00Z"/>
              <w:rFonts w:asciiTheme="minorHAnsi" w:eastAsiaTheme="minorEastAsia" w:hAnsiTheme="minorHAnsi" w:cstheme="minorBidi"/>
              <w:noProof/>
              <w:sz w:val="22"/>
              <w:szCs w:val="22"/>
            </w:rPr>
          </w:pPr>
          <w:del w:id="134" w:author="Van-Thanh Hoang" w:date="2013-09-04T00:05:00Z">
            <w:r w:rsidRPr="00F054F8" w:rsidDel="00F054F8">
              <w:rPr>
                <w:rStyle w:val="Hyperlink"/>
                <w:b/>
                <w:noProof/>
              </w:rPr>
              <w:delText>2.2.1.</w:delText>
            </w:r>
            <w:r w:rsidDel="00F054F8">
              <w:rPr>
                <w:rFonts w:asciiTheme="minorHAnsi" w:eastAsiaTheme="minorEastAsia" w:hAnsiTheme="minorHAnsi" w:cstheme="minorBidi"/>
                <w:noProof/>
                <w:sz w:val="22"/>
                <w:szCs w:val="22"/>
              </w:rPr>
              <w:tab/>
            </w:r>
            <w:r w:rsidRPr="00F054F8" w:rsidDel="00F054F8">
              <w:rPr>
                <w:rStyle w:val="Hyperlink"/>
                <w:b/>
                <w:noProof/>
              </w:rPr>
              <w:delText>Hàm kernel dựa trên entropy</w:delText>
            </w:r>
            <w:r w:rsidDel="00F054F8">
              <w:rPr>
                <w:noProof/>
                <w:webHidden/>
              </w:rPr>
              <w:tab/>
              <w:delText>20</w:delText>
            </w:r>
          </w:del>
        </w:p>
        <w:p w14:paraId="13776C0E" w14:textId="77777777" w:rsidR="00EB3699" w:rsidDel="00F054F8" w:rsidRDefault="00EB3699">
          <w:pPr>
            <w:pStyle w:val="TOC3"/>
            <w:tabs>
              <w:tab w:val="left" w:pos="1540"/>
              <w:tab w:val="right" w:leader="dot" w:pos="9350"/>
            </w:tabs>
            <w:rPr>
              <w:del w:id="135" w:author="Van-Thanh Hoang" w:date="2013-09-04T00:05:00Z"/>
              <w:rFonts w:asciiTheme="minorHAnsi" w:eastAsiaTheme="minorEastAsia" w:hAnsiTheme="minorHAnsi" w:cstheme="minorBidi"/>
              <w:noProof/>
              <w:sz w:val="22"/>
              <w:szCs w:val="22"/>
            </w:rPr>
          </w:pPr>
          <w:del w:id="136" w:author="Van-Thanh Hoang" w:date="2013-09-04T00:05:00Z">
            <w:r w:rsidRPr="00F054F8" w:rsidDel="00F054F8">
              <w:rPr>
                <w:rStyle w:val="Hyperlink"/>
                <w:b/>
                <w:noProof/>
              </w:rPr>
              <w:delText>2.2.2.</w:delText>
            </w:r>
            <w:r w:rsidDel="00F054F8">
              <w:rPr>
                <w:rFonts w:asciiTheme="minorHAnsi" w:eastAsiaTheme="minorEastAsia" w:hAnsiTheme="minorHAnsi" w:cstheme="minorBidi"/>
                <w:noProof/>
                <w:sz w:val="22"/>
                <w:szCs w:val="22"/>
              </w:rPr>
              <w:tab/>
            </w:r>
            <w:r w:rsidRPr="00F054F8" w:rsidDel="00F054F8">
              <w:rPr>
                <w:rStyle w:val="Hyperlink"/>
                <w:b/>
                <w:noProof/>
              </w:rPr>
              <w:delText>Hàm kernel phân cấp (hierarchical kernel)</w:delText>
            </w:r>
            <w:r w:rsidDel="00F054F8">
              <w:rPr>
                <w:noProof/>
                <w:webHidden/>
              </w:rPr>
              <w:tab/>
              <w:delText>22</w:delText>
            </w:r>
          </w:del>
        </w:p>
        <w:p w14:paraId="6778FE4B" w14:textId="77777777" w:rsidR="00EB3699" w:rsidDel="00F054F8" w:rsidRDefault="00EB3699">
          <w:pPr>
            <w:pStyle w:val="TOC1"/>
            <w:tabs>
              <w:tab w:val="right" w:leader="dot" w:pos="9350"/>
            </w:tabs>
            <w:rPr>
              <w:del w:id="137" w:author="Van-Thanh Hoang" w:date="2013-09-04T00:05:00Z"/>
              <w:rFonts w:asciiTheme="minorHAnsi" w:eastAsiaTheme="minorEastAsia" w:hAnsiTheme="minorHAnsi" w:cstheme="minorBidi"/>
              <w:noProof/>
              <w:sz w:val="22"/>
              <w:szCs w:val="22"/>
            </w:rPr>
          </w:pPr>
          <w:del w:id="138" w:author="Van-Thanh Hoang" w:date="2013-09-04T00:05:00Z">
            <w:r w:rsidRPr="00F054F8" w:rsidDel="00F054F8">
              <w:rPr>
                <w:rStyle w:val="Hyperlink"/>
                <w:noProof/>
                <w:lang w:val="fr-FR"/>
              </w:rPr>
              <w:delText>CHƯƠNG 3: THỰC NGHIỆM VÀ ĐÁNH GIÁ KẾT QUẢ</w:delText>
            </w:r>
            <w:r w:rsidDel="00F054F8">
              <w:rPr>
                <w:noProof/>
                <w:webHidden/>
              </w:rPr>
              <w:tab/>
              <w:delText>24</w:delText>
            </w:r>
          </w:del>
        </w:p>
        <w:p w14:paraId="27C07FB4" w14:textId="77777777" w:rsidR="00EB3699" w:rsidDel="00F054F8" w:rsidRDefault="00EB3699">
          <w:pPr>
            <w:pStyle w:val="TOC2"/>
            <w:rPr>
              <w:del w:id="139" w:author="Van-Thanh Hoang" w:date="2013-09-04T00:05:00Z"/>
              <w:rFonts w:asciiTheme="minorHAnsi" w:eastAsiaTheme="minorEastAsia" w:hAnsiTheme="minorHAnsi" w:cstheme="minorBidi"/>
              <w:noProof/>
              <w:sz w:val="22"/>
              <w:szCs w:val="22"/>
            </w:rPr>
          </w:pPr>
          <w:del w:id="140" w:author="Van-Thanh Hoang" w:date="2013-09-04T00:05:00Z">
            <w:r w:rsidRPr="00F054F8" w:rsidDel="00F054F8">
              <w:rPr>
                <w:rStyle w:val="Hyperlink"/>
                <w:b/>
                <w:noProof/>
              </w:rPr>
              <w:delText>3.1.</w:delText>
            </w:r>
            <w:r w:rsidDel="00F054F8">
              <w:rPr>
                <w:rFonts w:asciiTheme="minorHAnsi" w:eastAsiaTheme="minorEastAsia" w:hAnsiTheme="minorHAnsi" w:cstheme="minorBidi"/>
                <w:noProof/>
                <w:sz w:val="22"/>
                <w:szCs w:val="22"/>
              </w:rPr>
              <w:tab/>
            </w:r>
            <w:r w:rsidRPr="00F054F8" w:rsidDel="00F054F8">
              <w:rPr>
                <w:rStyle w:val="Hyperlink"/>
                <w:b/>
                <w:noProof/>
              </w:rPr>
              <w:delText>Cài đặt phương pháp.</w:delText>
            </w:r>
            <w:r w:rsidDel="00F054F8">
              <w:rPr>
                <w:noProof/>
                <w:webHidden/>
              </w:rPr>
              <w:tab/>
              <w:delText>24</w:delText>
            </w:r>
          </w:del>
        </w:p>
        <w:p w14:paraId="1EEFEAEB" w14:textId="77777777" w:rsidR="00EB3699" w:rsidDel="00F054F8" w:rsidRDefault="00EB3699">
          <w:pPr>
            <w:pStyle w:val="TOC3"/>
            <w:tabs>
              <w:tab w:val="left" w:pos="1540"/>
              <w:tab w:val="right" w:leader="dot" w:pos="9350"/>
            </w:tabs>
            <w:rPr>
              <w:del w:id="141" w:author="Van-Thanh Hoang" w:date="2013-09-04T00:05:00Z"/>
              <w:rFonts w:asciiTheme="minorHAnsi" w:eastAsiaTheme="minorEastAsia" w:hAnsiTheme="minorHAnsi" w:cstheme="minorBidi"/>
              <w:noProof/>
              <w:sz w:val="22"/>
              <w:szCs w:val="22"/>
            </w:rPr>
          </w:pPr>
          <w:del w:id="142" w:author="Van-Thanh Hoang" w:date="2013-09-04T00:05:00Z">
            <w:r w:rsidRPr="00F054F8" w:rsidDel="00F054F8">
              <w:rPr>
                <w:rStyle w:val="Hyperlink"/>
                <w:b/>
                <w:noProof/>
              </w:rPr>
              <w:delText>3.1.1.</w:delText>
            </w:r>
            <w:r w:rsidDel="00F054F8">
              <w:rPr>
                <w:rFonts w:asciiTheme="minorHAnsi" w:eastAsiaTheme="minorEastAsia" w:hAnsiTheme="minorHAnsi" w:cstheme="minorBidi"/>
                <w:noProof/>
                <w:sz w:val="22"/>
                <w:szCs w:val="22"/>
              </w:rPr>
              <w:tab/>
            </w:r>
            <w:r w:rsidRPr="00F054F8" w:rsidDel="00F054F8">
              <w:rPr>
                <w:rStyle w:val="Hyperlink"/>
                <w:b/>
                <w:noProof/>
              </w:rPr>
              <w:delText>Xây dựng bộ dữ liệu mẫu</w:delText>
            </w:r>
            <w:r w:rsidDel="00F054F8">
              <w:rPr>
                <w:noProof/>
                <w:webHidden/>
              </w:rPr>
              <w:tab/>
              <w:delText>24</w:delText>
            </w:r>
          </w:del>
        </w:p>
        <w:p w14:paraId="7513FAA1" w14:textId="77777777" w:rsidR="00EB3699" w:rsidDel="00F054F8" w:rsidRDefault="00EB3699">
          <w:pPr>
            <w:pStyle w:val="TOC3"/>
            <w:tabs>
              <w:tab w:val="left" w:pos="1540"/>
              <w:tab w:val="right" w:leader="dot" w:pos="9350"/>
            </w:tabs>
            <w:rPr>
              <w:del w:id="143" w:author="Van-Thanh Hoang" w:date="2013-09-04T00:05:00Z"/>
              <w:rFonts w:asciiTheme="minorHAnsi" w:eastAsiaTheme="minorEastAsia" w:hAnsiTheme="minorHAnsi" w:cstheme="minorBidi"/>
              <w:noProof/>
              <w:sz w:val="22"/>
              <w:szCs w:val="22"/>
            </w:rPr>
          </w:pPr>
          <w:del w:id="144" w:author="Van-Thanh Hoang" w:date="2013-09-04T00:05:00Z">
            <w:r w:rsidRPr="00F054F8" w:rsidDel="00F054F8">
              <w:rPr>
                <w:rStyle w:val="Hyperlink"/>
                <w:b/>
                <w:noProof/>
              </w:rPr>
              <w:delText>3.1.2.</w:delText>
            </w:r>
            <w:r w:rsidDel="00F054F8">
              <w:rPr>
                <w:rFonts w:asciiTheme="minorHAnsi" w:eastAsiaTheme="minorEastAsia" w:hAnsiTheme="minorHAnsi" w:cstheme="minorBidi"/>
                <w:noProof/>
                <w:sz w:val="22"/>
                <w:szCs w:val="22"/>
              </w:rPr>
              <w:tab/>
            </w:r>
            <w:r w:rsidRPr="00F054F8" w:rsidDel="00F054F8">
              <w:rPr>
                <w:rStyle w:val="Hyperlink"/>
                <w:b/>
                <w:noProof/>
              </w:rPr>
              <w:delText>Cài đặt phương pháp</w:delText>
            </w:r>
            <w:r w:rsidDel="00F054F8">
              <w:rPr>
                <w:noProof/>
                <w:webHidden/>
              </w:rPr>
              <w:tab/>
              <w:delText>25</w:delText>
            </w:r>
          </w:del>
        </w:p>
        <w:p w14:paraId="1A82FAB6" w14:textId="77777777" w:rsidR="00EB3699" w:rsidDel="00F054F8" w:rsidRDefault="00EB3699">
          <w:pPr>
            <w:pStyle w:val="TOC2"/>
            <w:rPr>
              <w:del w:id="145" w:author="Van-Thanh Hoang" w:date="2013-09-04T00:05:00Z"/>
              <w:rFonts w:asciiTheme="minorHAnsi" w:eastAsiaTheme="minorEastAsia" w:hAnsiTheme="minorHAnsi" w:cstheme="minorBidi"/>
              <w:noProof/>
              <w:sz w:val="22"/>
              <w:szCs w:val="22"/>
            </w:rPr>
          </w:pPr>
          <w:del w:id="146" w:author="Van-Thanh Hoang" w:date="2013-09-04T00:05:00Z">
            <w:r w:rsidRPr="00F054F8" w:rsidDel="00F054F8">
              <w:rPr>
                <w:rStyle w:val="Hyperlink"/>
                <w:b/>
                <w:noProof/>
              </w:rPr>
              <w:delText>3.2.</w:delText>
            </w:r>
            <w:r w:rsidDel="00F054F8">
              <w:rPr>
                <w:rFonts w:asciiTheme="minorHAnsi" w:eastAsiaTheme="minorEastAsia" w:hAnsiTheme="minorHAnsi" w:cstheme="minorBidi"/>
                <w:noProof/>
                <w:sz w:val="22"/>
                <w:szCs w:val="22"/>
              </w:rPr>
              <w:tab/>
            </w:r>
            <w:r w:rsidRPr="00F054F8" w:rsidDel="00F054F8">
              <w:rPr>
                <w:rStyle w:val="Hyperlink"/>
                <w:b/>
                <w:noProof/>
              </w:rPr>
              <w:delText>Tiêu chí đánh giá.</w:delText>
            </w:r>
            <w:r w:rsidDel="00F054F8">
              <w:rPr>
                <w:noProof/>
                <w:webHidden/>
              </w:rPr>
              <w:tab/>
              <w:delText>26</w:delText>
            </w:r>
          </w:del>
        </w:p>
        <w:p w14:paraId="2DD8D449" w14:textId="77777777" w:rsidR="00EB3699" w:rsidDel="00F054F8" w:rsidRDefault="00EB3699">
          <w:pPr>
            <w:pStyle w:val="TOC2"/>
            <w:rPr>
              <w:del w:id="147" w:author="Van-Thanh Hoang" w:date="2013-09-04T00:05:00Z"/>
              <w:rFonts w:asciiTheme="minorHAnsi" w:eastAsiaTheme="minorEastAsia" w:hAnsiTheme="minorHAnsi" w:cstheme="minorBidi"/>
              <w:noProof/>
              <w:sz w:val="22"/>
              <w:szCs w:val="22"/>
            </w:rPr>
          </w:pPr>
          <w:del w:id="148" w:author="Van-Thanh Hoang" w:date="2013-09-04T00:05:00Z">
            <w:r w:rsidRPr="00F054F8" w:rsidDel="00F054F8">
              <w:rPr>
                <w:rStyle w:val="Hyperlink"/>
                <w:b/>
                <w:noProof/>
              </w:rPr>
              <w:delText>3.3.</w:delText>
            </w:r>
            <w:r w:rsidDel="00F054F8">
              <w:rPr>
                <w:rFonts w:asciiTheme="minorHAnsi" w:eastAsiaTheme="minorEastAsia" w:hAnsiTheme="minorHAnsi" w:cstheme="minorBidi"/>
                <w:noProof/>
                <w:sz w:val="22"/>
                <w:szCs w:val="22"/>
              </w:rPr>
              <w:tab/>
            </w:r>
            <w:r w:rsidRPr="00F054F8" w:rsidDel="00F054F8">
              <w:rPr>
                <w:rStyle w:val="Hyperlink"/>
                <w:b/>
                <w:noProof/>
              </w:rPr>
              <w:delText>Đánh giá kết quả.</w:delText>
            </w:r>
            <w:r w:rsidDel="00F054F8">
              <w:rPr>
                <w:noProof/>
                <w:webHidden/>
              </w:rPr>
              <w:tab/>
              <w:delText>28</w:delText>
            </w:r>
          </w:del>
        </w:p>
        <w:p w14:paraId="7254C8E3" w14:textId="77777777" w:rsidR="00EB3699" w:rsidDel="00F054F8" w:rsidRDefault="00EB3699">
          <w:pPr>
            <w:pStyle w:val="TOC2"/>
            <w:rPr>
              <w:del w:id="149" w:author="Van-Thanh Hoang" w:date="2013-09-04T00:05:00Z"/>
              <w:rFonts w:asciiTheme="minorHAnsi" w:eastAsiaTheme="minorEastAsia" w:hAnsiTheme="minorHAnsi" w:cstheme="minorBidi"/>
              <w:noProof/>
              <w:sz w:val="22"/>
              <w:szCs w:val="22"/>
            </w:rPr>
          </w:pPr>
          <w:del w:id="150" w:author="Van-Thanh Hoang" w:date="2013-09-04T00:05:00Z">
            <w:r w:rsidRPr="00F054F8" w:rsidDel="00F054F8">
              <w:rPr>
                <w:rStyle w:val="Hyperlink"/>
                <w:b/>
                <w:noProof/>
              </w:rPr>
              <w:delText>3.4.</w:delText>
            </w:r>
            <w:r w:rsidDel="00F054F8">
              <w:rPr>
                <w:rFonts w:asciiTheme="minorHAnsi" w:eastAsiaTheme="minorEastAsia" w:hAnsiTheme="minorHAnsi" w:cstheme="minorBidi"/>
                <w:noProof/>
                <w:sz w:val="22"/>
                <w:szCs w:val="22"/>
              </w:rPr>
              <w:tab/>
            </w:r>
            <w:r w:rsidRPr="00F054F8" w:rsidDel="00F054F8">
              <w:rPr>
                <w:rStyle w:val="Hyperlink"/>
                <w:b/>
                <w:noProof/>
              </w:rPr>
              <w:delText>So sánh kết quả với các phương pháp khác.</w:delText>
            </w:r>
            <w:r w:rsidDel="00F054F8">
              <w:rPr>
                <w:noProof/>
                <w:webHidden/>
              </w:rPr>
              <w:tab/>
              <w:delText>31</w:delText>
            </w:r>
          </w:del>
        </w:p>
        <w:p w14:paraId="39AB9A89" w14:textId="77777777" w:rsidR="00EB3699" w:rsidDel="00F054F8" w:rsidRDefault="00EB3699">
          <w:pPr>
            <w:pStyle w:val="TOC2"/>
            <w:rPr>
              <w:del w:id="151" w:author="Van-Thanh Hoang" w:date="2013-09-04T00:05:00Z"/>
              <w:rFonts w:asciiTheme="minorHAnsi" w:eastAsiaTheme="minorEastAsia" w:hAnsiTheme="minorHAnsi" w:cstheme="minorBidi"/>
              <w:noProof/>
              <w:sz w:val="22"/>
              <w:szCs w:val="22"/>
            </w:rPr>
          </w:pPr>
          <w:del w:id="152" w:author="Van-Thanh Hoang" w:date="2013-09-04T00:05:00Z">
            <w:r w:rsidRPr="00F054F8" w:rsidDel="00F054F8">
              <w:rPr>
                <w:rStyle w:val="Hyperlink"/>
                <w:b/>
                <w:noProof/>
              </w:rPr>
              <w:delText>3.5.</w:delText>
            </w:r>
            <w:r w:rsidDel="00F054F8">
              <w:rPr>
                <w:rFonts w:asciiTheme="minorHAnsi" w:eastAsiaTheme="minorEastAsia" w:hAnsiTheme="minorHAnsi" w:cstheme="minorBidi"/>
                <w:noProof/>
                <w:sz w:val="22"/>
                <w:szCs w:val="22"/>
              </w:rPr>
              <w:tab/>
            </w:r>
            <w:r w:rsidRPr="00F054F8" w:rsidDel="00F054F8">
              <w:rPr>
                <w:rStyle w:val="Hyperlink"/>
                <w:b/>
                <w:noProof/>
              </w:rPr>
              <w:delText>Nhận xét về kết quả và hướng phát triển.</w:delText>
            </w:r>
            <w:r w:rsidDel="00F054F8">
              <w:rPr>
                <w:noProof/>
                <w:webHidden/>
              </w:rPr>
              <w:tab/>
              <w:delText>32</w:delText>
            </w:r>
          </w:del>
        </w:p>
        <w:p w14:paraId="07544D2B" w14:textId="77777777" w:rsidR="00EB3699" w:rsidDel="00F054F8" w:rsidRDefault="00EB3699">
          <w:pPr>
            <w:pStyle w:val="TOC1"/>
            <w:tabs>
              <w:tab w:val="right" w:leader="dot" w:pos="9350"/>
            </w:tabs>
            <w:rPr>
              <w:del w:id="153" w:author="Van-Thanh Hoang" w:date="2013-09-04T00:05:00Z"/>
              <w:rFonts w:asciiTheme="minorHAnsi" w:eastAsiaTheme="minorEastAsia" w:hAnsiTheme="minorHAnsi" w:cstheme="minorBidi"/>
              <w:noProof/>
              <w:sz w:val="22"/>
              <w:szCs w:val="22"/>
            </w:rPr>
          </w:pPr>
          <w:del w:id="154" w:author="Van-Thanh Hoang" w:date="2013-09-04T00:05:00Z">
            <w:r w:rsidRPr="00F054F8" w:rsidDel="00F054F8">
              <w:rPr>
                <w:rStyle w:val="Hyperlink"/>
                <w:noProof/>
                <w:lang w:val="fr-FR"/>
              </w:rPr>
              <w:delText>KẾT LUẬN</w:delText>
            </w:r>
            <w:r w:rsidDel="00F054F8">
              <w:rPr>
                <w:noProof/>
                <w:webHidden/>
              </w:rPr>
              <w:tab/>
              <w:delText>33</w:delText>
            </w:r>
          </w:del>
        </w:p>
        <w:p w14:paraId="48212477" w14:textId="77777777" w:rsidR="00EB3699" w:rsidDel="00F054F8" w:rsidRDefault="00EB3699">
          <w:pPr>
            <w:pStyle w:val="TOC1"/>
            <w:tabs>
              <w:tab w:val="right" w:leader="dot" w:pos="9350"/>
            </w:tabs>
            <w:rPr>
              <w:del w:id="155" w:author="Van-Thanh Hoang" w:date="2013-09-04T00:05:00Z"/>
              <w:rFonts w:asciiTheme="minorHAnsi" w:eastAsiaTheme="minorEastAsia" w:hAnsiTheme="minorHAnsi" w:cstheme="minorBidi"/>
              <w:noProof/>
              <w:sz w:val="22"/>
              <w:szCs w:val="22"/>
            </w:rPr>
          </w:pPr>
          <w:del w:id="156" w:author="Van-Thanh Hoang" w:date="2013-09-04T00:05:00Z">
            <w:r w:rsidRPr="00F054F8" w:rsidDel="00F054F8">
              <w:rPr>
                <w:rStyle w:val="Hyperlink"/>
                <w:noProof/>
                <w:lang w:val="fr-FR"/>
              </w:rPr>
              <w:delText>TÀI LIỆU THAM KHẢO</w:delText>
            </w:r>
            <w:r w:rsidDel="00F054F8">
              <w:rPr>
                <w:noProof/>
                <w:webHidden/>
              </w:rPr>
              <w:tab/>
              <w:delText>34</w:delText>
            </w:r>
          </w:del>
        </w:p>
        <w:p w14:paraId="56AFDBAD" w14:textId="77777777" w:rsidR="00BE1813" w:rsidRDefault="007E3748" w:rsidP="00724537">
          <w:pPr>
            <w:spacing w:after="0" w:line="360" w:lineRule="auto"/>
            <w:rPr>
              <w:b/>
              <w:bCs/>
              <w:noProof/>
            </w:rPr>
          </w:pPr>
          <w:r>
            <w:rPr>
              <w:b/>
              <w:bCs/>
              <w:noProof/>
            </w:rPr>
            <w:fldChar w:fldCharType="end"/>
          </w:r>
        </w:p>
      </w:sdtContent>
    </w:sdt>
    <w:p w14:paraId="338B517E" w14:textId="77777777" w:rsidR="00EC6941" w:rsidRPr="00BE1813" w:rsidRDefault="00EC6941" w:rsidP="00724537">
      <w:pPr>
        <w:spacing w:after="0" w:line="360" w:lineRule="auto"/>
      </w:pPr>
      <w:r>
        <w:rPr>
          <w:b/>
          <w:lang w:val="fr-FR"/>
        </w:rPr>
        <w:br w:type="page"/>
      </w:r>
    </w:p>
    <w:p w14:paraId="02C219DB" w14:textId="77777777" w:rsidR="004530DC" w:rsidRPr="00541247" w:rsidRDefault="00770EAF" w:rsidP="00724537">
      <w:pPr>
        <w:pStyle w:val="Heading1"/>
        <w:spacing w:line="360" w:lineRule="auto"/>
        <w:rPr>
          <w:sz w:val="32"/>
          <w:lang w:val="fr-FR"/>
        </w:rPr>
      </w:pPr>
      <w:bookmarkStart w:id="157" w:name="_Toc366053530"/>
      <w:r w:rsidRPr="00541247">
        <w:rPr>
          <w:sz w:val="32"/>
          <w:lang w:val="fr-FR"/>
        </w:rPr>
        <w:lastRenderedPageBreak/>
        <w:t>DANH MỤC CÁ</w:t>
      </w:r>
      <w:r w:rsidR="00AB1207" w:rsidRPr="00541247">
        <w:rPr>
          <w:sz w:val="32"/>
          <w:lang w:val="fr-FR"/>
        </w:rPr>
        <w:t>C KÝ HIỆU, CÁ</w:t>
      </w:r>
      <w:r w:rsidR="007C36E1" w:rsidRPr="00541247">
        <w:rPr>
          <w:sz w:val="32"/>
          <w:lang w:val="fr-FR"/>
        </w:rPr>
        <w:t>C CHỮ VIẾT TẮT</w:t>
      </w:r>
      <w:bookmarkEnd w:id="157"/>
    </w:p>
    <w:tbl>
      <w:tblPr>
        <w:tblStyle w:val="TableGrid"/>
        <w:tblW w:w="9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8" w:author="Van-Thanh Hoang" w:date="2013-09-04T10:24:00Z">
          <w:tblPr>
            <w:tblStyle w:val="TableGrid"/>
            <w:tblW w:w="14742" w:type="dxa"/>
            <w:tblLook w:val="04A0" w:firstRow="1" w:lastRow="0" w:firstColumn="1" w:lastColumn="0" w:noHBand="0" w:noVBand="1"/>
          </w:tblPr>
        </w:tblPrChange>
      </w:tblPr>
      <w:tblGrid>
        <w:gridCol w:w="1413"/>
        <w:gridCol w:w="3119"/>
        <w:gridCol w:w="5105"/>
        <w:tblGridChange w:id="159">
          <w:tblGrid>
            <w:gridCol w:w="1413"/>
            <w:gridCol w:w="3119"/>
            <w:gridCol w:w="5105"/>
          </w:tblGrid>
        </w:tblGridChange>
      </w:tblGrid>
      <w:tr w:rsidR="00213CB6" w14:paraId="02FE3E5A" w14:textId="77777777" w:rsidTr="00170654">
        <w:tc>
          <w:tcPr>
            <w:tcW w:w="1413" w:type="dxa"/>
            <w:vAlign w:val="center"/>
            <w:tcPrChange w:id="160" w:author="Van-Thanh Hoang" w:date="2013-09-04T10:24:00Z">
              <w:tcPr>
                <w:tcW w:w="1413" w:type="dxa"/>
                <w:vAlign w:val="center"/>
              </w:tcPr>
            </w:tcPrChange>
          </w:tcPr>
          <w:p w14:paraId="6B669A2F" w14:textId="77777777" w:rsidR="00213CB6" w:rsidRDefault="00213CB6">
            <w:pPr>
              <w:spacing w:after="0" w:line="360" w:lineRule="auto"/>
              <w:jc w:val="both"/>
              <w:rPr>
                <w:b/>
                <w:lang w:val="fr-FR"/>
              </w:rPr>
              <w:pPrChange w:id="161" w:author="Van-Thanh Hoang" w:date="2013-09-04T10:25:00Z">
                <w:pPr>
                  <w:spacing w:after="0" w:line="360" w:lineRule="auto"/>
                  <w:jc w:val="center"/>
                </w:pPr>
              </w:pPrChange>
            </w:pPr>
            <w:r>
              <w:rPr>
                <w:b/>
                <w:lang w:val="fr-FR"/>
              </w:rPr>
              <w:t>Viết tắt</w:t>
            </w:r>
          </w:p>
        </w:tc>
        <w:tc>
          <w:tcPr>
            <w:tcW w:w="3119" w:type="dxa"/>
            <w:vAlign w:val="center"/>
            <w:tcPrChange w:id="162" w:author="Van-Thanh Hoang" w:date="2013-09-04T10:24:00Z">
              <w:tcPr>
                <w:tcW w:w="3119" w:type="dxa"/>
                <w:vAlign w:val="center"/>
              </w:tcPr>
            </w:tcPrChange>
          </w:tcPr>
          <w:p w14:paraId="5A35DCAF" w14:textId="77777777" w:rsidR="00213CB6" w:rsidRDefault="00213CB6">
            <w:pPr>
              <w:spacing w:after="0" w:line="360" w:lineRule="auto"/>
              <w:ind w:left="180"/>
              <w:jc w:val="both"/>
              <w:rPr>
                <w:b/>
                <w:lang w:val="fr-FR"/>
              </w:rPr>
              <w:pPrChange w:id="163" w:author="Van-Thanh Hoang" w:date="2013-09-04T10:25:00Z">
                <w:pPr>
                  <w:spacing w:after="0" w:line="360" w:lineRule="auto"/>
                  <w:ind w:left="180"/>
                  <w:jc w:val="center"/>
                </w:pPr>
              </w:pPrChange>
            </w:pPr>
            <w:r>
              <w:rPr>
                <w:b/>
                <w:lang w:val="fr-FR"/>
              </w:rPr>
              <w:t>Tiếng Anh</w:t>
            </w:r>
          </w:p>
        </w:tc>
        <w:tc>
          <w:tcPr>
            <w:tcW w:w="5105" w:type="dxa"/>
            <w:vAlign w:val="center"/>
            <w:tcPrChange w:id="164" w:author="Van-Thanh Hoang" w:date="2013-09-04T10:24:00Z">
              <w:tcPr>
                <w:tcW w:w="5105" w:type="dxa"/>
                <w:vAlign w:val="center"/>
              </w:tcPr>
            </w:tcPrChange>
          </w:tcPr>
          <w:p w14:paraId="5F600DCC" w14:textId="519C475A" w:rsidR="00213CB6" w:rsidRDefault="00213CB6">
            <w:pPr>
              <w:spacing w:after="0" w:line="360" w:lineRule="auto"/>
              <w:ind w:left="458"/>
              <w:jc w:val="both"/>
              <w:rPr>
                <w:b/>
                <w:lang w:val="fr-FR"/>
              </w:rPr>
              <w:pPrChange w:id="165" w:author="Van-Thanh Hoang" w:date="2013-09-04T10:25:00Z">
                <w:pPr>
                  <w:spacing w:after="0" w:line="360" w:lineRule="auto"/>
                  <w:ind w:left="458"/>
                  <w:jc w:val="center"/>
                </w:pPr>
              </w:pPrChange>
            </w:pPr>
            <w:r>
              <w:rPr>
                <w:b/>
                <w:lang w:val="fr-FR"/>
              </w:rPr>
              <w:t>Tiếng Việt</w:t>
            </w:r>
          </w:p>
        </w:tc>
      </w:tr>
      <w:tr w:rsidR="00213CB6" w14:paraId="7D00C857" w14:textId="77777777" w:rsidTr="00170654">
        <w:tc>
          <w:tcPr>
            <w:tcW w:w="1413" w:type="dxa"/>
            <w:tcPrChange w:id="166" w:author="Van-Thanh Hoang" w:date="2013-09-04T10:24:00Z">
              <w:tcPr>
                <w:tcW w:w="1413" w:type="dxa"/>
              </w:tcPr>
            </w:tcPrChange>
          </w:tcPr>
          <w:p w14:paraId="6EAAC41B" w14:textId="77777777" w:rsidR="00213CB6" w:rsidRPr="007C04AC" w:rsidRDefault="00213CB6">
            <w:pPr>
              <w:spacing w:after="0" w:line="360" w:lineRule="auto"/>
              <w:jc w:val="both"/>
              <w:rPr>
                <w:lang w:val="fr-FR"/>
              </w:rPr>
              <w:pPrChange w:id="167" w:author="Van-Thanh Hoang" w:date="2013-09-04T10:25:00Z">
                <w:pPr>
                  <w:spacing w:after="0" w:line="360" w:lineRule="auto"/>
                </w:pPr>
              </w:pPrChange>
            </w:pPr>
            <w:r w:rsidRPr="007C04AC">
              <w:rPr>
                <w:lang w:val="fr-FR"/>
              </w:rPr>
              <w:t>ADN</w:t>
            </w:r>
          </w:p>
        </w:tc>
        <w:tc>
          <w:tcPr>
            <w:tcW w:w="3119" w:type="dxa"/>
            <w:tcPrChange w:id="168" w:author="Van-Thanh Hoang" w:date="2013-09-04T10:24:00Z">
              <w:tcPr>
                <w:tcW w:w="3119" w:type="dxa"/>
              </w:tcPr>
            </w:tcPrChange>
          </w:tcPr>
          <w:p w14:paraId="28322F9B" w14:textId="77777777" w:rsidR="00213CB6" w:rsidRPr="007C04AC" w:rsidRDefault="00213CB6">
            <w:pPr>
              <w:spacing w:after="0" w:line="360" w:lineRule="auto"/>
              <w:ind w:left="180"/>
              <w:jc w:val="both"/>
              <w:rPr>
                <w:lang w:val="fr-FR"/>
              </w:rPr>
              <w:pPrChange w:id="169" w:author="Van-Thanh Hoang" w:date="2013-09-04T10:25:00Z">
                <w:pPr>
                  <w:spacing w:after="0" w:line="360" w:lineRule="auto"/>
                  <w:ind w:left="180"/>
                </w:pPr>
              </w:pPrChange>
            </w:pPr>
            <w:r w:rsidRPr="007C04AC">
              <w:rPr>
                <w:lang w:val="fr-FR"/>
              </w:rPr>
              <w:t>Acid Deoxyribo Nucleic</w:t>
            </w:r>
          </w:p>
        </w:tc>
        <w:tc>
          <w:tcPr>
            <w:tcW w:w="5105" w:type="dxa"/>
            <w:tcPrChange w:id="170" w:author="Van-Thanh Hoang" w:date="2013-09-04T10:24:00Z">
              <w:tcPr>
                <w:tcW w:w="5105" w:type="dxa"/>
              </w:tcPr>
            </w:tcPrChange>
          </w:tcPr>
          <w:p w14:paraId="2859182A" w14:textId="4919BC01" w:rsidR="00213CB6" w:rsidRPr="007C04AC" w:rsidRDefault="00213CB6">
            <w:pPr>
              <w:spacing w:after="0" w:line="360" w:lineRule="auto"/>
              <w:ind w:left="458"/>
              <w:jc w:val="both"/>
              <w:rPr>
                <w:lang w:val="fr-FR"/>
              </w:rPr>
              <w:pPrChange w:id="171" w:author="Van-Thanh Hoang" w:date="2013-09-04T10:25:00Z">
                <w:pPr>
                  <w:spacing w:after="0" w:line="360" w:lineRule="auto"/>
                  <w:ind w:left="458"/>
                </w:pPr>
              </w:pPrChange>
            </w:pPr>
            <w:r w:rsidRPr="007C04AC">
              <w:rPr>
                <w:lang w:val="fr-FR"/>
              </w:rPr>
              <w:t>Axit Deoxyribo Nucleic</w:t>
            </w:r>
          </w:p>
        </w:tc>
      </w:tr>
      <w:tr w:rsidR="00213CB6" w14:paraId="50DB3FC9" w14:textId="77777777" w:rsidTr="00170654">
        <w:tc>
          <w:tcPr>
            <w:tcW w:w="1413" w:type="dxa"/>
            <w:tcPrChange w:id="172" w:author="Van-Thanh Hoang" w:date="2013-09-04T10:24:00Z">
              <w:tcPr>
                <w:tcW w:w="1413" w:type="dxa"/>
              </w:tcPr>
            </w:tcPrChange>
          </w:tcPr>
          <w:p w14:paraId="22129D94" w14:textId="77777777" w:rsidR="00213CB6" w:rsidRPr="007C04AC" w:rsidRDefault="00213CB6">
            <w:pPr>
              <w:spacing w:after="0" w:line="360" w:lineRule="auto"/>
              <w:jc w:val="both"/>
              <w:rPr>
                <w:lang w:val="fr-FR"/>
              </w:rPr>
              <w:pPrChange w:id="173" w:author="Van-Thanh Hoang" w:date="2013-09-04T10:25:00Z">
                <w:pPr>
                  <w:spacing w:after="0" w:line="360" w:lineRule="auto"/>
                </w:pPr>
              </w:pPrChange>
            </w:pPr>
            <w:r w:rsidRPr="007C04AC">
              <w:rPr>
                <w:lang w:val="fr-FR"/>
              </w:rPr>
              <w:t>ARN</w:t>
            </w:r>
          </w:p>
        </w:tc>
        <w:tc>
          <w:tcPr>
            <w:tcW w:w="3119" w:type="dxa"/>
            <w:tcPrChange w:id="174" w:author="Van-Thanh Hoang" w:date="2013-09-04T10:24:00Z">
              <w:tcPr>
                <w:tcW w:w="3119" w:type="dxa"/>
              </w:tcPr>
            </w:tcPrChange>
          </w:tcPr>
          <w:p w14:paraId="3F3406DD" w14:textId="77777777" w:rsidR="00213CB6" w:rsidRPr="007C04AC" w:rsidRDefault="00213CB6">
            <w:pPr>
              <w:spacing w:after="0" w:line="360" w:lineRule="auto"/>
              <w:ind w:left="180"/>
              <w:jc w:val="both"/>
              <w:rPr>
                <w:lang w:val="fr-FR"/>
              </w:rPr>
              <w:pPrChange w:id="175" w:author="Van-Thanh Hoang" w:date="2013-09-04T10:25:00Z">
                <w:pPr>
                  <w:spacing w:after="0" w:line="360" w:lineRule="auto"/>
                  <w:ind w:left="180"/>
                </w:pPr>
              </w:pPrChange>
            </w:pPr>
            <w:r w:rsidRPr="007C04AC">
              <w:rPr>
                <w:lang w:val="fr-FR"/>
              </w:rPr>
              <w:t>Acid ribonucleic</w:t>
            </w:r>
          </w:p>
        </w:tc>
        <w:tc>
          <w:tcPr>
            <w:tcW w:w="5105" w:type="dxa"/>
            <w:tcPrChange w:id="176" w:author="Van-Thanh Hoang" w:date="2013-09-04T10:24:00Z">
              <w:tcPr>
                <w:tcW w:w="5105" w:type="dxa"/>
              </w:tcPr>
            </w:tcPrChange>
          </w:tcPr>
          <w:p w14:paraId="49F82CCB" w14:textId="038F526F" w:rsidR="00213CB6" w:rsidRPr="007C04AC" w:rsidRDefault="00213CB6">
            <w:pPr>
              <w:spacing w:after="0" w:line="360" w:lineRule="auto"/>
              <w:ind w:left="458"/>
              <w:jc w:val="both"/>
              <w:rPr>
                <w:lang w:val="fr-FR"/>
              </w:rPr>
              <w:pPrChange w:id="177" w:author="Van-Thanh Hoang" w:date="2013-09-04T10:25:00Z">
                <w:pPr>
                  <w:spacing w:after="0" w:line="360" w:lineRule="auto"/>
                  <w:ind w:left="458"/>
                </w:pPr>
              </w:pPrChange>
            </w:pPr>
            <w:r w:rsidRPr="007C04AC">
              <w:rPr>
                <w:lang w:val="fr-FR"/>
              </w:rPr>
              <w:t>Axit ribonucleic</w:t>
            </w:r>
          </w:p>
        </w:tc>
      </w:tr>
      <w:tr w:rsidR="00213CB6" w14:paraId="4964034D" w14:textId="77777777" w:rsidTr="00170654">
        <w:tc>
          <w:tcPr>
            <w:tcW w:w="1413" w:type="dxa"/>
            <w:tcPrChange w:id="178" w:author="Van-Thanh Hoang" w:date="2013-09-04T10:24:00Z">
              <w:tcPr>
                <w:tcW w:w="1413" w:type="dxa"/>
              </w:tcPr>
            </w:tcPrChange>
          </w:tcPr>
          <w:p w14:paraId="062AEC46" w14:textId="77777777" w:rsidR="00213CB6" w:rsidRPr="007C04AC" w:rsidRDefault="00213CB6">
            <w:pPr>
              <w:spacing w:after="0" w:line="360" w:lineRule="auto"/>
              <w:jc w:val="both"/>
              <w:rPr>
                <w:lang w:val="fr-FR"/>
              </w:rPr>
              <w:pPrChange w:id="179" w:author="Van-Thanh Hoang" w:date="2013-09-04T10:25:00Z">
                <w:pPr>
                  <w:spacing w:after="0" w:line="360" w:lineRule="auto"/>
                </w:pPr>
              </w:pPrChange>
            </w:pPr>
            <w:r w:rsidRPr="007C04AC">
              <w:rPr>
                <w:lang w:val="fr-FR"/>
              </w:rPr>
              <w:t>AUC</w:t>
            </w:r>
          </w:p>
        </w:tc>
        <w:tc>
          <w:tcPr>
            <w:tcW w:w="3119" w:type="dxa"/>
            <w:tcPrChange w:id="180" w:author="Van-Thanh Hoang" w:date="2013-09-04T10:24:00Z">
              <w:tcPr>
                <w:tcW w:w="3119" w:type="dxa"/>
              </w:tcPr>
            </w:tcPrChange>
          </w:tcPr>
          <w:p w14:paraId="37B6DC46" w14:textId="77777777" w:rsidR="00213CB6" w:rsidRPr="007C04AC" w:rsidRDefault="00213CB6">
            <w:pPr>
              <w:spacing w:after="0" w:line="360" w:lineRule="auto"/>
              <w:ind w:left="180"/>
              <w:jc w:val="both"/>
              <w:rPr>
                <w:lang w:val="fr-FR"/>
              </w:rPr>
              <w:pPrChange w:id="181" w:author="Van-Thanh Hoang" w:date="2013-09-04T10:25:00Z">
                <w:pPr>
                  <w:spacing w:after="0" w:line="360" w:lineRule="auto"/>
                  <w:ind w:left="180"/>
                </w:pPr>
              </w:pPrChange>
            </w:pPr>
            <w:r>
              <w:rPr>
                <w:lang w:val="fr-FR"/>
              </w:rPr>
              <w:t>A</w:t>
            </w:r>
            <w:r w:rsidRPr="007C04AC">
              <w:rPr>
                <w:lang w:val="fr-FR"/>
              </w:rPr>
              <w:t>rea under the ROC curve</w:t>
            </w:r>
          </w:p>
        </w:tc>
        <w:tc>
          <w:tcPr>
            <w:tcW w:w="5105" w:type="dxa"/>
            <w:tcPrChange w:id="182" w:author="Van-Thanh Hoang" w:date="2013-09-04T10:24:00Z">
              <w:tcPr>
                <w:tcW w:w="5105" w:type="dxa"/>
              </w:tcPr>
            </w:tcPrChange>
          </w:tcPr>
          <w:p w14:paraId="7D2D2EA9" w14:textId="15806FCF" w:rsidR="00213CB6" w:rsidRPr="007C04AC" w:rsidRDefault="00213CB6">
            <w:pPr>
              <w:spacing w:after="0" w:line="360" w:lineRule="auto"/>
              <w:ind w:left="458"/>
              <w:jc w:val="both"/>
              <w:rPr>
                <w:lang w:val="fr-FR"/>
              </w:rPr>
              <w:pPrChange w:id="183" w:author="Van-Thanh Hoang" w:date="2013-09-04T10:25:00Z">
                <w:pPr>
                  <w:spacing w:after="0" w:line="360" w:lineRule="auto"/>
                  <w:ind w:left="458"/>
                </w:pPr>
              </w:pPrChange>
            </w:pPr>
            <w:r>
              <w:rPr>
                <w:lang w:val="fr-FR"/>
              </w:rPr>
              <w:t>D</w:t>
            </w:r>
            <w:r w:rsidRPr="007C04AC">
              <w:rPr>
                <w:lang w:val="fr-FR"/>
              </w:rPr>
              <w:t>iện tích của vùng nằm dưới đường cong ROC</w:t>
            </w:r>
          </w:p>
        </w:tc>
      </w:tr>
      <w:tr w:rsidR="00213CB6" w14:paraId="790258D0" w14:textId="77777777" w:rsidTr="00170654">
        <w:tc>
          <w:tcPr>
            <w:tcW w:w="1413" w:type="dxa"/>
            <w:tcPrChange w:id="184" w:author="Van-Thanh Hoang" w:date="2013-09-04T10:24:00Z">
              <w:tcPr>
                <w:tcW w:w="1413" w:type="dxa"/>
              </w:tcPr>
            </w:tcPrChange>
          </w:tcPr>
          <w:p w14:paraId="1CDF8F32" w14:textId="77777777" w:rsidR="00213CB6" w:rsidRPr="007C04AC" w:rsidRDefault="00213CB6">
            <w:pPr>
              <w:spacing w:after="0" w:line="360" w:lineRule="auto"/>
              <w:jc w:val="both"/>
              <w:rPr>
                <w:lang w:val="fr-FR"/>
              </w:rPr>
              <w:pPrChange w:id="185" w:author="Van-Thanh Hoang" w:date="2013-09-04T10:25:00Z">
                <w:pPr>
                  <w:spacing w:after="0" w:line="360" w:lineRule="auto"/>
                </w:pPr>
              </w:pPrChange>
            </w:pPr>
            <w:r w:rsidRPr="007C04AC">
              <w:rPr>
                <w:lang w:val="fr-FR"/>
              </w:rPr>
              <w:t>ChIP</w:t>
            </w:r>
          </w:p>
        </w:tc>
        <w:tc>
          <w:tcPr>
            <w:tcW w:w="3119" w:type="dxa"/>
            <w:tcPrChange w:id="186" w:author="Van-Thanh Hoang" w:date="2013-09-04T10:24:00Z">
              <w:tcPr>
                <w:tcW w:w="3119" w:type="dxa"/>
              </w:tcPr>
            </w:tcPrChange>
          </w:tcPr>
          <w:p w14:paraId="47852C0F" w14:textId="77777777" w:rsidR="00213CB6" w:rsidRPr="007C04AC" w:rsidRDefault="00213CB6">
            <w:pPr>
              <w:spacing w:after="0" w:line="360" w:lineRule="auto"/>
              <w:ind w:left="180"/>
              <w:jc w:val="both"/>
              <w:rPr>
                <w:lang w:val="fr-FR"/>
              </w:rPr>
              <w:pPrChange w:id="187" w:author="Van-Thanh Hoang" w:date="2013-09-04T10:25:00Z">
                <w:pPr>
                  <w:spacing w:after="0" w:line="360" w:lineRule="auto"/>
                  <w:ind w:left="180"/>
                </w:pPr>
              </w:pPrChange>
            </w:pPr>
            <w:r>
              <w:rPr>
                <w:lang w:val="fr-FR"/>
              </w:rPr>
              <w:t>C</w:t>
            </w:r>
            <w:r w:rsidRPr="007C04AC">
              <w:rPr>
                <w:lang w:val="fr-FR"/>
              </w:rPr>
              <w:t>hromatin immunoprecipitation</w:t>
            </w:r>
          </w:p>
        </w:tc>
        <w:tc>
          <w:tcPr>
            <w:tcW w:w="5105" w:type="dxa"/>
            <w:tcPrChange w:id="188" w:author="Van-Thanh Hoang" w:date="2013-09-04T10:24:00Z">
              <w:tcPr>
                <w:tcW w:w="5105" w:type="dxa"/>
              </w:tcPr>
            </w:tcPrChange>
          </w:tcPr>
          <w:p w14:paraId="5AF80C72" w14:textId="7ADB0C42" w:rsidR="00213CB6" w:rsidRPr="007C04AC" w:rsidRDefault="00213CB6">
            <w:pPr>
              <w:spacing w:after="0" w:line="360" w:lineRule="auto"/>
              <w:ind w:left="458"/>
              <w:jc w:val="both"/>
              <w:rPr>
                <w:lang w:val="fr-FR"/>
              </w:rPr>
              <w:pPrChange w:id="189" w:author="Van-Thanh Hoang" w:date="2013-09-04T10:25:00Z">
                <w:pPr>
                  <w:spacing w:after="0" w:line="360" w:lineRule="auto"/>
                  <w:ind w:left="458"/>
                </w:pPr>
              </w:pPrChange>
            </w:pPr>
            <w:r>
              <w:rPr>
                <w:lang w:val="fr-FR"/>
              </w:rPr>
              <w:t>P</w:t>
            </w:r>
            <w:r w:rsidRPr="007C04AC">
              <w:rPr>
                <w:lang w:val="fr-FR"/>
              </w:rPr>
              <w:t>hương pháp xác định vùng ADN của một tương tác protein - ADN cụ thể</w:t>
            </w:r>
          </w:p>
        </w:tc>
      </w:tr>
      <w:tr w:rsidR="00213CB6" w14:paraId="16199599" w14:textId="77777777" w:rsidTr="00170654">
        <w:tc>
          <w:tcPr>
            <w:tcW w:w="1413" w:type="dxa"/>
            <w:tcPrChange w:id="190" w:author="Van-Thanh Hoang" w:date="2013-09-04T10:24:00Z">
              <w:tcPr>
                <w:tcW w:w="1413" w:type="dxa"/>
              </w:tcPr>
            </w:tcPrChange>
          </w:tcPr>
          <w:p w14:paraId="6A1616E0" w14:textId="77777777" w:rsidR="00213CB6" w:rsidRPr="007C04AC" w:rsidRDefault="00213CB6">
            <w:pPr>
              <w:spacing w:after="0" w:line="360" w:lineRule="auto"/>
              <w:jc w:val="both"/>
              <w:rPr>
                <w:lang w:val="fr-FR"/>
              </w:rPr>
              <w:pPrChange w:id="191" w:author="Van-Thanh Hoang" w:date="2013-09-04T10:25:00Z">
                <w:pPr>
                  <w:spacing w:after="0" w:line="360" w:lineRule="auto"/>
                </w:pPr>
              </w:pPrChange>
            </w:pPr>
            <w:r w:rsidRPr="007C04AC">
              <w:rPr>
                <w:lang w:val="fr-FR"/>
              </w:rPr>
              <w:t>ChIP-chip</w:t>
            </w:r>
          </w:p>
        </w:tc>
        <w:tc>
          <w:tcPr>
            <w:tcW w:w="3119" w:type="dxa"/>
            <w:tcPrChange w:id="192" w:author="Van-Thanh Hoang" w:date="2013-09-04T10:24:00Z">
              <w:tcPr>
                <w:tcW w:w="3119" w:type="dxa"/>
              </w:tcPr>
            </w:tcPrChange>
          </w:tcPr>
          <w:p w14:paraId="6C787E31" w14:textId="77777777" w:rsidR="00213CB6" w:rsidRPr="007C04AC" w:rsidRDefault="00213CB6">
            <w:pPr>
              <w:spacing w:after="0" w:line="360" w:lineRule="auto"/>
              <w:ind w:left="180"/>
              <w:jc w:val="both"/>
              <w:rPr>
                <w:lang w:val="fr-FR"/>
              </w:rPr>
              <w:pPrChange w:id="193" w:author="Van-Thanh Hoang" w:date="2013-09-04T10:25:00Z">
                <w:pPr>
                  <w:spacing w:after="0" w:line="360" w:lineRule="auto"/>
                  <w:ind w:left="180"/>
                </w:pPr>
              </w:pPrChange>
            </w:pPr>
            <w:r w:rsidRPr="007C04AC">
              <w:rPr>
                <w:lang w:val="fr-FR"/>
              </w:rPr>
              <w:t>ChIP-on-chip</w:t>
            </w:r>
          </w:p>
        </w:tc>
        <w:tc>
          <w:tcPr>
            <w:tcW w:w="5105" w:type="dxa"/>
            <w:tcPrChange w:id="194" w:author="Van-Thanh Hoang" w:date="2013-09-04T10:24:00Z">
              <w:tcPr>
                <w:tcW w:w="5105" w:type="dxa"/>
              </w:tcPr>
            </w:tcPrChange>
          </w:tcPr>
          <w:p w14:paraId="658E1070" w14:textId="7B6DE6EF" w:rsidR="00213CB6" w:rsidRPr="007C04AC" w:rsidRDefault="00213CB6">
            <w:pPr>
              <w:spacing w:after="0" w:line="360" w:lineRule="auto"/>
              <w:ind w:left="458"/>
              <w:jc w:val="both"/>
              <w:rPr>
                <w:lang w:val="fr-FR"/>
              </w:rPr>
              <w:pPrChange w:id="195" w:author="Van-Thanh Hoang" w:date="2013-09-04T10:25:00Z">
                <w:pPr>
                  <w:spacing w:after="0" w:line="360" w:lineRule="auto"/>
                  <w:ind w:left="458"/>
                </w:pPr>
              </w:pPrChange>
            </w:pPr>
            <w:r w:rsidRPr="007C04AC">
              <w:rPr>
                <w:lang w:val="fr-FR"/>
              </w:rPr>
              <w:t>kỹ thuật kết hợp ChIP với DNA microarray</w:t>
            </w:r>
          </w:p>
        </w:tc>
      </w:tr>
      <w:tr w:rsidR="00213CB6" w14:paraId="429BB879" w14:textId="77777777" w:rsidTr="00170654">
        <w:tc>
          <w:tcPr>
            <w:tcW w:w="1413" w:type="dxa"/>
            <w:tcPrChange w:id="196" w:author="Van-Thanh Hoang" w:date="2013-09-04T10:24:00Z">
              <w:tcPr>
                <w:tcW w:w="1413" w:type="dxa"/>
              </w:tcPr>
            </w:tcPrChange>
          </w:tcPr>
          <w:p w14:paraId="6E8CBA30" w14:textId="77777777" w:rsidR="00213CB6" w:rsidRPr="007C04AC" w:rsidRDefault="00213CB6">
            <w:pPr>
              <w:spacing w:after="0" w:line="360" w:lineRule="auto"/>
              <w:jc w:val="both"/>
              <w:rPr>
                <w:lang w:val="fr-FR"/>
              </w:rPr>
              <w:pPrChange w:id="197" w:author="Van-Thanh Hoang" w:date="2013-09-04T10:25:00Z">
                <w:pPr>
                  <w:spacing w:after="0" w:line="360" w:lineRule="auto"/>
                </w:pPr>
              </w:pPrChange>
            </w:pPr>
            <w:r w:rsidRPr="007C04AC">
              <w:rPr>
                <w:lang w:val="fr-FR"/>
              </w:rPr>
              <w:t>ChIP-seq</w:t>
            </w:r>
          </w:p>
        </w:tc>
        <w:tc>
          <w:tcPr>
            <w:tcW w:w="3119" w:type="dxa"/>
            <w:tcPrChange w:id="198" w:author="Van-Thanh Hoang" w:date="2013-09-04T10:24:00Z">
              <w:tcPr>
                <w:tcW w:w="3119" w:type="dxa"/>
              </w:tcPr>
            </w:tcPrChange>
          </w:tcPr>
          <w:p w14:paraId="27CFB8B4" w14:textId="77777777" w:rsidR="00213CB6" w:rsidRPr="007C04AC" w:rsidRDefault="00213CB6">
            <w:pPr>
              <w:spacing w:after="0" w:line="360" w:lineRule="auto"/>
              <w:ind w:left="180"/>
              <w:jc w:val="both"/>
              <w:rPr>
                <w:lang w:val="fr-FR"/>
              </w:rPr>
              <w:pPrChange w:id="199" w:author="Van-Thanh Hoang" w:date="2013-09-04T10:25:00Z">
                <w:pPr>
                  <w:spacing w:after="0" w:line="360" w:lineRule="auto"/>
                  <w:ind w:left="180"/>
                </w:pPr>
              </w:pPrChange>
            </w:pPr>
            <w:r w:rsidRPr="007C04AC">
              <w:rPr>
                <w:lang w:val="fr-FR"/>
              </w:rPr>
              <w:t>ChIP-sequencing</w:t>
            </w:r>
          </w:p>
        </w:tc>
        <w:tc>
          <w:tcPr>
            <w:tcW w:w="5105" w:type="dxa"/>
            <w:tcPrChange w:id="200" w:author="Van-Thanh Hoang" w:date="2013-09-04T10:24:00Z">
              <w:tcPr>
                <w:tcW w:w="5105" w:type="dxa"/>
              </w:tcPr>
            </w:tcPrChange>
          </w:tcPr>
          <w:p w14:paraId="66ED8F34" w14:textId="62826EDF" w:rsidR="00213CB6" w:rsidRPr="007C04AC" w:rsidRDefault="00213CB6">
            <w:pPr>
              <w:spacing w:after="0" w:line="360" w:lineRule="auto"/>
              <w:ind w:left="458"/>
              <w:jc w:val="both"/>
              <w:rPr>
                <w:lang w:val="fr-FR"/>
              </w:rPr>
              <w:pPrChange w:id="201" w:author="Van-Thanh Hoang" w:date="2013-09-04T10:25:00Z">
                <w:pPr>
                  <w:spacing w:after="0" w:line="360" w:lineRule="auto"/>
                  <w:ind w:left="458"/>
                </w:pPr>
              </w:pPrChange>
            </w:pPr>
            <w:r>
              <w:rPr>
                <w:lang w:val="fr-FR"/>
              </w:rPr>
              <w:t>K</w:t>
            </w:r>
            <w:r w:rsidRPr="007C04AC">
              <w:rPr>
                <w:lang w:val="fr-FR"/>
              </w:rPr>
              <w:t>ỹ thuật kết hợp ChIP với các chuỗi ADN song song lớn</w:t>
            </w:r>
          </w:p>
        </w:tc>
      </w:tr>
      <w:tr w:rsidR="00213CB6" w14:paraId="48DCCF5C" w14:textId="77777777" w:rsidTr="00170654">
        <w:tc>
          <w:tcPr>
            <w:tcW w:w="1413" w:type="dxa"/>
            <w:tcPrChange w:id="202" w:author="Van-Thanh Hoang" w:date="2013-09-04T10:24:00Z">
              <w:tcPr>
                <w:tcW w:w="1413" w:type="dxa"/>
              </w:tcPr>
            </w:tcPrChange>
          </w:tcPr>
          <w:p w14:paraId="6B00DA16" w14:textId="77777777" w:rsidR="00213CB6" w:rsidRPr="007C04AC" w:rsidRDefault="00213CB6">
            <w:pPr>
              <w:spacing w:after="0" w:line="360" w:lineRule="auto"/>
              <w:jc w:val="both"/>
              <w:rPr>
                <w:lang w:val="fr-FR"/>
              </w:rPr>
              <w:pPrChange w:id="203" w:author="Van-Thanh Hoang" w:date="2013-09-04T10:25:00Z">
                <w:pPr>
                  <w:spacing w:after="0" w:line="360" w:lineRule="auto"/>
                </w:pPr>
              </w:pPrChange>
            </w:pPr>
            <w:r w:rsidRPr="007C04AC">
              <w:rPr>
                <w:lang w:val="fr-FR"/>
              </w:rPr>
              <w:t>CRM</w:t>
            </w:r>
          </w:p>
        </w:tc>
        <w:tc>
          <w:tcPr>
            <w:tcW w:w="3119" w:type="dxa"/>
            <w:tcPrChange w:id="204" w:author="Van-Thanh Hoang" w:date="2013-09-04T10:24:00Z">
              <w:tcPr>
                <w:tcW w:w="3119" w:type="dxa"/>
              </w:tcPr>
            </w:tcPrChange>
          </w:tcPr>
          <w:p w14:paraId="1ABB7FEC" w14:textId="77777777" w:rsidR="00213CB6" w:rsidRPr="007C04AC" w:rsidRDefault="00213CB6">
            <w:pPr>
              <w:spacing w:after="0" w:line="360" w:lineRule="auto"/>
              <w:ind w:left="180"/>
              <w:jc w:val="both"/>
              <w:rPr>
                <w:lang w:val="fr-FR"/>
              </w:rPr>
              <w:pPrChange w:id="205" w:author="Van-Thanh Hoang" w:date="2013-09-04T10:25:00Z">
                <w:pPr>
                  <w:spacing w:after="0" w:line="360" w:lineRule="auto"/>
                  <w:ind w:left="180"/>
                </w:pPr>
              </w:pPrChange>
            </w:pPr>
            <w:r>
              <w:rPr>
                <w:lang w:val="fr-FR"/>
              </w:rPr>
              <w:t>CIS</w:t>
            </w:r>
            <w:r w:rsidRPr="007C04AC">
              <w:rPr>
                <w:lang w:val="fr-FR"/>
              </w:rPr>
              <w:t>-regulatory module</w:t>
            </w:r>
          </w:p>
        </w:tc>
        <w:tc>
          <w:tcPr>
            <w:tcW w:w="5105" w:type="dxa"/>
            <w:tcPrChange w:id="206" w:author="Van-Thanh Hoang" w:date="2013-09-04T10:24:00Z">
              <w:tcPr>
                <w:tcW w:w="5105" w:type="dxa"/>
              </w:tcPr>
            </w:tcPrChange>
          </w:tcPr>
          <w:p w14:paraId="26273303" w14:textId="0EA42F84" w:rsidR="00213CB6" w:rsidRPr="007C04AC" w:rsidRDefault="00213CB6">
            <w:pPr>
              <w:spacing w:after="0" w:line="360" w:lineRule="auto"/>
              <w:ind w:left="458"/>
              <w:jc w:val="both"/>
              <w:rPr>
                <w:lang w:val="fr-FR"/>
              </w:rPr>
              <w:pPrChange w:id="207" w:author="Van-Thanh Hoang" w:date="2013-09-04T10:25:00Z">
                <w:pPr>
                  <w:spacing w:after="0" w:line="360" w:lineRule="auto"/>
                  <w:ind w:left="458"/>
                </w:pPr>
              </w:pPrChange>
            </w:pPr>
            <w:r>
              <w:rPr>
                <w:lang w:val="fr-FR"/>
              </w:rPr>
              <w:t>M</w:t>
            </w:r>
            <w:r w:rsidRPr="007C04AC">
              <w:rPr>
                <w:lang w:val="fr-FR"/>
              </w:rPr>
              <w:t>odule điều hòa ở trên cùng một phía</w:t>
            </w:r>
          </w:p>
        </w:tc>
      </w:tr>
      <w:tr w:rsidR="00213CB6" w14:paraId="264EC47F" w14:textId="77777777" w:rsidTr="00170654">
        <w:tc>
          <w:tcPr>
            <w:tcW w:w="1413" w:type="dxa"/>
            <w:tcPrChange w:id="208" w:author="Van-Thanh Hoang" w:date="2013-09-04T10:24:00Z">
              <w:tcPr>
                <w:tcW w:w="1413" w:type="dxa"/>
              </w:tcPr>
            </w:tcPrChange>
          </w:tcPr>
          <w:p w14:paraId="5A0BCB05" w14:textId="77777777" w:rsidR="00213CB6" w:rsidRPr="007C04AC" w:rsidRDefault="00213CB6">
            <w:pPr>
              <w:spacing w:after="0" w:line="360" w:lineRule="auto"/>
              <w:jc w:val="both"/>
              <w:rPr>
                <w:lang w:val="fr-FR"/>
              </w:rPr>
              <w:pPrChange w:id="209" w:author="Van-Thanh Hoang" w:date="2013-09-04T10:25:00Z">
                <w:pPr>
                  <w:spacing w:after="0" w:line="360" w:lineRule="auto"/>
                </w:pPr>
              </w:pPrChange>
            </w:pPr>
            <w:r w:rsidRPr="007C04AC">
              <w:rPr>
                <w:lang w:val="fr-FR"/>
              </w:rPr>
              <w:t>MACS</w:t>
            </w:r>
          </w:p>
        </w:tc>
        <w:tc>
          <w:tcPr>
            <w:tcW w:w="3119" w:type="dxa"/>
            <w:tcPrChange w:id="210" w:author="Van-Thanh Hoang" w:date="2013-09-04T10:24:00Z">
              <w:tcPr>
                <w:tcW w:w="3119" w:type="dxa"/>
              </w:tcPr>
            </w:tcPrChange>
          </w:tcPr>
          <w:p w14:paraId="11786D6A" w14:textId="77777777" w:rsidR="00213CB6" w:rsidRPr="007C04AC" w:rsidRDefault="00213CB6">
            <w:pPr>
              <w:spacing w:after="0" w:line="360" w:lineRule="auto"/>
              <w:ind w:left="180"/>
              <w:jc w:val="both"/>
              <w:rPr>
                <w:lang w:val="fr-FR"/>
              </w:rPr>
              <w:pPrChange w:id="211" w:author="Van-Thanh Hoang" w:date="2013-09-04T10:25:00Z">
                <w:pPr>
                  <w:spacing w:after="0" w:line="360" w:lineRule="auto"/>
                  <w:ind w:left="180"/>
                </w:pPr>
              </w:pPrChange>
            </w:pPr>
            <w:r w:rsidRPr="007C04AC">
              <w:rPr>
                <w:lang w:val="fr-FR"/>
              </w:rPr>
              <w:t>Model-based analysis of ChIP-Seq</w:t>
            </w:r>
          </w:p>
        </w:tc>
        <w:tc>
          <w:tcPr>
            <w:tcW w:w="5105" w:type="dxa"/>
            <w:tcPrChange w:id="212" w:author="Van-Thanh Hoang" w:date="2013-09-04T10:24:00Z">
              <w:tcPr>
                <w:tcW w:w="5105" w:type="dxa"/>
              </w:tcPr>
            </w:tcPrChange>
          </w:tcPr>
          <w:p w14:paraId="540A32E1" w14:textId="11CD20D9" w:rsidR="00213CB6" w:rsidRPr="007C04AC" w:rsidRDefault="00213CB6">
            <w:pPr>
              <w:spacing w:after="0" w:line="360" w:lineRule="auto"/>
              <w:ind w:left="458"/>
              <w:jc w:val="both"/>
              <w:rPr>
                <w:lang w:val="fr-FR"/>
              </w:rPr>
              <w:pPrChange w:id="213" w:author="Van-Thanh Hoang" w:date="2013-09-04T10:25:00Z">
                <w:pPr>
                  <w:spacing w:after="0" w:line="360" w:lineRule="auto"/>
                  <w:ind w:left="458"/>
                </w:pPr>
              </w:pPrChange>
            </w:pPr>
            <w:r>
              <w:rPr>
                <w:lang w:val="fr-FR"/>
              </w:rPr>
              <w:t>P</w:t>
            </w:r>
            <w:r w:rsidRPr="007C04AC">
              <w:rPr>
                <w:lang w:val="fr-FR"/>
              </w:rPr>
              <w:t>hương pháp phân tích ChIP-seq dựa vào mô hình</w:t>
            </w:r>
          </w:p>
        </w:tc>
      </w:tr>
      <w:tr w:rsidR="00213CB6" w14:paraId="45581B70" w14:textId="77777777" w:rsidTr="00170654">
        <w:tc>
          <w:tcPr>
            <w:tcW w:w="1413" w:type="dxa"/>
            <w:tcPrChange w:id="214" w:author="Van-Thanh Hoang" w:date="2013-09-04T10:24:00Z">
              <w:tcPr>
                <w:tcW w:w="1413" w:type="dxa"/>
              </w:tcPr>
            </w:tcPrChange>
          </w:tcPr>
          <w:p w14:paraId="36D4FF0C" w14:textId="77777777" w:rsidR="00213CB6" w:rsidRPr="007C04AC" w:rsidRDefault="00213CB6">
            <w:pPr>
              <w:spacing w:after="0" w:line="360" w:lineRule="auto"/>
              <w:jc w:val="both"/>
              <w:rPr>
                <w:lang w:val="fr-FR"/>
              </w:rPr>
              <w:pPrChange w:id="215" w:author="Van-Thanh Hoang" w:date="2013-09-04T10:25:00Z">
                <w:pPr>
                  <w:spacing w:after="0" w:line="360" w:lineRule="auto"/>
                </w:pPr>
              </w:pPrChange>
            </w:pPr>
            <w:r w:rsidRPr="007C04AC">
              <w:rPr>
                <w:lang w:val="fr-FR"/>
              </w:rPr>
              <w:t>mARN</w:t>
            </w:r>
          </w:p>
        </w:tc>
        <w:tc>
          <w:tcPr>
            <w:tcW w:w="3119" w:type="dxa"/>
            <w:tcPrChange w:id="216" w:author="Van-Thanh Hoang" w:date="2013-09-04T10:24:00Z">
              <w:tcPr>
                <w:tcW w:w="3119" w:type="dxa"/>
              </w:tcPr>
            </w:tcPrChange>
          </w:tcPr>
          <w:p w14:paraId="24495111" w14:textId="77777777" w:rsidR="00213CB6" w:rsidRPr="007C04AC" w:rsidRDefault="00213CB6">
            <w:pPr>
              <w:spacing w:after="0" w:line="360" w:lineRule="auto"/>
              <w:ind w:left="180"/>
              <w:jc w:val="both"/>
              <w:rPr>
                <w:lang w:val="fr-FR"/>
              </w:rPr>
              <w:pPrChange w:id="217" w:author="Van-Thanh Hoang" w:date="2013-09-04T10:25:00Z">
                <w:pPr>
                  <w:spacing w:after="0" w:line="360" w:lineRule="auto"/>
                  <w:ind w:left="180"/>
                </w:pPr>
              </w:pPrChange>
            </w:pPr>
            <w:r>
              <w:rPr>
                <w:lang w:val="fr-FR"/>
              </w:rPr>
              <w:t>M</w:t>
            </w:r>
            <w:r w:rsidRPr="007C04AC">
              <w:rPr>
                <w:lang w:val="fr-FR"/>
              </w:rPr>
              <w:t>essengerARN</w:t>
            </w:r>
          </w:p>
        </w:tc>
        <w:tc>
          <w:tcPr>
            <w:tcW w:w="5105" w:type="dxa"/>
            <w:tcPrChange w:id="218" w:author="Van-Thanh Hoang" w:date="2013-09-04T10:24:00Z">
              <w:tcPr>
                <w:tcW w:w="5105" w:type="dxa"/>
              </w:tcPr>
            </w:tcPrChange>
          </w:tcPr>
          <w:p w14:paraId="2BB7CD9F" w14:textId="7C0B3A4A" w:rsidR="00213CB6" w:rsidRPr="007C04AC" w:rsidRDefault="00213CB6">
            <w:pPr>
              <w:spacing w:after="0" w:line="360" w:lineRule="auto"/>
              <w:ind w:left="458"/>
              <w:jc w:val="both"/>
              <w:rPr>
                <w:lang w:val="fr-FR"/>
              </w:rPr>
              <w:pPrChange w:id="219" w:author="Van-Thanh Hoang" w:date="2013-09-04T10:25:00Z">
                <w:pPr>
                  <w:spacing w:after="0" w:line="360" w:lineRule="auto"/>
                  <w:ind w:left="458"/>
                </w:pPr>
              </w:pPrChange>
            </w:pPr>
            <w:r w:rsidRPr="007C04AC">
              <w:rPr>
                <w:lang w:val="fr-FR"/>
              </w:rPr>
              <w:t>ARN thông tin</w:t>
            </w:r>
          </w:p>
        </w:tc>
      </w:tr>
      <w:tr w:rsidR="00213CB6" w14:paraId="69766E84" w14:textId="77777777" w:rsidTr="00170654">
        <w:tc>
          <w:tcPr>
            <w:tcW w:w="1413" w:type="dxa"/>
            <w:tcPrChange w:id="220" w:author="Van-Thanh Hoang" w:date="2013-09-04T10:24:00Z">
              <w:tcPr>
                <w:tcW w:w="1413" w:type="dxa"/>
              </w:tcPr>
            </w:tcPrChange>
          </w:tcPr>
          <w:p w14:paraId="602166E3" w14:textId="77777777" w:rsidR="00213CB6" w:rsidRPr="007C04AC" w:rsidRDefault="00213CB6">
            <w:pPr>
              <w:spacing w:after="0" w:line="360" w:lineRule="auto"/>
              <w:jc w:val="both"/>
              <w:rPr>
                <w:lang w:val="fr-FR"/>
              </w:rPr>
              <w:pPrChange w:id="221" w:author="Van-Thanh Hoang" w:date="2013-09-04T10:25:00Z">
                <w:pPr>
                  <w:spacing w:after="0" w:line="360" w:lineRule="auto"/>
                </w:pPr>
              </w:pPrChange>
            </w:pPr>
            <w:r w:rsidRPr="007C04AC">
              <w:rPr>
                <w:lang w:val="fr-FR"/>
              </w:rPr>
              <w:t>rARN</w:t>
            </w:r>
          </w:p>
        </w:tc>
        <w:tc>
          <w:tcPr>
            <w:tcW w:w="3119" w:type="dxa"/>
            <w:tcPrChange w:id="222" w:author="Van-Thanh Hoang" w:date="2013-09-04T10:24:00Z">
              <w:tcPr>
                <w:tcW w:w="3119" w:type="dxa"/>
              </w:tcPr>
            </w:tcPrChange>
          </w:tcPr>
          <w:p w14:paraId="7C74EC13" w14:textId="77777777" w:rsidR="00213CB6" w:rsidRPr="007C04AC" w:rsidRDefault="00213CB6">
            <w:pPr>
              <w:spacing w:after="0" w:line="360" w:lineRule="auto"/>
              <w:ind w:left="180"/>
              <w:jc w:val="both"/>
              <w:rPr>
                <w:lang w:val="fr-FR"/>
              </w:rPr>
              <w:pPrChange w:id="223" w:author="Van-Thanh Hoang" w:date="2013-09-04T10:25:00Z">
                <w:pPr>
                  <w:spacing w:after="0" w:line="360" w:lineRule="auto"/>
                  <w:ind w:left="180"/>
                </w:pPr>
              </w:pPrChange>
            </w:pPr>
            <w:r w:rsidRPr="007C04AC">
              <w:rPr>
                <w:lang w:val="fr-FR"/>
              </w:rPr>
              <w:t>ARN riboxom</w:t>
            </w:r>
          </w:p>
        </w:tc>
        <w:tc>
          <w:tcPr>
            <w:tcW w:w="5105" w:type="dxa"/>
            <w:tcPrChange w:id="224" w:author="Van-Thanh Hoang" w:date="2013-09-04T10:24:00Z">
              <w:tcPr>
                <w:tcW w:w="5105" w:type="dxa"/>
              </w:tcPr>
            </w:tcPrChange>
          </w:tcPr>
          <w:p w14:paraId="2C919E66" w14:textId="7A83E6AB" w:rsidR="00213CB6" w:rsidRPr="007C04AC" w:rsidRDefault="00213CB6">
            <w:pPr>
              <w:spacing w:after="0" w:line="360" w:lineRule="auto"/>
              <w:ind w:left="458"/>
              <w:jc w:val="both"/>
              <w:rPr>
                <w:lang w:val="fr-FR"/>
              </w:rPr>
              <w:pPrChange w:id="225" w:author="Van-Thanh Hoang" w:date="2013-09-04T10:25:00Z">
                <w:pPr>
                  <w:spacing w:after="0" w:line="360" w:lineRule="auto"/>
                  <w:ind w:left="458"/>
                </w:pPr>
              </w:pPrChange>
            </w:pPr>
            <w:r w:rsidRPr="007C04AC">
              <w:rPr>
                <w:lang w:val="fr-FR"/>
              </w:rPr>
              <w:t>ARN riboxom</w:t>
            </w:r>
          </w:p>
        </w:tc>
      </w:tr>
      <w:tr w:rsidR="00213CB6" w14:paraId="5528F2A3" w14:textId="77777777" w:rsidTr="00170654">
        <w:tc>
          <w:tcPr>
            <w:tcW w:w="1413" w:type="dxa"/>
            <w:tcPrChange w:id="226" w:author="Van-Thanh Hoang" w:date="2013-09-04T10:24:00Z">
              <w:tcPr>
                <w:tcW w:w="1413" w:type="dxa"/>
              </w:tcPr>
            </w:tcPrChange>
          </w:tcPr>
          <w:p w14:paraId="7F7AB862" w14:textId="77777777" w:rsidR="00213CB6" w:rsidRPr="007C04AC" w:rsidRDefault="00213CB6">
            <w:pPr>
              <w:jc w:val="both"/>
              <w:pPrChange w:id="227" w:author="Van-Thanh Hoang" w:date="2013-09-04T10:25:00Z">
                <w:pPr/>
              </w:pPrChange>
            </w:pPr>
            <w:r w:rsidRPr="007C04AC">
              <w:t>ROC</w:t>
            </w:r>
          </w:p>
        </w:tc>
        <w:tc>
          <w:tcPr>
            <w:tcW w:w="3119" w:type="dxa"/>
            <w:tcPrChange w:id="228" w:author="Van-Thanh Hoang" w:date="2013-09-04T10:24:00Z">
              <w:tcPr>
                <w:tcW w:w="3119" w:type="dxa"/>
              </w:tcPr>
            </w:tcPrChange>
          </w:tcPr>
          <w:p w14:paraId="2200802A" w14:textId="77777777" w:rsidR="00213CB6" w:rsidRPr="007C04AC" w:rsidRDefault="00213CB6">
            <w:pPr>
              <w:ind w:left="180"/>
              <w:jc w:val="both"/>
              <w:pPrChange w:id="229" w:author="Van-Thanh Hoang" w:date="2013-09-04T10:25:00Z">
                <w:pPr>
                  <w:ind w:left="180"/>
                </w:pPr>
              </w:pPrChange>
            </w:pPr>
            <w:r w:rsidRPr="007C04AC">
              <w:t>Receiver Operating Characteristics</w:t>
            </w:r>
          </w:p>
        </w:tc>
        <w:tc>
          <w:tcPr>
            <w:tcW w:w="5105" w:type="dxa"/>
            <w:tcPrChange w:id="230" w:author="Van-Thanh Hoang" w:date="2013-09-04T10:24:00Z">
              <w:tcPr>
                <w:tcW w:w="5105" w:type="dxa"/>
              </w:tcPr>
            </w:tcPrChange>
          </w:tcPr>
          <w:p w14:paraId="084188C7" w14:textId="621382E4" w:rsidR="00213CB6" w:rsidRPr="007C04AC" w:rsidRDefault="00213CB6">
            <w:pPr>
              <w:ind w:left="458"/>
              <w:jc w:val="both"/>
              <w:pPrChange w:id="231" w:author="Van-Thanh Hoang" w:date="2013-09-04T10:25:00Z">
                <w:pPr>
                  <w:ind w:left="458"/>
                </w:pPr>
              </w:pPrChange>
            </w:pPr>
            <w:r>
              <w:t>Đ</w:t>
            </w:r>
            <w:r w:rsidRPr="007C04AC">
              <w:t>ường cong đặc trưng hoạt động của bộ thu nhận</w:t>
            </w:r>
          </w:p>
        </w:tc>
      </w:tr>
      <w:tr w:rsidR="00213CB6" w14:paraId="605F5E83" w14:textId="77777777" w:rsidTr="00170654">
        <w:tc>
          <w:tcPr>
            <w:tcW w:w="1413" w:type="dxa"/>
            <w:tcPrChange w:id="232" w:author="Van-Thanh Hoang" w:date="2013-09-04T10:24:00Z">
              <w:tcPr>
                <w:tcW w:w="1413" w:type="dxa"/>
              </w:tcPr>
            </w:tcPrChange>
          </w:tcPr>
          <w:p w14:paraId="1EF147D6" w14:textId="77777777" w:rsidR="00213CB6" w:rsidRPr="007C04AC" w:rsidRDefault="00213CB6">
            <w:pPr>
              <w:spacing w:after="0" w:line="360" w:lineRule="auto"/>
              <w:jc w:val="both"/>
              <w:rPr>
                <w:lang w:val="fr-FR"/>
              </w:rPr>
              <w:pPrChange w:id="233" w:author="Van-Thanh Hoang" w:date="2013-09-04T10:25:00Z">
                <w:pPr>
                  <w:spacing w:after="0" w:line="360" w:lineRule="auto"/>
                </w:pPr>
              </w:pPrChange>
            </w:pPr>
            <w:r w:rsidRPr="007C04AC">
              <w:rPr>
                <w:lang w:val="fr-FR"/>
              </w:rPr>
              <w:t>SVM</w:t>
            </w:r>
          </w:p>
        </w:tc>
        <w:tc>
          <w:tcPr>
            <w:tcW w:w="3119" w:type="dxa"/>
            <w:tcPrChange w:id="234" w:author="Van-Thanh Hoang" w:date="2013-09-04T10:24:00Z">
              <w:tcPr>
                <w:tcW w:w="3119" w:type="dxa"/>
              </w:tcPr>
            </w:tcPrChange>
          </w:tcPr>
          <w:p w14:paraId="295D9072" w14:textId="77777777" w:rsidR="00213CB6" w:rsidRPr="007C04AC" w:rsidRDefault="00213CB6">
            <w:pPr>
              <w:spacing w:after="0" w:line="360" w:lineRule="auto"/>
              <w:ind w:left="180"/>
              <w:jc w:val="both"/>
              <w:rPr>
                <w:lang w:val="fr-FR"/>
              </w:rPr>
              <w:pPrChange w:id="235" w:author="Van-Thanh Hoang" w:date="2013-09-04T10:25:00Z">
                <w:pPr>
                  <w:spacing w:after="0" w:line="360" w:lineRule="auto"/>
                  <w:ind w:left="180"/>
                </w:pPr>
              </w:pPrChange>
            </w:pPr>
            <w:r>
              <w:rPr>
                <w:lang w:val="fr-FR"/>
              </w:rPr>
              <w:t>S</w:t>
            </w:r>
            <w:r w:rsidRPr="007C04AC">
              <w:rPr>
                <w:lang w:val="fr-FR"/>
              </w:rPr>
              <w:t>upport vector machine</w:t>
            </w:r>
          </w:p>
        </w:tc>
        <w:tc>
          <w:tcPr>
            <w:tcW w:w="5105" w:type="dxa"/>
            <w:tcPrChange w:id="236" w:author="Van-Thanh Hoang" w:date="2013-09-04T10:24:00Z">
              <w:tcPr>
                <w:tcW w:w="5105" w:type="dxa"/>
              </w:tcPr>
            </w:tcPrChange>
          </w:tcPr>
          <w:p w14:paraId="057B25A2" w14:textId="60F4E00D" w:rsidR="00213CB6" w:rsidRPr="007C04AC" w:rsidRDefault="00213CB6">
            <w:pPr>
              <w:spacing w:after="0" w:line="360" w:lineRule="auto"/>
              <w:ind w:left="458"/>
              <w:jc w:val="both"/>
              <w:rPr>
                <w:lang w:val="fr-FR"/>
              </w:rPr>
              <w:pPrChange w:id="237" w:author="Van-Thanh Hoang" w:date="2013-09-04T10:25:00Z">
                <w:pPr>
                  <w:spacing w:after="0" w:line="360" w:lineRule="auto"/>
                  <w:ind w:left="458"/>
                </w:pPr>
              </w:pPrChange>
            </w:pPr>
            <w:r>
              <w:rPr>
                <w:lang w:val="fr-FR"/>
              </w:rPr>
              <w:t>M</w:t>
            </w:r>
            <w:r w:rsidRPr="007C04AC">
              <w:rPr>
                <w:lang w:val="fr-FR"/>
              </w:rPr>
              <w:t>áy vector hỗ trợ quyết định</w:t>
            </w:r>
          </w:p>
        </w:tc>
      </w:tr>
      <w:tr w:rsidR="00213CB6" w14:paraId="3979DE2E" w14:textId="77777777" w:rsidTr="00170654">
        <w:tc>
          <w:tcPr>
            <w:tcW w:w="1413" w:type="dxa"/>
            <w:tcPrChange w:id="238" w:author="Van-Thanh Hoang" w:date="2013-09-04T10:24:00Z">
              <w:tcPr>
                <w:tcW w:w="1413" w:type="dxa"/>
              </w:tcPr>
            </w:tcPrChange>
          </w:tcPr>
          <w:p w14:paraId="45B9BD4D" w14:textId="77777777" w:rsidR="00213CB6" w:rsidRPr="007C04AC" w:rsidRDefault="00213CB6">
            <w:pPr>
              <w:spacing w:after="0" w:line="360" w:lineRule="auto"/>
              <w:jc w:val="both"/>
              <w:rPr>
                <w:lang w:val="fr-FR"/>
              </w:rPr>
              <w:pPrChange w:id="239" w:author="Van-Thanh Hoang" w:date="2013-09-04T10:25:00Z">
                <w:pPr>
                  <w:spacing w:after="0" w:line="360" w:lineRule="auto"/>
                </w:pPr>
              </w:pPrChange>
            </w:pPr>
            <w:r w:rsidRPr="007C04AC">
              <w:rPr>
                <w:lang w:val="fr-FR"/>
              </w:rPr>
              <w:t>tARN</w:t>
            </w:r>
          </w:p>
        </w:tc>
        <w:tc>
          <w:tcPr>
            <w:tcW w:w="3119" w:type="dxa"/>
            <w:tcPrChange w:id="240" w:author="Van-Thanh Hoang" w:date="2013-09-04T10:24:00Z">
              <w:tcPr>
                <w:tcW w:w="3119" w:type="dxa"/>
              </w:tcPr>
            </w:tcPrChange>
          </w:tcPr>
          <w:p w14:paraId="01A01A87" w14:textId="77777777" w:rsidR="00213CB6" w:rsidRPr="007C04AC" w:rsidRDefault="00213CB6">
            <w:pPr>
              <w:spacing w:after="0" w:line="360" w:lineRule="auto"/>
              <w:ind w:left="180"/>
              <w:jc w:val="both"/>
              <w:rPr>
                <w:lang w:val="fr-FR"/>
              </w:rPr>
              <w:pPrChange w:id="241" w:author="Van-Thanh Hoang" w:date="2013-09-04T10:25:00Z">
                <w:pPr>
                  <w:spacing w:after="0" w:line="360" w:lineRule="auto"/>
                  <w:ind w:left="180"/>
                </w:pPr>
              </w:pPrChange>
            </w:pPr>
            <w:r>
              <w:rPr>
                <w:lang w:val="fr-FR"/>
              </w:rPr>
              <w:t>T</w:t>
            </w:r>
            <w:r w:rsidRPr="007C04AC">
              <w:rPr>
                <w:lang w:val="fr-FR"/>
              </w:rPr>
              <w:t>ransportARN</w:t>
            </w:r>
          </w:p>
        </w:tc>
        <w:tc>
          <w:tcPr>
            <w:tcW w:w="5105" w:type="dxa"/>
            <w:tcPrChange w:id="242" w:author="Van-Thanh Hoang" w:date="2013-09-04T10:24:00Z">
              <w:tcPr>
                <w:tcW w:w="5105" w:type="dxa"/>
              </w:tcPr>
            </w:tcPrChange>
          </w:tcPr>
          <w:p w14:paraId="76266191" w14:textId="2F651455" w:rsidR="00213CB6" w:rsidRPr="007C04AC" w:rsidRDefault="00213CB6">
            <w:pPr>
              <w:spacing w:after="0" w:line="360" w:lineRule="auto"/>
              <w:ind w:left="458"/>
              <w:jc w:val="both"/>
              <w:rPr>
                <w:lang w:val="fr-FR"/>
              </w:rPr>
              <w:pPrChange w:id="243" w:author="Van-Thanh Hoang" w:date="2013-09-04T10:25:00Z">
                <w:pPr>
                  <w:spacing w:after="0" w:line="360" w:lineRule="auto"/>
                  <w:ind w:left="458"/>
                </w:pPr>
              </w:pPrChange>
            </w:pPr>
            <w:r w:rsidRPr="007C04AC">
              <w:rPr>
                <w:lang w:val="fr-FR"/>
              </w:rPr>
              <w:t>ARN vận chuyển</w:t>
            </w:r>
          </w:p>
        </w:tc>
      </w:tr>
      <w:tr w:rsidR="00213CB6" w14:paraId="3EAAE40D" w14:textId="77777777" w:rsidTr="00170654">
        <w:tc>
          <w:tcPr>
            <w:tcW w:w="1413" w:type="dxa"/>
            <w:tcPrChange w:id="244" w:author="Van-Thanh Hoang" w:date="2013-09-04T10:24:00Z">
              <w:tcPr>
                <w:tcW w:w="1413" w:type="dxa"/>
              </w:tcPr>
            </w:tcPrChange>
          </w:tcPr>
          <w:p w14:paraId="134D5C50" w14:textId="77777777" w:rsidR="00213CB6" w:rsidRPr="007C04AC" w:rsidRDefault="00213CB6">
            <w:pPr>
              <w:spacing w:after="0" w:line="360" w:lineRule="auto"/>
              <w:jc w:val="both"/>
              <w:rPr>
                <w:lang w:val="fr-FR"/>
              </w:rPr>
              <w:pPrChange w:id="245" w:author="Van-Thanh Hoang" w:date="2013-09-04T10:25:00Z">
                <w:pPr>
                  <w:spacing w:after="0" w:line="360" w:lineRule="auto"/>
                </w:pPr>
              </w:pPrChange>
            </w:pPr>
            <w:r w:rsidRPr="007C04AC">
              <w:rPr>
                <w:lang w:val="fr-FR"/>
              </w:rPr>
              <w:t>TF</w:t>
            </w:r>
          </w:p>
        </w:tc>
        <w:tc>
          <w:tcPr>
            <w:tcW w:w="3119" w:type="dxa"/>
            <w:tcPrChange w:id="246" w:author="Van-Thanh Hoang" w:date="2013-09-04T10:24:00Z">
              <w:tcPr>
                <w:tcW w:w="3119" w:type="dxa"/>
              </w:tcPr>
            </w:tcPrChange>
          </w:tcPr>
          <w:p w14:paraId="19DB151F" w14:textId="77777777" w:rsidR="00213CB6" w:rsidRPr="007C04AC" w:rsidRDefault="00213CB6">
            <w:pPr>
              <w:spacing w:after="0" w:line="360" w:lineRule="auto"/>
              <w:ind w:left="180"/>
              <w:jc w:val="both"/>
              <w:rPr>
                <w:lang w:val="fr-FR"/>
              </w:rPr>
              <w:pPrChange w:id="247" w:author="Van-Thanh Hoang" w:date="2013-09-04T10:25:00Z">
                <w:pPr>
                  <w:spacing w:after="0" w:line="360" w:lineRule="auto"/>
                  <w:ind w:left="180"/>
                </w:pPr>
              </w:pPrChange>
            </w:pPr>
            <w:r>
              <w:rPr>
                <w:lang w:val="fr-FR"/>
              </w:rPr>
              <w:t>T</w:t>
            </w:r>
            <w:r w:rsidRPr="007C04AC">
              <w:rPr>
                <w:lang w:val="fr-FR"/>
              </w:rPr>
              <w:t>ranscription factor</w:t>
            </w:r>
          </w:p>
        </w:tc>
        <w:tc>
          <w:tcPr>
            <w:tcW w:w="5105" w:type="dxa"/>
            <w:tcPrChange w:id="248" w:author="Van-Thanh Hoang" w:date="2013-09-04T10:24:00Z">
              <w:tcPr>
                <w:tcW w:w="5105" w:type="dxa"/>
              </w:tcPr>
            </w:tcPrChange>
          </w:tcPr>
          <w:p w14:paraId="04C6189D" w14:textId="023D31FE" w:rsidR="00213CB6" w:rsidRPr="007C04AC" w:rsidRDefault="00213CB6">
            <w:pPr>
              <w:spacing w:after="0" w:line="360" w:lineRule="auto"/>
              <w:ind w:left="458"/>
              <w:jc w:val="both"/>
              <w:rPr>
                <w:lang w:val="fr-FR"/>
              </w:rPr>
              <w:pPrChange w:id="249" w:author="Van-Thanh Hoang" w:date="2013-09-04T10:25:00Z">
                <w:pPr>
                  <w:spacing w:after="0" w:line="360" w:lineRule="auto"/>
                  <w:ind w:left="458"/>
                </w:pPr>
              </w:pPrChange>
            </w:pPr>
            <w:r>
              <w:rPr>
                <w:lang w:val="fr-FR"/>
              </w:rPr>
              <w:t>N</w:t>
            </w:r>
            <w:r w:rsidRPr="007C04AC">
              <w:rPr>
                <w:lang w:val="fr-FR"/>
              </w:rPr>
              <w:t>hân tố phiên mã</w:t>
            </w:r>
          </w:p>
        </w:tc>
      </w:tr>
      <w:tr w:rsidR="00213CB6" w14:paraId="6C14A26E" w14:textId="77777777" w:rsidTr="00170654">
        <w:tc>
          <w:tcPr>
            <w:tcW w:w="1413" w:type="dxa"/>
            <w:tcPrChange w:id="250" w:author="Van-Thanh Hoang" w:date="2013-09-04T10:24:00Z">
              <w:tcPr>
                <w:tcW w:w="1413" w:type="dxa"/>
              </w:tcPr>
            </w:tcPrChange>
          </w:tcPr>
          <w:p w14:paraId="3CFB9639" w14:textId="77777777" w:rsidR="00213CB6" w:rsidRPr="007C04AC" w:rsidRDefault="00213CB6">
            <w:pPr>
              <w:spacing w:after="0" w:line="360" w:lineRule="auto"/>
              <w:jc w:val="both"/>
              <w:rPr>
                <w:lang w:val="fr-FR"/>
              </w:rPr>
              <w:pPrChange w:id="251" w:author="Van-Thanh Hoang" w:date="2013-09-04T10:25:00Z">
                <w:pPr>
                  <w:spacing w:after="0" w:line="360" w:lineRule="auto"/>
                </w:pPr>
              </w:pPrChange>
            </w:pPr>
            <w:r w:rsidRPr="007C04AC">
              <w:rPr>
                <w:lang w:val="fr-FR"/>
              </w:rPr>
              <w:t>TFBS</w:t>
            </w:r>
          </w:p>
        </w:tc>
        <w:tc>
          <w:tcPr>
            <w:tcW w:w="3119" w:type="dxa"/>
            <w:tcPrChange w:id="252" w:author="Van-Thanh Hoang" w:date="2013-09-04T10:24:00Z">
              <w:tcPr>
                <w:tcW w:w="3119" w:type="dxa"/>
              </w:tcPr>
            </w:tcPrChange>
          </w:tcPr>
          <w:p w14:paraId="1ABED7D5" w14:textId="77777777" w:rsidR="00213CB6" w:rsidRPr="007C04AC" w:rsidRDefault="00213CB6">
            <w:pPr>
              <w:spacing w:after="0" w:line="360" w:lineRule="auto"/>
              <w:ind w:left="180"/>
              <w:jc w:val="both"/>
              <w:rPr>
                <w:lang w:val="fr-FR"/>
              </w:rPr>
              <w:pPrChange w:id="253" w:author="Van-Thanh Hoang" w:date="2013-09-04T10:25:00Z">
                <w:pPr>
                  <w:spacing w:after="0" w:line="360" w:lineRule="auto"/>
                  <w:ind w:left="180"/>
                </w:pPr>
              </w:pPrChange>
            </w:pPr>
            <w:r>
              <w:rPr>
                <w:lang w:val="fr-FR"/>
              </w:rPr>
              <w:t>T</w:t>
            </w:r>
            <w:r w:rsidRPr="007C04AC">
              <w:rPr>
                <w:lang w:val="fr-FR"/>
              </w:rPr>
              <w:t>ranscription factor binding site</w:t>
            </w:r>
          </w:p>
        </w:tc>
        <w:tc>
          <w:tcPr>
            <w:tcW w:w="5105" w:type="dxa"/>
            <w:tcPrChange w:id="254" w:author="Van-Thanh Hoang" w:date="2013-09-04T10:24:00Z">
              <w:tcPr>
                <w:tcW w:w="5105" w:type="dxa"/>
              </w:tcPr>
            </w:tcPrChange>
          </w:tcPr>
          <w:p w14:paraId="266AD907" w14:textId="0515384C" w:rsidR="00213CB6" w:rsidRPr="007C04AC" w:rsidRDefault="00213CB6">
            <w:pPr>
              <w:spacing w:after="0" w:line="360" w:lineRule="auto"/>
              <w:ind w:left="458"/>
              <w:jc w:val="both"/>
              <w:rPr>
                <w:lang w:val="fr-FR"/>
              </w:rPr>
              <w:pPrChange w:id="255" w:author="Van-Thanh Hoang" w:date="2013-09-04T10:25:00Z">
                <w:pPr>
                  <w:spacing w:after="0" w:line="360" w:lineRule="auto"/>
                  <w:ind w:left="458"/>
                </w:pPr>
              </w:pPrChange>
            </w:pPr>
            <w:r>
              <w:rPr>
                <w:lang w:val="fr-FR"/>
              </w:rPr>
              <w:t>V</w:t>
            </w:r>
            <w:r w:rsidRPr="007C04AC">
              <w:rPr>
                <w:lang w:val="fr-FR"/>
              </w:rPr>
              <w:t>ùng liên kết nhân tố phiên mã</w:t>
            </w:r>
          </w:p>
        </w:tc>
      </w:tr>
    </w:tbl>
    <w:p w14:paraId="6EA83B56" w14:textId="77777777" w:rsidR="004530DC" w:rsidRDefault="004530DC" w:rsidP="00724537">
      <w:pPr>
        <w:spacing w:after="0" w:line="360" w:lineRule="auto"/>
        <w:rPr>
          <w:b/>
          <w:lang w:val="fr-FR"/>
        </w:rPr>
      </w:pPr>
      <w:r>
        <w:rPr>
          <w:b/>
          <w:lang w:val="fr-FR"/>
        </w:rPr>
        <w:br w:type="page"/>
      </w:r>
    </w:p>
    <w:p w14:paraId="46F9494E" w14:textId="77777777" w:rsidR="008A644A" w:rsidRPr="00564439" w:rsidRDefault="006D198F" w:rsidP="00724537">
      <w:pPr>
        <w:pStyle w:val="Heading1"/>
        <w:spacing w:line="360" w:lineRule="auto"/>
        <w:rPr>
          <w:sz w:val="32"/>
          <w:lang w:val="fr-FR"/>
        </w:rPr>
      </w:pPr>
      <w:bookmarkStart w:id="256" w:name="_Toc366053531"/>
      <w:r>
        <w:rPr>
          <w:sz w:val="32"/>
          <w:lang w:val="fr-FR"/>
        </w:rPr>
        <w:lastRenderedPageBreak/>
        <w:t>DANH MỤC CÁ</w:t>
      </w:r>
      <w:r w:rsidR="006A7704" w:rsidRPr="00564439">
        <w:rPr>
          <w:sz w:val="32"/>
          <w:lang w:val="fr-FR"/>
        </w:rPr>
        <w:t>C BẢNG</w:t>
      </w:r>
      <w:bookmarkEnd w:id="256"/>
    </w:p>
    <w:p w14:paraId="23F95EF8" w14:textId="77777777" w:rsidR="00150692" w:rsidRDefault="00F15537">
      <w:pPr>
        <w:pStyle w:val="TableofFigures"/>
        <w:tabs>
          <w:tab w:val="right" w:leader="dot" w:pos="9350"/>
        </w:tabs>
        <w:jc w:val="both"/>
        <w:rPr>
          <w:ins w:id="257" w:author="Van-Thanh Hoang" w:date="2013-09-04T10:23:00Z"/>
          <w:rFonts w:asciiTheme="minorHAnsi" w:eastAsiaTheme="minorEastAsia" w:hAnsiTheme="minorHAnsi" w:cstheme="minorBidi"/>
          <w:noProof/>
          <w:sz w:val="22"/>
          <w:szCs w:val="22"/>
        </w:rPr>
        <w:pPrChange w:id="258" w:author="Van-Thanh Hoang" w:date="2013-09-04T10:25:00Z">
          <w:pPr>
            <w:pStyle w:val="TableofFigures"/>
            <w:tabs>
              <w:tab w:val="right" w:leader="dot" w:pos="9350"/>
            </w:tabs>
          </w:pPr>
        </w:pPrChange>
      </w:pPr>
      <w:r>
        <w:rPr>
          <w:b/>
          <w:lang w:val="fr-FR"/>
        </w:rPr>
        <w:fldChar w:fldCharType="begin"/>
      </w:r>
      <w:r>
        <w:rPr>
          <w:b/>
          <w:lang w:val="fr-FR"/>
        </w:rPr>
        <w:instrText xml:space="preserve"> TOC \h \z \c "Bảng 3." </w:instrText>
      </w:r>
      <w:r>
        <w:rPr>
          <w:b/>
          <w:lang w:val="fr-FR"/>
        </w:rPr>
        <w:fldChar w:fldCharType="separate"/>
      </w:r>
      <w:ins w:id="259" w:author="Van-Thanh Hoang" w:date="2013-09-04T10:23:00Z">
        <w:r w:rsidR="00150692" w:rsidRPr="00322554">
          <w:rPr>
            <w:rStyle w:val="Hyperlink"/>
            <w:noProof/>
          </w:rPr>
          <w:fldChar w:fldCharType="begin"/>
        </w:r>
        <w:r w:rsidR="00150692" w:rsidRPr="00322554">
          <w:rPr>
            <w:rStyle w:val="Hyperlink"/>
            <w:noProof/>
          </w:rPr>
          <w:instrText xml:space="preserve"> </w:instrText>
        </w:r>
        <w:r w:rsidR="00150692">
          <w:rPr>
            <w:noProof/>
          </w:rPr>
          <w:instrText>HYPERLINK \l "_Toc366053561"</w:instrText>
        </w:r>
        <w:r w:rsidR="00150692" w:rsidRPr="00322554">
          <w:rPr>
            <w:rStyle w:val="Hyperlink"/>
            <w:noProof/>
          </w:rPr>
          <w:instrText xml:space="preserve"> </w:instrText>
        </w:r>
        <w:r w:rsidR="00150692" w:rsidRPr="00322554">
          <w:rPr>
            <w:rStyle w:val="Hyperlink"/>
            <w:noProof/>
          </w:rPr>
          <w:fldChar w:fldCharType="separate"/>
        </w:r>
        <w:r w:rsidR="00150692" w:rsidRPr="00322554">
          <w:rPr>
            <w:rStyle w:val="Hyperlink"/>
            <w:b/>
            <w:noProof/>
          </w:rPr>
          <w:t>Bảng 3.1. Giá trị AUC (</w:t>
        </w:r>
        <m:oMath>
          <m:r>
            <m:rPr>
              <m:sty m:val="p"/>
            </m:rPr>
            <w:rPr>
              <w:rStyle w:val="Hyperlink"/>
              <w:rFonts w:ascii="Cambria Math" w:hAnsi="Cambria Math"/>
              <w:noProof/>
            </w:rPr>
            <m:t>×100%</m:t>
          </m:r>
        </m:oMath>
        <w:r w:rsidR="00150692" w:rsidRPr="00322554">
          <w:rPr>
            <w:rStyle w:val="Hyperlink"/>
            <w:b/>
            <w:noProof/>
          </w:rPr>
          <w:t>) đối với hàm kernel phân cấp ứng với số lượng các phần khác nhau và giữa các phần không chồng lên nhau. Giá trị AUC cao nhất ứng với mỗi TF được bôi đậm</w:t>
        </w:r>
        <w:r w:rsidR="00150692">
          <w:rPr>
            <w:noProof/>
            <w:webHidden/>
          </w:rPr>
          <w:tab/>
        </w:r>
        <w:r w:rsidR="00150692">
          <w:rPr>
            <w:noProof/>
            <w:webHidden/>
          </w:rPr>
          <w:fldChar w:fldCharType="begin"/>
        </w:r>
        <w:r w:rsidR="00150692">
          <w:rPr>
            <w:noProof/>
            <w:webHidden/>
          </w:rPr>
          <w:instrText xml:space="preserve"> PAGEREF _Toc366053561 \h </w:instrText>
        </w:r>
      </w:ins>
      <w:r w:rsidR="00150692">
        <w:rPr>
          <w:noProof/>
          <w:webHidden/>
        </w:rPr>
      </w:r>
      <w:r w:rsidR="00150692">
        <w:rPr>
          <w:noProof/>
          <w:webHidden/>
        </w:rPr>
        <w:fldChar w:fldCharType="separate"/>
      </w:r>
      <w:ins w:id="260" w:author="Van-Thanh Hoang" w:date="2013-09-04T10:23:00Z">
        <w:r w:rsidR="00150692">
          <w:rPr>
            <w:noProof/>
            <w:webHidden/>
          </w:rPr>
          <w:t>32</w:t>
        </w:r>
        <w:r w:rsidR="00150692">
          <w:rPr>
            <w:noProof/>
            <w:webHidden/>
          </w:rPr>
          <w:fldChar w:fldCharType="end"/>
        </w:r>
        <w:r w:rsidR="00150692" w:rsidRPr="00322554">
          <w:rPr>
            <w:rStyle w:val="Hyperlink"/>
            <w:noProof/>
          </w:rPr>
          <w:fldChar w:fldCharType="end"/>
        </w:r>
      </w:ins>
    </w:p>
    <w:p w14:paraId="30BD0598" w14:textId="77777777" w:rsidR="00150692" w:rsidRDefault="00150692">
      <w:pPr>
        <w:pStyle w:val="TableofFigures"/>
        <w:tabs>
          <w:tab w:val="right" w:leader="dot" w:pos="9350"/>
        </w:tabs>
        <w:jc w:val="both"/>
        <w:rPr>
          <w:ins w:id="261" w:author="Van-Thanh Hoang" w:date="2013-09-04T10:23:00Z"/>
          <w:rFonts w:asciiTheme="minorHAnsi" w:eastAsiaTheme="minorEastAsia" w:hAnsiTheme="minorHAnsi" w:cstheme="minorBidi"/>
          <w:noProof/>
          <w:sz w:val="22"/>
          <w:szCs w:val="22"/>
        </w:rPr>
        <w:pPrChange w:id="262" w:author="Van-Thanh Hoang" w:date="2013-09-04T10:25:00Z">
          <w:pPr>
            <w:pStyle w:val="TableofFigures"/>
            <w:tabs>
              <w:tab w:val="right" w:leader="dot" w:pos="9350"/>
            </w:tabs>
          </w:pPr>
        </w:pPrChange>
      </w:pPr>
      <w:ins w:id="263" w:author="Van-Thanh Hoang" w:date="2013-09-04T10:23:00Z">
        <w:r w:rsidRPr="00322554">
          <w:rPr>
            <w:rStyle w:val="Hyperlink"/>
            <w:noProof/>
          </w:rPr>
          <w:fldChar w:fldCharType="begin"/>
        </w:r>
        <w:r w:rsidRPr="00322554">
          <w:rPr>
            <w:rStyle w:val="Hyperlink"/>
            <w:noProof/>
          </w:rPr>
          <w:instrText xml:space="preserve"> </w:instrText>
        </w:r>
        <w:r>
          <w:rPr>
            <w:noProof/>
          </w:rPr>
          <w:instrText>HYPERLINK \l "_Toc366053562"</w:instrText>
        </w:r>
        <w:r w:rsidRPr="00322554">
          <w:rPr>
            <w:rStyle w:val="Hyperlink"/>
            <w:noProof/>
          </w:rPr>
          <w:instrText xml:space="preserve"> </w:instrText>
        </w:r>
        <w:r w:rsidRPr="00322554">
          <w:rPr>
            <w:rStyle w:val="Hyperlink"/>
            <w:noProof/>
          </w:rPr>
          <w:fldChar w:fldCharType="separate"/>
        </w:r>
        <w:r w:rsidRPr="00322554">
          <w:rPr>
            <w:rStyle w:val="Hyperlink"/>
            <w:b/>
            <w:noProof/>
          </w:rPr>
          <w:t>Bảng 3.2. Bảng giá trị AUC (</w:t>
        </w:r>
        <m:oMath>
          <m:r>
            <m:rPr>
              <m:sty m:val="p"/>
            </m:rPr>
            <w:rPr>
              <w:rStyle w:val="Hyperlink"/>
              <w:rFonts w:ascii="Cambria Math" w:hAnsi="Cambria Math"/>
              <w:noProof/>
            </w:rPr>
            <m:t>×100%</m:t>
          </m:r>
        </m:oMath>
        <w:r w:rsidRPr="00322554">
          <w:rPr>
            <w:rStyle w:val="Hyperlink"/>
            <w:b/>
            <w:noProof/>
          </w:rPr>
          <w:t>) đối với hàm kernel dựa trên entropy ứng với số lượng các phần khác nhau và giữa các phần không chồng lên nhau.</w:t>
        </w:r>
        <w:r>
          <w:rPr>
            <w:noProof/>
            <w:webHidden/>
          </w:rPr>
          <w:tab/>
        </w:r>
        <w:r>
          <w:rPr>
            <w:noProof/>
            <w:webHidden/>
          </w:rPr>
          <w:fldChar w:fldCharType="begin"/>
        </w:r>
        <w:r>
          <w:rPr>
            <w:noProof/>
            <w:webHidden/>
          </w:rPr>
          <w:instrText xml:space="preserve"> PAGEREF _Toc366053562 \h </w:instrText>
        </w:r>
      </w:ins>
      <w:r>
        <w:rPr>
          <w:noProof/>
          <w:webHidden/>
        </w:rPr>
      </w:r>
      <w:r>
        <w:rPr>
          <w:noProof/>
          <w:webHidden/>
        </w:rPr>
        <w:fldChar w:fldCharType="separate"/>
      </w:r>
      <w:ins w:id="264" w:author="Van-Thanh Hoang" w:date="2013-09-04T10:23:00Z">
        <w:r>
          <w:rPr>
            <w:noProof/>
            <w:webHidden/>
          </w:rPr>
          <w:t>32</w:t>
        </w:r>
        <w:r>
          <w:rPr>
            <w:noProof/>
            <w:webHidden/>
          </w:rPr>
          <w:fldChar w:fldCharType="end"/>
        </w:r>
        <w:r w:rsidRPr="00322554">
          <w:rPr>
            <w:rStyle w:val="Hyperlink"/>
            <w:noProof/>
          </w:rPr>
          <w:fldChar w:fldCharType="end"/>
        </w:r>
      </w:ins>
    </w:p>
    <w:p w14:paraId="5E8C6638" w14:textId="77777777" w:rsidR="00150692" w:rsidRDefault="00150692">
      <w:pPr>
        <w:pStyle w:val="TableofFigures"/>
        <w:tabs>
          <w:tab w:val="right" w:leader="dot" w:pos="9350"/>
        </w:tabs>
        <w:jc w:val="both"/>
        <w:rPr>
          <w:ins w:id="265" w:author="Van-Thanh Hoang" w:date="2013-09-04T10:23:00Z"/>
          <w:rFonts w:asciiTheme="minorHAnsi" w:eastAsiaTheme="minorEastAsia" w:hAnsiTheme="minorHAnsi" w:cstheme="minorBidi"/>
          <w:noProof/>
          <w:sz w:val="22"/>
          <w:szCs w:val="22"/>
        </w:rPr>
        <w:pPrChange w:id="266" w:author="Van-Thanh Hoang" w:date="2013-09-04T10:25:00Z">
          <w:pPr>
            <w:pStyle w:val="TableofFigures"/>
            <w:tabs>
              <w:tab w:val="right" w:leader="dot" w:pos="9350"/>
            </w:tabs>
          </w:pPr>
        </w:pPrChange>
      </w:pPr>
      <w:ins w:id="267" w:author="Van-Thanh Hoang" w:date="2013-09-04T10:23:00Z">
        <w:r w:rsidRPr="00322554">
          <w:rPr>
            <w:rStyle w:val="Hyperlink"/>
            <w:noProof/>
          </w:rPr>
          <w:fldChar w:fldCharType="begin"/>
        </w:r>
        <w:r w:rsidRPr="00322554">
          <w:rPr>
            <w:rStyle w:val="Hyperlink"/>
            <w:noProof/>
          </w:rPr>
          <w:instrText xml:space="preserve"> </w:instrText>
        </w:r>
        <w:r>
          <w:rPr>
            <w:noProof/>
          </w:rPr>
          <w:instrText>HYPERLINK \l "_Toc366053563"</w:instrText>
        </w:r>
        <w:r w:rsidRPr="00322554">
          <w:rPr>
            <w:rStyle w:val="Hyperlink"/>
            <w:noProof/>
          </w:rPr>
          <w:instrText xml:space="preserve"> </w:instrText>
        </w:r>
        <w:r w:rsidRPr="00322554">
          <w:rPr>
            <w:rStyle w:val="Hyperlink"/>
            <w:noProof/>
          </w:rPr>
          <w:fldChar w:fldCharType="separate"/>
        </w:r>
        <w:r w:rsidRPr="00322554">
          <w:rPr>
            <w:rStyle w:val="Hyperlink"/>
            <w:b/>
            <w:noProof/>
          </w:rPr>
          <w:t>Bảng 3.3. Bảng giá trị AUC (</w:t>
        </w:r>
        <m:oMath>
          <m:r>
            <m:rPr>
              <m:sty m:val="p"/>
            </m:rPr>
            <w:rPr>
              <w:rStyle w:val="Hyperlink"/>
              <w:rFonts w:ascii="Cambria Math" w:hAnsi="Cambria Math"/>
              <w:noProof/>
            </w:rPr>
            <m:t>×100%</m:t>
          </m:r>
        </m:oMath>
        <w:r w:rsidRPr="00322554">
          <w:rPr>
            <w:rStyle w:val="Hyperlink"/>
            <w:b/>
            <w:noProof/>
          </w:rPr>
          <w:t>) đối với hàm kernel phân cấp ứng với số lượng phần con là 7 và các độ dài vùng chồng lên nhau khác nhau.</w:t>
        </w:r>
        <w:r>
          <w:rPr>
            <w:noProof/>
            <w:webHidden/>
          </w:rPr>
          <w:tab/>
        </w:r>
        <w:r>
          <w:rPr>
            <w:noProof/>
            <w:webHidden/>
          </w:rPr>
          <w:fldChar w:fldCharType="begin"/>
        </w:r>
        <w:r>
          <w:rPr>
            <w:noProof/>
            <w:webHidden/>
          </w:rPr>
          <w:instrText xml:space="preserve"> PAGEREF _Toc366053563 \h </w:instrText>
        </w:r>
      </w:ins>
      <w:r>
        <w:rPr>
          <w:noProof/>
          <w:webHidden/>
        </w:rPr>
      </w:r>
      <w:r>
        <w:rPr>
          <w:noProof/>
          <w:webHidden/>
        </w:rPr>
        <w:fldChar w:fldCharType="separate"/>
      </w:r>
      <w:ins w:id="268" w:author="Van-Thanh Hoang" w:date="2013-09-04T10:23:00Z">
        <w:r>
          <w:rPr>
            <w:noProof/>
            <w:webHidden/>
          </w:rPr>
          <w:t>33</w:t>
        </w:r>
        <w:r>
          <w:rPr>
            <w:noProof/>
            <w:webHidden/>
          </w:rPr>
          <w:fldChar w:fldCharType="end"/>
        </w:r>
        <w:r w:rsidRPr="00322554">
          <w:rPr>
            <w:rStyle w:val="Hyperlink"/>
            <w:noProof/>
          </w:rPr>
          <w:fldChar w:fldCharType="end"/>
        </w:r>
      </w:ins>
    </w:p>
    <w:p w14:paraId="4B3A4F8E" w14:textId="77777777" w:rsidR="00150692" w:rsidRDefault="00150692">
      <w:pPr>
        <w:pStyle w:val="TableofFigures"/>
        <w:tabs>
          <w:tab w:val="right" w:leader="dot" w:pos="9350"/>
        </w:tabs>
        <w:jc w:val="both"/>
        <w:rPr>
          <w:ins w:id="269" w:author="Van-Thanh Hoang" w:date="2013-09-04T10:23:00Z"/>
          <w:rFonts w:asciiTheme="minorHAnsi" w:eastAsiaTheme="minorEastAsia" w:hAnsiTheme="minorHAnsi" w:cstheme="minorBidi"/>
          <w:noProof/>
          <w:sz w:val="22"/>
          <w:szCs w:val="22"/>
        </w:rPr>
        <w:pPrChange w:id="270" w:author="Van-Thanh Hoang" w:date="2013-09-04T10:25:00Z">
          <w:pPr>
            <w:pStyle w:val="TableofFigures"/>
            <w:tabs>
              <w:tab w:val="right" w:leader="dot" w:pos="9350"/>
            </w:tabs>
          </w:pPr>
        </w:pPrChange>
      </w:pPr>
      <w:ins w:id="271" w:author="Van-Thanh Hoang" w:date="2013-09-04T10:23:00Z">
        <w:r w:rsidRPr="00322554">
          <w:rPr>
            <w:rStyle w:val="Hyperlink"/>
            <w:noProof/>
          </w:rPr>
          <w:fldChar w:fldCharType="begin"/>
        </w:r>
        <w:r w:rsidRPr="00322554">
          <w:rPr>
            <w:rStyle w:val="Hyperlink"/>
            <w:noProof/>
          </w:rPr>
          <w:instrText xml:space="preserve"> </w:instrText>
        </w:r>
        <w:r>
          <w:rPr>
            <w:noProof/>
          </w:rPr>
          <w:instrText>HYPERLINK \l "_Toc366053564"</w:instrText>
        </w:r>
        <w:r w:rsidRPr="00322554">
          <w:rPr>
            <w:rStyle w:val="Hyperlink"/>
            <w:noProof/>
          </w:rPr>
          <w:instrText xml:space="preserve"> </w:instrText>
        </w:r>
        <w:r w:rsidRPr="00322554">
          <w:rPr>
            <w:rStyle w:val="Hyperlink"/>
            <w:noProof/>
          </w:rPr>
          <w:fldChar w:fldCharType="separate"/>
        </w:r>
        <w:r w:rsidRPr="00322554">
          <w:rPr>
            <w:rStyle w:val="Hyperlink"/>
            <w:b/>
            <w:noProof/>
          </w:rPr>
          <w:t>Bảng 3.4. Bảng giá trị AUC (</w:t>
        </w:r>
        <m:oMath>
          <m:r>
            <m:rPr>
              <m:sty m:val="p"/>
            </m:rPr>
            <w:rPr>
              <w:rStyle w:val="Hyperlink"/>
              <w:rFonts w:ascii="Cambria Math" w:hAnsi="Cambria Math"/>
              <w:noProof/>
            </w:rPr>
            <m:t>×100%</m:t>
          </m:r>
        </m:oMath>
        <w:r w:rsidRPr="00322554">
          <w:rPr>
            <w:rStyle w:val="Hyperlink"/>
            <w:b/>
            <w:noProof/>
          </w:rPr>
          <w:t>) đối với hàm kernel phân cấp ứng với số lượng phần là 7 và phương pháp đưa ra bởi Lee et al.</w:t>
        </w:r>
        <w:r w:rsidRPr="00322554">
          <w:rPr>
            <w:rStyle w:val="Hyperlink"/>
            <w:noProof/>
          </w:rPr>
          <w:t xml:space="preserve"> </w:t>
        </w:r>
        <w:r w:rsidRPr="00322554">
          <w:rPr>
            <w:rStyle w:val="Hyperlink"/>
            <w:b/>
            <w:noProof/>
          </w:rPr>
          <w:t>[6].</w:t>
        </w:r>
        <w:r>
          <w:rPr>
            <w:noProof/>
            <w:webHidden/>
          </w:rPr>
          <w:tab/>
        </w:r>
        <w:r>
          <w:rPr>
            <w:noProof/>
            <w:webHidden/>
          </w:rPr>
          <w:fldChar w:fldCharType="begin"/>
        </w:r>
        <w:r>
          <w:rPr>
            <w:noProof/>
            <w:webHidden/>
          </w:rPr>
          <w:instrText xml:space="preserve"> PAGEREF _Toc366053564 \h </w:instrText>
        </w:r>
      </w:ins>
      <w:r>
        <w:rPr>
          <w:noProof/>
          <w:webHidden/>
        </w:rPr>
      </w:r>
      <w:r>
        <w:rPr>
          <w:noProof/>
          <w:webHidden/>
        </w:rPr>
        <w:fldChar w:fldCharType="separate"/>
      </w:r>
      <w:ins w:id="272" w:author="Van-Thanh Hoang" w:date="2013-09-04T10:23:00Z">
        <w:r>
          <w:rPr>
            <w:noProof/>
            <w:webHidden/>
          </w:rPr>
          <w:t>34</w:t>
        </w:r>
        <w:r>
          <w:rPr>
            <w:noProof/>
            <w:webHidden/>
          </w:rPr>
          <w:fldChar w:fldCharType="end"/>
        </w:r>
        <w:r w:rsidRPr="00322554">
          <w:rPr>
            <w:rStyle w:val="Hyperlink"/>
            <w:noProof/>
          </w:rPr>
          <w:fldChar w:fldCharType="end"/>
        </w:r>
      </w:ins>
    </w:p>
    <w:p w14:paraId="2F62C604" w14:textId="77777777" w:rsidR="00EB3699" w:rsidDel="00F054F8" w:rsidRDefault="00EB3699">
      <w:pPr>
        <w:pStyle w:val="TableofFigures"/>
        <w:tabs>
          <w:tab w:val="right" w:leader="dot" w:pos="9350"/>
        </w:tabs>
        <w:jc w:val="both"/>
        <w:rPr>
          <w:del w:id="273" w:author="Van-Thanh Hoang" w:date="2013-09-04T00:05:00Z"/>
          <w:rFonts w:asciiTheme="minorHAnsi" w:eastAsiaTheme="minorEastAsia" w:hAnsiTheme="minorHAnsi" w:cstheme="minorBidi"/>
          <w:noProof/>
          <w:sz w:val="22"/>
          <w:szCs w:val="22"/>
        </w:rPr>
        <w:pPrChange w:id="274" w:author="Van-Thanh Hoang" w:date="2013-09-04T10:25:00Z">
          <w:pPr>
            <w:pStyle w:val="TableofFigures"/>
            <w:tabs>
              <w:tab w:val="right" w:leader="dot" w:pos="9350"/>
            </w:tabs>
          </w:pPr>
        </w:pPrChange>
      </w:pPr>
      <w:del w:id="275" w:author="Van-Thanh Hoang" w:date="2013-09-04T00:05:00Z">
        <w:r w:rsidRPr="00F054F8" w:rsidDel="00F054F8">
          <w:rPr>
            <w:rStyle w:val="Hyperlink"/>
            <w:b/>
            <w:noProof/>
          </w:rPr>
          <w:delText>Bảng 3.1. Giá trị AUC (</w:delText>
        </w:r>
        <m:oMath>
          <m:r>
            <m:rPr>
              <m:sty m:val="p"/>
            </m:rPr>
            <w:rPr>
              <w:rStyle w:val="Hyperlink"/>
              <w:rFonts w:ascii="Cambria Math" w:hAnsi="Cambria Math"/>
              <w:noProof/>
            </w:rPr>
            <m:t>×100%</m:t>
          </m:r>
        </m:oMath>
        <w:r w:rsidRPr="00F054F8" w:rsidDel="00F054F8">
          <w:rPr>
            <w:rStyle w:val="Hyperlink"/>
            <w:b/>
            <w:noProof/>
          </w:rPr>
          <w:delText>) đối với hàm kernel phân cấp ứng với số lượng các phần khác nhau và giữa các phần không chồng lên nhau. Giá trị AUC cao nhất ứng với mỗi TF được bôi đậm</w:delText>
        </w:r>
        <w:r w:rsidDel="00F054F8">
          <w:rPr>
            <w:noProof/>
            <w:webHidden/>
          </w:rPr>
          <w:tab/>
          <w:delText>29</w:delText>
        </w:r>
      </w:del>
    </w:p>
    <w:p w14:paraId="7B535F6A" w14:textId="77777777" w:rsidR="00EB3699" w:rsidDel="00F054F8" w:rsidRDefault="00EB3699">
      <w:pPr>
        <w:pStyle w:val="TableofFigures"/>
        <w:tabs>
          <w:tab w:val="right" w:leader="dot" w:pos="9350"/>
        </w:tabs>
        <w:jc w:val="both"/>
        <w:rPr>
          <w:del w:id="276" w:author="Van-Thanh Hoang" w:date="2013-09-04T00:05:00Z"/>
          <w:rFonts w:asciiTheme="minorHAnsi" w:eastAsiaTheme="minorEastAsia" w:hAnsiTheme="minorHAnsi" w:cstheme="minorBidi"/>
          <w:noProof/>
          <w:sz w:val="22"/>
          <w:szCs w:val="22"/>
        </w:rPr>
        <w:pPrChange w:id="277" w:author="Van-Thanh Hoang" w:date="2013-09-04T10:25:00Z">
          <w:pPr>
            <w:pStyle w:val="TableofFigures"/>
            <w:tabs>
              <w:tab w:val="right" w:leader="dot" w:pos="9350"/>
            </w:tabs>
          </w:pPr>
        </w:pPrChange>
      </w:pPr>
      <w:del w:id="278" w:author="Van-Thanh Hoang" w:date="2013-09-04T00:05:00Z">
        <w:r w:rsidRPr="00F054F8" w:rsidDel="00F054F8">
          <w:rPr>
            <w:rStyle w:val="Hyperlink"/>
            <w:b/>
            <w:noProof/>
          </w:rPr>
          <w:delText>Bảng 3.2. Bảng giá trị AUC (</w:delText>
        </w:r>
        <m:oMath>
          <m:r>
            <m:rPr>
              <m:sty m:val="p"/>
            </m:rPr>
            <w:rPr>
              <w:rStyle w:val="Hyperlink"/>
              <w:rFonts w:ascii="Cambria Math" w:hAnsi="Cambria Math"/>
              <w:noProof/>
            </w:rPr>
            <m:t>×100%</m:t>
          </m:r>
        </m:oMath>
        <w:r w:rsidRPr="00F054F8" w:rsidDel="00F054F8">
          <w:rPr>
            <w:rStyle w:val="Hyperlink"/>
            <w:b/>
            <w:noProof/>
          </w:rPr>
          <w:delText>) đối với hàm kernel dựa trên entropy ứng với số lượng các phần khác nhau và giữa các phần không chồng lên nhau.</w:delText>
        </w:r>
        <w:r w:rsidDel="00F054F8">
          <w:rPr>
            <w:noProof/>
            <w:webHidden/>
          </w:rPr>
          <w:tab/>
          <w:delText>29</w:delText>
        </w:r>
      </w:del>
    </w:p>
    <w:p w14:paraId="48806F27" w14:textId="77777777" w:rsidR="00EB3699" w:rsidDel="00F054F8" w:rsidRDefault="00EB3699">
      <w:pPr>
        <w:pStyle w:val="TableofFigures"/>
        <w:tabs>
          <w:tab w:val="right" w:leader="dot" w:pos="9350"/>
        </w:tabs>
        <w:jc w:val="both"/>
        <w:rPr>
          <w:del w:id="279" w:author="Van-Thanh Hoang" w:date="2013-09-04T00:05:00Z"/>
          <w:rFonts w:asciiTheme="minorHAnsi" w:eastAsiaTheme="minorEastAsia" w:hAnsiTheme="minorHAnsi" w:cstheme="minorBidi"/>
          <w:noProof/>
          <w:sz w:val="22"/>
          <w:szCs w:val="22"/>
        </w:rPr>
        <w:pPrChange w:id="280" w:author="Van-Thanh Hoang" w:date="2013-09-04T10:25:00Z">
          <w:pPr>
            <w:pStyle w:val="TableofFigures"/>
            <w:tabs>
              <w:tab w:val="right" w:leader="dot" w:pos="9350"/>
            </w:tabs>
          </w:pPr>
        </w:pPrChange>
      </w:pPr>
      <w:del w:id="281" w:author="Van-Thanh Hoang" w:date="2013-09-04T00:05:00Z">
        <w:r w:rsidRPr="00F054F8" w:rsidDel="00F054F8">
          <w:rPr>
            <w:rStyle w:val="Hyperlink"/>
            <w:b/>
            <w:noProof/>
          </w:rPr>
          <w:delText>Bảng 3.3. Bảng giá trị AUC (</w:delText>
        </w:r>
        <m:oMath>
          <m:r>
            <m:rPr>
              <m:sty m:val="p"/>
            </m:rPr>
            <w:rPr>
              <w:rStyle w:val="Hyperlink"/>
              <w:rFonts w:ascii="Cambria Math" w:hAnsi="Cambria Math"/>
              <w:noProof/>
            </w:rPr>
            <m:t>×100%</m:t>
          </m:r>
        </m:oMath>
        <w:r w:rsidRPr="00F054F8" w:rsidDel="00F054F8">
          <w:rPr>
            <w:rStyle w:val="Hyperlink"/>
            <w:b/>
            <w:noProof/>
          </w:rPr>
          <w:delText>) đối với hàm kernel phân cấp ứng với số lượng phần con là 7 và các độ dài vùng chồng lên nhau khác nhau.</w:delText>
        </w:r>
        <w:r w:rsidDel="00F054F8">
          <w:rPr>
            <w:noProof/>
            <w:webHidden/>
          </w:rPr>
          <w:tab/>
          <w:delText>30</w:delText>
        </w:r>
      </w:del>
    </w:p>
    <w:p w14:paraId="0234F893" w14:textId="77777777" w:rsidR="00EB3699" w:rsidDel="00F054F8" w:rsidRDefault="00EB3699">
      <w:pPr>
        <w:pStyle w:val="TableofFigures"/>
        <w:tabs>
          <w:tab w:val="right" w:leader="dot" w:pos="9350"/>
        </w:tabs>
        <w:jc w:val="both"/>
        <w:rPr>
          <w:del w:id="282" w:author="Van-Thanh Hoang" w:date="2013-09-04T00:05:00Z"/>
          <w:rFonts w:asciiTheme="minorHAnsi" w:eastAsiaTheme="minorEastAsia" w:hAnsiTheme="minorHAnsi" w:cstheme="minorBidi"/>
          <w:noProof/>
          <w:sz w:val="22"/>
          <w:szCs w:val="22"/>
        </w:rPr>
        <w:pPrChange w:id="283" w:author="Van-Thanh Hoang" w:date="2013-09-04T10:25:00Z">
          <w:pPr>
            <w:pStyle w:val="TableofFigures"/>
            <w:tabs>
              <w:tab w:val="right" w:leader="dot" w:pos="9350"/>
            </w:tabs>
          </w:pPr>
        </w:pPrChange>
      </w:pPr>
      <w:del w:id="284" w:author="Van-Thanh Hoang" w:date="2013-09-04T00:05:00Z">
        <w:r w:rsidRPr="00F054F8" w:rsidDel="00F054F8">
          <w:rPr>
            <w:rStyle w:val="Hyperlink"/>
            <w:b/>
            <w:noProof/>
          </w:rPr>
          <w:delText>Bảng 3.4. Bảng giá trị AUC (</w:delText>
        </w:r>
        <m:oMath>
          <m:r>
            <m:rPr>
              <m:sty m:val="p"/>
            </m:rPr>
            <w:rPr>
              <w:rStyle w:val="Hyperlink"/>
              <w:rFonts w:ascii="Cambria Math" w:hAnsi="Cambria Math"/>
              <w:noProof/>
            </w:rPr>
            <m:t>×100%</m:t>
          </m:r>
        </m:oMath>
        <w:r w:rsidRPr="00F054F8" w:rsidDel="00F054F8">
          <w:rPr>
            <w:rStyle w:val="Hyperlink"/>
            <w:b/>
            <w:noProof/>
          </w:rPr>
          <w:delText>) đối với hàm kernel phân cấp ứng với số lượng phần là 7 và phương pháp đưa ra bởi Lee et al.</w:delText>
        </w:r>
        <w:r w:rsidRPr="00F054F8" w:rsidDel="00F054F8">
          <w:rPr>
            <w:rStyle w:val="Hyperlink"/>
            <w:noProof/>
          </w:rPr>
          <w:delText xml:space="preserve"> </w:delText>
        </w:r>
        <w:r w:rsidRPr="00F054F8" w:rsidDel="00F054F8">
          <w:rPr>
            <w:rStyle w:val="Hyperlink"/>
            <w:b/>
            <w:noProof/>
          </w:rPr>
          <w:delText>[6].</w:delText>
        </w:r>
        <w:r w:rsidDel="00F054F8">
          <w:rPr>
            <w:noProof/>
            <w:webHidden/>
          </w:rPr>
          <w:tab/>
          <w:delText>31</w:delText>
        </w:r>
      </w:del>
    </w:p>
    <w:p w14:paraId="2C19F554" w14:textId="77777777" w:rsidR="002108D8" w:rsidRDefault="00F15537">
      <w:pPr>
        <w:spacing w:after="0" w:line="360" w:lineRule="auto"/>
        <w:jc w:val="both"/>
        <w:rPr>
          <w:b/>
          <w:lang w:val="fr-FR"/>
        </w:rPr>
        <w:pPrChange w:id="285" w:author="Van-Thanh Hoang" w:date="2013-09-04T10:25:00Z">
          <w:pPr>
            <w:spacing w:after="0" w:line="360" w:lineRule="auto"/>
          </w:pPr>
        </w:pPrChange>
      </w:pPr>
      <w:r>
        <w:rPr>
          <w:b/>
          <w:lang w:val="fr-FR"/>
        </w:rPr>
        <w:fldChar w:fldCharType="end"/>
      </w:r>
      <w:r w:rsidR="002108D8">
        <w:rPr>
          <w:b/>
          <w:lang w:val="fr-FR"/>
        </w:rPr>
        <w:br w:type="page"/>
      </w:r>
    </w:p>
    <w:p w14:paraId="7AE56583" w14:textId="77777777" w:rsidR="00B678E6" w:rsidRPr="00C10EF1" w:rsidRDefault="008E5801" w:rsidP="00724537">
      <w:pPr>
        <w:pStyle w:val="Heading1"/>
        <w:spacing w:line="360" w:lineRule="auto"/>
        <w:rPr>
          <w:sz w:val="32"/>
          <w:lang w:val="fr-FR"/>
        </w:rPr>
      </w:pPr>
      <w:bookmarkStart w:id="286" w:name="_Toc366053532"/>
      <w:r>
        <w:rPr>
          <w:sz w:val="32"/>
          <w:lang w:val="fr-FR"/>
        </w:rPr>
        <w:lastRenderedPageBreak/>
        <w:t>DANH MỤC CÁ</w:t>
      </w:r>
      <w:r w:rsidR="008E746A">
        <w:rPr>
          <w:sz w:val="32"/>
          <w:lang w:val="fr-FR"/>
        </w:rPr>
        <w:t>C HÌ</w:t>
      </w:r>
      <w:r w:rsidR="0017237B" w:rsidRPr="00C10EF1">
        <w:rPr>
          <w:sz w:val="32"/>
          <w:lang w:val="fr-FR"/>
        </w:rPr>
        <w:t>NH</w:t>
      </w:r>
      <w:bookmarkEnd w:id="286"/>
    </w:p>
    <w:p w14:paraId="63A7BAE2" w14:textId="77777777" w:rsidR="00150692" w:rsidRDefault="00B678E6">
      <w:pPr>
        <w:pStyle w:val="TableofFigures"/>
        <w:tabs>
          <w:tab w:val="right" w:leader="dot" w:pos="9350"/>
        </w:tabs>
        <w:jc w:val="both"/>
        <w:rPr>
          <w:ins w:id="287" w:author="Van-Thanh Hoang" w:date="2013-09-04T10:23:00Z"/>
          <w:rFonts w:asciiTheme="minorHAnsi" w:eastAsiaTheme="minorEastAsia" w:hAnsiTheme="minorHAnsi" w:cstheme="minorBidi"/>
          <w:noProof/>
          <w:sz w:val="22"/>
          <w:szCs w:val="22"/>
        </w:rPr>
        <w:pPrChange w:id="288" w:author="Van-Thanh Hoang" w:date="2013-09-04T10:25:00Z">
          <w:pPr>
            <w:pStyle w:val="TableofFigures"/>
            <w:tabs>
              <w:tab w:val="right" w:leader="dot" w:pos="9350"/>
            </w:tabs>
          </w:pPr>
        </w:pPrChange>
      </w:pPr>
      <w:r>
        <w:rPr>
          <w:b/>
          <w:lang w:val="fr-FR"/>
        </w:rPr>
        <w:fldChar w:fldCharType="begin"/>
      </w:r>
      <w:r>
        <w:rPr>
          <w:b/>
          <w:lang w:val="fr-FR"/>
        </w:rPr>
        <w:instrText xml:space="preserve"> TOC \h \z \c "Hình 1." </w:instrText>
      </w:r>
      <w:r>
        <w:rPr>
          <w:b/>
          <w:lang w:val="fr-FR"/>
        </w:rPr>
        <w:fldChar w:fldCharType="separate"/>
      </w:r>
      <w:ins w:id="289" w:author="Van-Thanh Hoang" w:date="2013-09-04T10:23:00Z">
        <w:r w:rsidR="00150692" w:rsidRPr="00FB2F38">
          <w:rPr>
            <w:rStyle w:val="Hyperlink"/>
            <w:noProof/>
          </w:rPr>
          <w:fldChar w:fldCharType="begin"/>
        </w:r>
        <w:r w:rsidR="00150692" w:rsidRPr="00FB2F38">
          <w:rPr>
            <w:rStyle w:val="Hyperlink"/>
            <w:noProof/>
          </w:rPr>
          <w:instrText xml:space="preserve"> </w:instrText>
        </w:r>
        <w:r w:rsidR="00150692">
          <w:rPr>
            <w:noProof/>
          </w:rPr>
          <w:instrText>HYPERLINK \l "_Toc366053565"</w:instrText>
        </w:r>
        <w:r w:rsidR="00150692" w:rsidRPr="00FB2F38">
          <w:rPr>
            <w:rStyle w:val="Hyperlink"/>
            <w:noProof/>
          </w:rPr>
          <w:instrText xml:space="preserve"> </w:instrText>
        </w:r>
        <w:r w:rsidR="00150692" w:rsidRPr="00FB2F38">
          <w:rPr>
            <w:rStyle w:val="Hyperlink"/>
            <w:noProof/>
          </w:rPr>
          <w:fldChar w:fldCharType="separate"/>
        </w:r>
        <w:r w:rsidR="00150692" w:rsidRPr="00FB2F38">
          <w:rPr>
            <w:rStyle w:val="Hyperlink"/>
            <w:b/>
            <w:noProof/>
          </w:rPr>
          <w:t>Hình 1.1. Sơ đồ khái quát sự hoạt động của gen ở sinh vật nhân sơ (a) và nhân thực (b)</w:t>
        </w:r>
        <w:r w:rsidR="00150692">
          <w:rPr>
            <w:noProof/>
            <w:webHidden/>
          </w:rPr>
          <w:tab/>
        </w:r>
        <w:r w:rsidR="00150692">
          <w:rPr>
            <w:noProof/>
            <w:webHidden/>
          </w:rPr>
          <w:fldChar w:fldCharType="begin"/>
        </w:r>
        <w:r w:rsidR="00150692">
          <w:rPr>
            <w:noProof/>
            <w:webHidden/>
          </w:rPr>
          <w:instrText xml:space="preserve"> PAGEREF _Toc366053565 \h </w:instrText>
        </w:r>
      </w:ins>
      <w:r w:rsidR="00150692">
        <w:rPr>
          <w:noProof/>
          <w:webHidden/>
        </w:rPr>
      </w:r>
      <w:r w:rsidR="00150692">
        <w:rPr>
          <w:noProof/>
          <w:webHidden/>
        </w:rPr>
        <w:fldChar w:fldCharType="separate"/>
      </w:r>
      <w:ins w:id="290" w:author="Van-Thanh Hoang" w:date="2013-09-04T10:23:00Z">
        <w:r w:rsidR="00150692">
          <w:rPr>
            <w:noProof/>
            <w:webHidden/>
          </w:rPr>
          <w:t>5</w:t>
        </w:r>
        <w:r w:rsidR="00150692">
          <w:rPr>
            <w:noProof/>
            <w:webHidden/>
          </w:rPr>
          <w:fldChar w:fldCharType="end"/>
        </w:r>
        <w:r w:rsidR="00150692" w:rsidRPr="00FB2F38">
          <w:rPr>
            <w:rStyle w:val="Hyperlink"/>
            <w:noProof/>
          </w:rPr>
          <w:fldChar w:fldCharType="end"/>
        </w:r>
      </w:ins>
    </w:p>
    <w:p w14:paraId="34B96105" w14:textId="77777777" w:rsidR="00150692" w:rsidRDefault="00150692">
      <w:pPr>
        <w:pStyle w:val="TableofFigures"/>
        <w:tabs>
          <w:tab w:val="right" w:leader="dot" w:pos="9350"/>
        </w:tabs>
        <w:jc w:val="both"/>
        <w:rPr>
          <w:ins w:id="291" w:author="Van-Thanh Hoang" w:date="2013-09-04T10:23:00Z"/>
          <w:rFonts w:asciiTheme="minorHAnsi" w:eastAsiaTheme="minorEastAsia" w:hAnsiTheme="minorHAnsi" w:cstheme="minorBidi"/>
          <w:noProof/>
          <w:sz w:val="22"/>
          <w:szCs w:val="22"/>
        </w:rPr>
        <w:pPrChange w:id="292" w:author="Van-Thanh Hoang" w:date="2013-09-04T10:25:00Z">
          <w:pPr>
            <w:pStyle w:val="TableofFigures"/>
            <w:tabs>
              <w:tab w:val="right" w:leader="dot" w:pos="9350"/>
            </w:tabs>
          </w:pPr>
        </w:pPrChange>
      </w:pPr>
      <w:ins w:id="293" w:author="Van-Thanh Hoang" w:date="2013-09-04T10:23:00Z">
        <w:r w:rsidRPr="00FB2F38">
          <w:rPr>
            <w:rStyle w:val="Hyperlink"/>
            <w:noProof/>
          </w:rPr>
          <w:fldChar w:fldCharType="begin"/>
        </w:r>
        <w:r w:rsidRPr="00FB2F38">
          <w:rPr>
            <w:rStyle w:val="Hyperlink"/>
            <w:noProof/>
          </w:rPr>
          <w:instrText xml:space="preserve"> </w:instrText>
        </w:r>
        <w:r>
          <w:rPr>
            <w:noProof/>
          </w:rPr>
          <w:instrText>HYPERLINK \l "_Toc366053566"</w:instrText>
        </w:r>
        <w:r w:rsidRPr="00FB2F38">
          <w:rPr>
            <w:rStyle w:val="Hyperlink"/>
            <w:noProof/>
          </w:rPr>
          <w:instrText xml:space="preserve"> </w:instrText>
        </w:r>
        <w:r w:rsidRPr="00FB2F38">
          <w:rPr>
            <w:rStyle w:val="Hyperlink"/>
            <w:noProof/>
          </w:rPr>
          <w:fldChar w:fldCharType="separate"/>
        </w:r>
        <w:r w:rsidRPr="00FB2F38">
          <w:rPr>
            <w:rStyle w:val="Hyperlink"/>
            <w:b/>
            <w:noProof/>
          </w:rPr>
          <w:t>Hình 1.2. Sơ đồ khái quát quá trình phiên mã</w:t>
        </w:r>
        <w:r>
          <w:rPr>
            <w:noProof/>
            <w:webHidden/>
          </w:rPr>
          <w:tab/>
        </w:r>
        <w:r>
          <w:rPr>
            <w:noProof/>
            <w:webHidden/>
          </w:rPr>
          <w:fldChar w:fldCharType="begin"/>
        </w:r>
        <w:r>
          <w:rPr>
            <w:noProof/>
            <w:webHidden/>
          </w:rPr>
          <w:instrText xml:space="preserve"> PAGEREF _Toc366053566 \h </w:instrText>
        </w:r>
      </w:ins>
      <w:r>
        <w:rPr>
          <w:noProof/>
          <w:webHidden/>
        </w:rPr>
      </w:r>
      <w:r>
        <w:rPr>
          <w:noProof/>
          <w:webHidden/>
        </w:rPr>
        <w:fldChar w:fldCharType="separate"/>
      </w:r>
      <w:ins w:id="294" w:author="Van-Thanh Hoang" w:date="2013-09-04T10:23:00Z">
        <w:r>
          <w:rPr>
            <w:noProof/>
            <w:webHidden/>
          </w:rPr>
          <w:t>6</w:t>
        </w:r>
        <w:r>
          <w:rPr>
            <w:noProof/>
            <w:webHidden/>
          </w:rPr>
          <w:fldChar w:fldCharType="end"/>
        </w:r>
        <w:r w:rsidRPr="00FB2F38">
          <w:rPr>
            <w:rStyle w:val="Hyperlink"/>
            <w:noProof/>
          </w:rPr>
          <w:fldChar w:fldCharType="end"/>
        </w:r>
      </w:ins>
    </w:p>
    <w:p w14:paraId="46CBCC64" w14:textId="77777777" w:rsidR="00150692" w:rsidRDefault="00150692">
      <w:pPr>
        <w:pStyle w:val="TableofFigures"/>
        <w:tabs>
          <w:tab w:val="right" w:leader="dot" w:pos="9350"/>
        </w:tabs>
        <w:jc w:val="both"/>
        <w:rPr>
          <w:ins w:id="295" w:author="Van-Thanh Hoang" w:date="2013-09-04T10:23:00Z"/>
          <w:rFonts w:asciiTheme="minorHAnsi" w:eastAsiaTheme="minorEastAsia" w:hAnsiTheme="minorHAnsi" w:cstheme="minorBidi"/>
          <w:noProof/>
          <w:sz w:val="22"/>
          <w:szCs w:val="22"/>
        </w:rPr>
        <w:pPrChange w:id="296" w:author="Van-Thanh Hoang" w:date="2013-09-04T10:25:00Z">
          <w:pPr>
            <w:pStyle w:val="TableofFigures"/>
            <w:tabs>
              <w:tab w:val="right" w:leader="dot" w:pos="9350"/>
            </w:tabs>
          </w:pPr>
        </w:pPrChange>
      </w:pPr>
      <w:ins w:id="297" w:author="Van-Thanh Hoang" w:date="2013-09-04T10:23:00Z">
        <w:r w:rsidRPr="00FB2F38">
          <w:rPr>
            <w:rStyle w:val="Hyperlink"/>
            <w:noProof/>
          </w:rPr>
          <w:fldChar w:fldCharType="begin"/>
        </w:r>
        <w:r w:rsidRPr="00FB2F38">
          <w:rPr>
            <w:rStyle w:val="Hyperlink"/>
            <w:noProof/>
          </w:rPr>
          <w:instrText xml:space="preserve"> </w:instrText>
        </w:r>
        <w:r>
          <w:rPr>
            <w:noProof/>
          </w:rPr>
          <w:instrText>HYPERLINK \l "_Toc366053567"</w:instrText>
        </w:r>
        <w:r w:rsidRPr="00FB2F38">
          <w:rPr>
            <w:rStyle w:val="Hyperlink"/>
            <w:noProof/>
          </w:rPr>
          <w:instrText xml:space="preserve"> </w:instrText>
        </w:r>
        <w:r w:rsidRPr="00FB2F38">
          <w:rPr>
            <w:rStyle w:val="Hyperlink"/>
            <w:noProof/>
          </w:rPr>
          <w:fldChar w:fldCharType="separate"/>
        </w:r>
        <w:r w:rsidRPr="00FB2F38">
          <w:rPr>
            <w:rStyle w:val="Hyperlink"/>
            <w:b/>
            <w:iCs/>
            <w:noProof/>
          </w:rPr>
          <w:t>Hình 1.3. Phân nhóm các phương pháp xác định vùng tăng cường.</w:t>
        </w:r>
        <w:r>
          <w:rPr>
            <w:noProof/>
            <w:webHidden/>
          </w:rPr>
          <w:tab/>
        </w:r>
        <w:r>
          <w:rPr>
            <w:noProof/>
            <w:webHidden/>
          </w:rPr>
          <w:fldChar w:fldCharType="begin"/>
        </w:r>
        <w:r>
          <w:rPr>
            <w:noProof/>
            <w:webHidden/>
          </w:rPr>
          <w:instrText xml:space="preserve"> PAGEREF _Toc366053567 \h </w:instrText>
        </w:r>
      </w:ins>
      <w:r>
        <w:rPr>
          <w:noProof/>
          <w:webHidden/>
        </w:rPr>
      </w:r>
      <w:r>
        <w:rPr>
          <w:noProof/>
          <w:webHidden/>
        </w:rPr>
        <w:fldChar w:fldCharType="separate"/>
      </w:r>
      <w:ins w:id="298" w:author="Van-Thanh Hoang" w:date="2013-09-04T10:23:00Z">
        <w:r>
          <w:rPr>
            <w:noProof/>
            <w:webHidden/>
          </w:rPr>
          <w:t>14</w:t>
        </w:r>
        <w:r>
          <w:rPr>
            <w:noProof/>
            <w:webHidden/>
          </w:rPr>
          <w:fldChar w:fldCharType="end"/>
        </w:r>
        <w:r w:rsidRPr="00FB2F38">
          <w:rPr>
            <w:rStyle w:val="Hyperlink"/>
            <w:noProof/>
          </w:rPr>
          <w:fldChar w:fldCharType="end"/>
        </w:r>
      </w:ins>
    </w:p>
    <w:p w14:paraId="1654ABE4" w14:textId="77777777" w:rsidR="00EB3699" w:rsidDel="00F054F8" w:rsidRDefault="00EB3699">
      <w:pPr>
        <w:pStyle w:val="TableofFigures"/>
        <w:tabs>
          <w:tab w:val="right" w:leader="dot" w:pos="9350"/>
        </w:tabs>
        <w:jc w:val="both"/>
        <w:rPr>
          <w:del w:id="299" w:author="Van-Thanh Hoang" w:date="2013-09-04T00:05:00Z"/>
          <w:rFonts w:asciiTheme="minorHAnsi" w:eastAsiaTheme="minorEastAsia" w:hAnsiTheme="minorHAnsi" w:cstheme="minorBidi"/>
          <w:noProof/>
          <w:sz w:val="22"/>
          <w:szCs w:val="22"/>
        </w:rPr>
        <w:pPrChange w:id="300" w:author="Van-Thanh Hoang" w:date="2013-09-04T10:25:00Z">
          <w:pPr>
            <w:pStyle w:val="TableofFigures"/>
            <w:tabs>
              <w:tab w:val="right" w:leader="dot" w:pos="9350"/>
            </w:tabs>
          </w:pPr>
        </w:pPrChange>
      </w:pPr>
      <w:del w:id="301" w:author="Van-Thanh Hoang" w:date="2013-09-04T00:05:00Z">
        <w:r w:rsidRPr="00F054F8" w:rsidDel="00F054F8">
          <w:rPr>
            <w:rStyle w:val="Hyperlink"/>
            <w:b/>
            <w:noProof/>
          </w:rPr>
          <w:delText>Hình 1.1. Sơ đồ khái quát sự hoạt động của gen ở sinh vật nhân sơ (a) và nhân thực (b)</w:delText>
        </w:r>
        <w:r w:rsidDel="00F054F8">
          <w:rPr>
            <w:noProof/>
            <w:webHidden/>
          </w:rPr>
          <w:tab/>
          <w:delText>4</w:delText>
        </w:r>
      </w:del>
    </w:p>
    <w:p w14:paraId="49531210" w14:textId="77777777" w:rsidR="00EB3699" w:rsidDel="00F054F8" w:rsidRDefault="00EB3699">
      <w:pPr>
        <w:pStyle w:val="TableofFigures"/>
        <w:tabs>
          <w:tab w:val="right" w:leader="dot" w:pos="9350"/>
        </w:tabs>
        <w:jc w:val="both"/>
        <w:rPr>
          <w:del w:id="302" w:author="Van-Thanh Hoang" w:date="2013-09-04T00:05:00Z"/>
          <w:rFonts w:asciiTheme="minorHAnsi" w:eastAsiaTheme="minorEastAsia" w:hAnsiTheme="minorHAnsi" w:cstheme="minorBidi"/>
          <w:noProof/>
          <w:sz w:val="22"/>
          <w:szCs w:val="22"/>
        </w:rPr>
        <w:pPrChange w:id="303" w:author="Van-Thanh Hoang" w:date="2013-09-04T10:25:00Z">
          <w:pPr>
            <w:pStyle w:val="TableofFigures"/>
            <w:tabs>
              <w:tab w:val="right" w:leader="dot" w:pos="9350"/>
            </w:tabs>
          </w:pPr>
        </w:pPrChange>
      </w:pPr>
      <w:del w:id="304" w:author="Van-Thanh Hoang" w:date="2013-09-04T00:05:00Z">
        <w:r w:rsidRPr="00F054F8" w:rsidDel="00F054F8">
          <w:rPr>
            <w:rStyle w:val="Hyperlink"/>
            <w:b/>
            <w:noProof/>
          </w:rPr>
          <w:delText>Hình 1.2. Sơ đồ khái quát quá trình phiên mã</w:delText>
        </w:r>
        <w:r w:rsidDel="00F054F8">
          <w:rPr>
            <w:noProof/>
            <w:webHidden/>
          </w:rPr>
          <w:tab/>
          <w:delText>5</w:delText>
        </w:r>
      </w:del>
    </w:p>
    <w:p w14:paraId="12E8BE31" w14:textId="77777777" w:rsidR="00EB3699" w:rsidDel="00F054F8" w:rsidRDefault="00EB3699">
      <w:pPr>
        <w:pStyle w:val="TableofFigures"/>
        <w:tabs>
          <w:tab w:val="right" w:leader="dot" w:pos="9350"/>
        </w:tabs>
        <w:jc w:val="both"/>
        <w:rPr>
          <w:del w:id="305" w:author="Van-Thanh Hoang" w:date="2013-09-04T00:05:00Z"/>
          <w:rFonts w:asciiTheme="minorHAnsi" w:eastAsiaTheme="minorEastAsia" w:hAnsiTheme="minorHAnsi" w:cstheme="minorBidi"/>
          <w:noProof/>
          <w:sz w:val="22"/>
          <w:szCs w:val="22"/>
        </w:rPr>
        <w:pPrChange w:id="306" w:author="Van-Thanh Hoang" w:date="2013-09-04T10:25:00Z">
          <w:pPr>
            <w:pStyle w:val="TableofFigures"/>
            <w:tabs>
              <w:tab w:val="right" w:leader="dot" w:pos="9350"/>
            </w:tabs>
          </w:pPr>
        </w:pPrChange>
      </w:pPr>
      <w:del w:id="307" w:author="Van-Thanh Hoang" w:date="2013-09-04T00:05:00Z">
        <w:r w:rsidRPr="00F054F8" w:rsidDel="00F054F8">
          <w:rPr>
            <w:rStyle w:val="Hyperlink"/>
            <w:b/>
            <w:iCs/>
            <w:noProof/>
          </w:rPr>
          <w:delText>Hình 1.3. Phân nhóm các phương pháp xác định vùng tăng cường.</w:delText>
        </w:r>
        <w:r w:rsidDel="00F054F8">
          <w:rPr>
            <w:noProof/>
            <w:webHidden/>
          </w:rPr>
          <w:tab/>
          <w:delText>13</w:delText>
        </w:r>
      </w:del>
    </w:p>
    <w:p w14:paraId="223AE2F0" w14:textId="77777777" w:rsidR="00150692" w:rsidRDefault="00B678E6">
      <w:pPr>
        <w:pStyle w:val="TableofFigures"/>
        <w:tabs>
          <w:tab w:val="right" w:leader="dot" w:pos="9350"/>
        </w:tabs>
        <w:jc w:val="both"/>
        <w:rPr>
          <w:ins w:id="308" w:author="Van-Thanh Hoang" w:date="2013-09-04T10:23:00Z"/>
          <w:rFonts w:asciiTheme="minorHAnsi" w:eastAsiaTheme="minorEastAsia" w:hAnsiTheme="minorHAnsi" w:cstheme="minorBidi"/>
          <w:noProof/>
          <w:sz w:val="22"/>
          <w:szCs w:val="22"/>
        </w:rPr>
        <w:pPrChange w:id="309" w:author="Van-Thanh Hoang" w:date="2013-09-04T10:25:00Z">
          <w:pPr>
            <w:pStyle w:val="TableofFigures"/>
            <w:tabs>
              <w:tab w:val="right" w:leader="dot" w:pos="9350"/>
            </w:tabs>
          </w:pPr>
        </w:pPrChange>
      </w:pPr>
      <w:r>
        <w:rPr>
          <w:b/>
          <w:lang w:val="fr-FR"/>
        </w:rPr>
        <w:fldChar w:fldCharType="end"/>
      </w:r>
      <w:r w:rsidR="00F5637D">
        <w:rPr>
          <w:b/>
          <w:lang w:val="fr-FR"/>
        </w:rPr>
        <w:fldChar w:fldCharType="begin"/>
      </w:r>
      <w:r w:rsidR="00F5637D">
        <w:rPr>
          <w:b/>
          <w:lang w:val="fr-FR"/>
        </w:rPr>
        <w:instrText xml:space="preserve"> TOC \h \z \c "Hình 2." </w:instrText>
      </w:r>
      <w:r w:rsidR="00F5637D">
        <w:rPr>
          <w:b/>
          <w:lang w:val="fr-FR"/>
        </w:rPr>
        <w:fldChar w:fldCharType="separate"/>
      </w:r>
      <w:ins w:id="310" w:author="Van-Thanh Hoang" w:date="2013-09-04T10:23:00Z">
        <w:r w:rsidR="00150692" w:rsidRPr="007C4D08">
          <w:rPr>
            <w:rStyle w:val="Hyperlink"/>
            <w:noProof/>
          </w:rPr>
          <w:fldChar w:fldCharType="begin"/>
        </w:r>
        <w:r w:rsidR="00150692" w:rsidRPr="007C4D08">
          <w:rPr>
            <w:rStyle w:val="Hyperlink"/>
            <w:noProof/>
          </w:rPr>
          <w:instrText xml:space="preserve"> </w:instrText>
        </w:r>
        <w:r w:rsidR="00150692">
          <w:rPr>
            <w:noProof/>
          </w:rPr>
          <w:instrText>HYPERLINK \l "_Toc366053568"</w:instrText>
        </w:r>
        <w:r w:rsidR="00150692" w:rsidRPr="007C4D08">
          <w:rPr>
            <w:rStyle w:val="Hyperlink"/>
            <w:noProof/>
          </w:rPr>
          <w:instrText xml:space="preserve"> </w:instrText>
        </w:r>
        <w:r w:rsidR="00150692" w:rsidRPr="007C4D08">
          <w:rPr>
            <w:rStyle w:val="Hyperlink"/>
            <w:noProof/>
          </w:rPr>
          <w:fldChar w:fldCharType="separate"/>
        </w:r>
        <w:r w:rsidR="00150692" w:rsidRPr="007C4D08">
          <w:rPr>
            <w:rStyle w:val="Hyperlink"/>
            <w:b/>
            <w:noProof/>
          </w:rPr>
          <w:t>Hình 2.1. Hình minh họa cho hàm kernel dựa trên entropy (a) và hàm kernel phân cấp (b)</w:t>
        </w:r>
        <w:r w:rsidR="00150692">
          <w:rPr>
            <w:noProof/>
            <w:webHidden/>
          </w:rPr>
          <w:tab/>
        </w:r>
        <w:r w:rsidR="00150692">
          <w:rPr>
            <w:noProof/>
            <w:webHidden/>
          </w:rPr>
          <w:fldChar w:fldCharType="begin"/>
        </w:r>
        <w:r w:rsidR="00150692">
          <w:rPr>
            <w:noProof/>
            <w:webHidden/>
          </w:rPr>
          <w:instrText xml:space="preserve"> PAGEREF _Toc366053568 \h </w:instrText>
        </w:r>
      </w:ins>
      <w:r w:rsidR="00150692">
        <w:rPr>
          <w:noProof/>
          <w:webHidden/>
        </w:rPr>
      </w:r>
      <w:r w:rsidR="00150692">
        <w:rPr>
          <w:noProof/>
          <w:webHidden/>
        </w:rPr>
        <w:fldChar w:fldCharType="separate"/>
      </w:r>
      <w:ins w:id="311" w:author="Van-Thanh Hoang" w:date="2013-09-04T10:23:00Z">
        <w:r w:rsidR="00150692">
          <w:rPr>
            <w:noProof/>
            <w:webHidden/>
          </w:rPr>
          <w:t>23</w:t>
        </w:r>
        <w:r w:rsidR="00150692">
          <w:rPr>
            <w:noProof/>
            <w:webHidden/>
          </w:rPr>
          <w:fldChar w:fldCharType="end"/>
        </w:r>
        <w:r w:rsidR="00150692" w:rsidRPr="007C4D08">
          <w:rPr>
            <w:rStyle w:val="Hyperlink"/>
            <w:noProof/>
          </w:rPr>
          <w:fldChar w:fldCharType="end"/>
        </w:r>
      </w:ins>
    </w:p>
    <w:p w14:paraId="3B50B4F5" w14:textId="77777777" w:rsidR="00150692" w:rsidDel="00150692" w:rsidRDefault="00150692">
      <w:pPr>
        <w:pStyle w:val="TableofFigures"/>
        <w:tabs>
          <w:tab w:val="right" w:leader="dot" w:pos="9350"/>
        </w:tabs>
        <w:jc w:val="both"/>
        <w:rPr>
          <w:del w:id="312" w:author="Van-Thanh Hoang" w:date="2013-09-04T10:23:00Z"/>
          <w:noProof/>
        </w:rPr>
        <w:pPrChange w:id="313" w:author="Van-Thanh Hoang" w:date="2013-09-04T10:25:00Z">
          <w:pPr>
            <w:pStyle w:val="TableofFigures"/>
            <w:tabs>
              <w:tab w:val="right" w:leader="dot" w:pos="9350"/>
            </w:tabs>
          </w:pPr>
        </w:pPrChange>
      </w:pPr>
    </w:p>
    <w:p w14:paraId="54671A21" w14:textId="77777777" w:rsidR="00F054F8" w:rsidDel="00F054F8" w:rsidRDefault="00F054F8">
      <w:pPr>
        <w:pStyle w:val="TableofFigures"/>
        <w:tabs>
          <w:tab w:val="right" w:leader="dot" w:pos="9350"/>
        </w:tabs>
        <w:jc w:val="both"/>
        <w:rPr>
          <w:del w:id="314" w:author="Van-Thanh Hoang" w:date="2013-09-04T00:05:00Z"/>
          <w:noProof/>
        </w:rPr>
        <w:pPrChange w:id="315" w:author="Van-Thanh Hoang" w:date="2013-09-04T10:25:00Z">
          <w:pPr>
            <w:pStyle w:val="TableofFigures"/>
            <w:tabs>
              <w:tab w:val="right" w:leader="dot" w:pos="9350"/>
            </w:tabs>
          </w:pPr>
        </w:pPrChange>
      </w:pPr>
    </w:p>
    <w:p w14:paraId="7367C7BD" w14:textId="77777777" w:rsidR="00EB3699" w:rsidDel="00F054F8" w:rsidRDefault="00EB3699">
      <w:pPr>
        <w:pStyle w:val="TableofFigures"/>
        <w:tabs>
          <w:tab w:val="right" w:leader="dot" w:pos="9350"/>
        </w:tabs>
        <w:jc w:val="both"/>
        <w:rPr>
          <w:del w:id="316" w:author="Van-Thanh Hoang" w:date="2013-09-04T00:05:00Z"/>
          <w:rFonts w:asciiTheme="minorHAnsi" w:eastAsiaTheme="minorEastAsia" w:hAnsiTheme="minorHAnsi" w:cstheme="minorBidi"/>
          <w:noProof/>
          <w:sz w:val="22"/>
          <w:szCs w:val="22"/>
        </w:rPr>
        <w:pPrChange w:id="317" w:author="Van-Thanh Hoang" w:date="2013-09-04T10:25:00Z">
          <w:pPr>
            <w:pStyle w:val="TableofFigures"/>
            <w:tabs>
              <w:tab w:val="right" w:leader="dot" w:pos="9350"/>
            </w:tabs>
          </w:pPr>
        </w:pPrChange>
      </w:pPr>
      <w:del w:id="318" w:author="Van-Thanh Hoang" w:date="2013-09-04T00:05:00Z">
        <w:r w:rsidRPr="00F054F8" w:rsidDel="00F054F8">
          <w:rPr>
            <w:rStyle w:val="Hyperlink"/>
            <w:b/>
            <w:noProof/>
          </w:rPr>
          <w:delText>Hình 2.1. Hình minh họa cho hàm kernel dựa trên entropy (a) và hàm kernel phân cấp (b)</w:delText>
        </w:r>
        <w:r w:rsidDel="00F054F8">
          <w:rPr>
            <w:noProof/>
            <w:webHidden/>
          </w:rPr>
          <w:tab/>
          <w:delText>20</w:delText>
        </w:r>
      </w:del>
    </w:p>
    <w:p w14:paraId="0D3FEA07" w14:textId="77777777" w:rsidR="00EA1787" w:rsidRDefault="00F5637D">
      <w:pPr>
        <w:spacing w:after="0" w:line="360" w:lineRule="auto"/>
        <w:jc w:val="both"/>
        <w:rPr>
          <w:b/>
          <w:lang w:val="fr-FR"/>
        </w:rPr>
        <w:sectPr w:rsidR="00EA1787" w:rsidSect="00F63CB9">
          <w:headerReference w:type="default" r:id="rId11"/>
          <w:footerReference w:type="default" r:id="rId12"/>
          <w:headerReference w:type="first" r:id="rId13"/>
          <w:pgSz w:w="12240" w:h="15840"/>
          <w:pgMar w:top="1985" w:right="1134" w:bottom="1701" w:left="1985" w:header="720" w:footer="720" w:gutter="0"/>
          <w:pgNumType w:fmt="lowerRoman" w:start="1"/>
          <w:cols w:space="720"/>
          <w:docGrid w:linePitch="360"/>
          <w:sectPrChange w:id="319" w:author="Van-Thanh Hoang" w:date="2013-09-04T15:02:00Z">
            <w:sectPr w:rsidR="00EA1787" w:rsidSect="00F63CB9">
              <w:pgMar w:top="1440" w:right="1440" w:bottom="1440" w:left="1440" w:header="720" w:footer="720" w:gutter="0"/>
            </w:sectPr>
          </w:sectPrChange>
        </w:sectPr>
        <w:pPrChange w:id="320" w:author="Van-Thanh Hoang" w:date="2013-09-04T10:25:00Z">
          <w:pPr>
            <w:spacing w:after="0" w:line="360" w:lineRule="auto"/>
          </w:pPr>
        </w:pPrChange>
      </w:pPr>
      <w:r>
        <w:rPr>
          <w:b/>
          <w:lang w:val="fr-FR"/>
        </w:rPr>
        <w:fldChar w:fldCharType="end"/>
      </w:r>
      <w:r w:rsidR="009C2977">
        <w:rPr>
          <w:b/>
          <w:lang w:val="fr-FR"/>
        </w:rPr>
        <w:br w:type="page"/>
      </w:r>
    </w:p>
    <w:p w14:paraId="6801D174" w14:textId="77777777" w:rsidR="00D67850" w:rsidRPr="00BB3A49" w:rsidRDefault="009105D3" w:rsidP="00127952">
      <w:pPr>
        <w:pStyle w:val="Heading1"/>
        <w:spacing w:line="360" w:lineRule="auto"/>
        <w:rPr>
          <w:b w:val="0"/>
          <w:sz w:val="32"/>
          <w:lang w:val="fr-FR"/>
        </w:rPr>
      </w:pPr>
      <w:bookmarkStart w:id="321" w:name="_Toc366053533"/>
      <w:r w:rsidRPr="00BB3A49">
        <w:rPr>
          <w:sz w:val="32"/>
          <w:lang w:val="fr-FR"/>
        </w:rPr>
        <w:lastRenderedPageBreak/>
        <w:t>MỞ</w:t>
      </w:r>
      <w:r w:rsidR="00CB7DAC" w:rsidRPr="00BB3A49">
        <w:rPr>
          <w:sz w:val="32"/>
          <w:lang w:val="fr-FR"/>
        </w:rPr>
        <w:t xml:space="preserve"> Đ</w:t>
      </w:r>
      <w:r w:rsidRPr="00BB3A49">
        <w:rPr>
          <w:sz w:val="32"/>
          <w:lang w:val="fr-FR"/>
        </w:rPr>
        <w:t>ẦU</w:t>
      </w:r>
      <w:bookmarkEnd w:id="321"/>
    </w:p>
    <w:p w14:paraId="28CD30D9" w14:textId="7620715A" w:rsidR="00B045BB" w:rsidRDefault="00B045BB" w:rsidP="00724537">
      <w:pPr>
        <w:spacing w:after="0" w:line="360" w:lineRule="auto"/>
        <w:ind w:firstLine="720"/>
        <w:mirrorIndents/>
        <w:jc w:val="both"/>
        <w:rPr>
          <w:lang w:val="fr-FR"/>
        </w:rPr>
      </w:pPr>
      <w:r>
        <w:rPr>
          <w:lang w:val="fr-FR"/>
        </w:rPr>
        <w:t>Trong khuôn khổ luận văn, em tập trung nghiên cứu phương pháp xác định vùng tăng cường (enhancer) từ trình tự ADN của động vật bậc cao</w:t>
      </w:r>
      <w:r w:rsidR="00CC500E">
        <w:rPr>
          <w:lang w:val="fr-FR"/>
        </w:rPr>
        <w:t>, sử dụng phương pháp học máy vecto</w:t>
      </w:r>
      <w:r w:rsidR="0064205C">
        <w:rPr>
          <w:lang w:val="fr-FR"/>
        </w:rPr>
        <w:t>r</w:t>
      </w:r>
      <w:r w:rsidR="00CC500E">
        <w:rPr>
          <w:lang w:val="fr-FR"/>
        </w:rPr>
        <w:t xml:space="preserve"> tựa SVM (support vector machines). Em đã nghiên cứu một số phương pháp mới để xây dựng hàm</w:t>
      </w:r>
      <w:r w:rsidR="00A15D24">
        <w:rPr>
          <w:lang w:val="fr-FR"/>
        </w:rPr>
        <w:t xml:space="preserve"> </w:t>
      </w:r>
      <w:r w:rsidR="00CC500E">
        <w:rPr>
          <w:lang w:val="fr-FR"/>
        </w:rPr>
        <w:t xml:space="preserve">kernel dùng để biểu diễn trình tự ADN khi sử dụng với SVM và thử nghiệm trên một số bộ dữ liệu thực. Phương pháp đề xuất có kết quả tốt, cho phép cải thiện độ chính xác so với phương pháp đã có. </w:t>
      </w:r>
      <w:r w:rsidR="00CC500E">
        <w:rPr>
          <w:i/>
        </w:rPr>
        <w:t>Các kết quả</w:t>
      </w:r>
      <w:r w:rsidR="00CC500E" w:rsidRPr="00A3129E">
        <w:rPr>
          <w:i/>
        </w:rPr>
        <w:t xml:space="preserve"> được công bố trong bài báo “Enhancer prediction using distance aware kernels”. Bài báo đã được chấp nhận đăng tại kỷ yếu hội nghị RIVF 2013 sẽ diễn ra vào tháng 11/2013</w:t>
      </w:r>
      <w:r w:rsidR="00CC500E">
        <w:t>.</w:t>
      </w:r>
    </w:p>
    <w:p w14:paraId="62D7C946" w14:textId="77777777" w:rsidR="00BD6D6B" w:rsidRPr="00EF0DBE" w:rsidRDefault="00BD6D6B" w:rsidP="00EF0DBE">
      <w:pPr>
        <w:spacing w:after="0" w:line="360" w:lineRule="auto"/>
        <w:ind w:firstLine="720"/>
        <w:jc w:val="both"/>
        <w:rPr>
          <w:rPrChange w:id="322" w:author="Van-Thanh Hoang" w:date="2013-09-04T11:15:00Z">
            <w:rPr>
              <w:lang w:val="fr-FR"/>
            </w:rPr>
          </w:rPrChange>
        </w:rPr>
        <w:pPrChange w:id="323" w:author="Van-Thanh Hoang" w:date="2013-09-04T11:15:00Z">
          <w:pPr>
            <w:spacing w:after="0" w:line="360" w:lineRule="auto"/>
            <w:ind w:firstLine="720"/>
            <w:mirrorIndents/>
            <w:jc w:val="both"/>
          </w:pPr>
        </w:pPrChange>
      </w:pPr>
      <w:r w:rsidRPr="00EF0DBE">
        <w:rPr>
          <w:rPrChange w:id="324" w:author="Van-Thanh Hoang" w:date="2013-09-04T11:15:00Z">
            <w:rPr>
              <w:lang w:val="fr-FR"/>
            </w:rPr>
          </w:rPrChange>
        </w:rPr>
        <w:t>Trải qua nhiều thập kỉ, khoa học máy tính đã có những bước phát triển vượt bậc. Ngày nay, khoa học máy tính đã khám phá ra những khả năng mới trong một lĩnh vực đầy hứa hẹn như tin sinh học. Sinh học và những nguyên lý liên quan của nó là một vùng đất màu mỡ để các nhà nghiên cứu tiếp tục đào sâu tìm hiểu. Tin sinh học hay sinh học tính toán liên quan đến việc sử dụng các kỹ thuật từ toán học ứng dụng, tin học, thống kê… để giải quyết các vấn đề sinh học. Một số mảng nghiên cứu chính đang được phát triển như là phân tích chuỗi, phân tích biểu diễn gen, dự đoán cấu trúc ADN</w:t>
      </w:r>
      <w:r w:rsidR="00E52D22" w:rsidRPr="00EF0DBE">
        <w:rPr>
          <w:rPrChange w:id="325" w:author="Van-Thanh Hoang" w:date="2013-09-04T11:15:00Z">
            <w:rPr>
              <w:lang w:val="fr-FR"/>
            </w:rPr>
          </w:rPrChange>
        </w:rPr>
        <w:t xml:space="preserve"> và p</w:t>
      </w:r>
      <w:r w:rsidRPr="00EF0DBE">
        <w:rPr>
          <w:rPrChange w:id="326" w:author="Van-Thanh Hoang" w:date="2013-09-04T11:15:00Z">
            <w:rPr>
              <w:lang w:val="fr-FR"/>
            </w:rPr>
          </w:rPrChange>
        </w:rPr>
        <w:t>rotein, các thuật toán dùng cho tin sinh học…</w:t>
      </w:r>
    </w:p>
    <w:p w14:paraId="0B517779" w14:textId="77777777" w:rsidR="00305C77" w:rsidRDefault="00BD6D6B" w:rsidP="00EF0DBE">
      <w:pPr>
        <w:spacing w:after="0" w:line="360" w:lineRule="auto"/>
        <w:ind w:firstLine="720"/>
        <w:jc w:val="both"/>
        <w:pPrChange w:id="327" w:author="Van-Thanh Hoang" w:date="2013-09-04T11:15:00Z">
          <w:pPr>
            <w:spacing w:after="0" w:line="360" w:lineRule="auto"/>
            <w:ind w:firstLine="720"/>
            <w:mirrorIndents/>
            <w:jc w:val="both"/>
          </w:pPr>
        </w:pPrChange>
      </w:pPr>
      <w:r w:rsidRPr="004B20AD">
        <w:t>Công nghệ sinh học phân tử hiện đạ</w:t>
      </w:r>
      <w:r>
        <w:t xml:space="preserve">i cho phép </w:t>
      </w:r>
      <w:proofErr w:type="gramStart"/>
      <w:r>
        <w:t>t</w:t>
      </w:r>
      <w:r w:rsidRPr="004B20AD">
        <w:t>hu</w:t>
      </w:r>
      <w:proofErr w:type="gramEnd"/>
      <w:r w:rsidRPr="004B20AD">
        <w:t xml:space="preserve"> thập rất nhiều loại dữ liệu, thông tin liên quan tới gen và protein. </w:t>
      </w:r>
      <w:r>
        <w:t>Có một v</w:t>
      </w:r>
      <w:r w:rsidRPr="004B20AD">
        <w:t>ấn đề đặt ra là</w:t>
      </w:r>
      <w:r>
        <w:t xml:space="preserve"> </w:t>
      </w:r>
      <w:r w:rsidR="00FB5CE5">
        <w:t xml:space="preserve">sau khi </w:t>
      </w:r>
      <w:r>
        <w:t xml:space="preserve">xác định được </w:t>
      </w:r>
      <w:r w:rsidRPr="004B20AD">
        <w:t xml:space="preserve">chức năng của </w:t>
      </w:r>
      <w:r w:rsidR="001A69BF">
        <w:t xml:space="preserve">gen, </w:t>
      </w:r>
      <w:r w:rsidR="00F00392">
        <w:t xml:space="preserve">nếu phát hiện được gen đấy có nằm trong một </w:t>
      </w:r>
      <w:r w:rsidR="00BD1A51">
        <w:t>chuỗi</w:t>
      </w:r>
      <w:r w:rsidR="00CD40B3">
        <w:t xml:space="preserve"> A</w:t>
      </w:r>
      <w:r w:rsidR="00F00392">
        <w:t>D</w:t>
      </w:r>
      <w:r w:rsidR="00CD40B3">
        <w:t>N</w:t>
      </w:r>
      <w:r w:rsidR="00F00392">
        <w:t xml:space="preserve">, thì </w:t>
      </w:r>
      <w:r w:rsidR="001A69BF">
        <w:t>l</w:t>
      </w:r>
      <w:r w:rsidR="002D2753">
        <w:t xml:space="preserve">àm thế nào để ta có thể xác định được </w:t>
      </w:r>
      <w:r w:rsidR="00F00392">
        <w:t xml:space="preserve">nó </w:t>
      </w:r>
      <w:r w:rsidR="002D2753">
        <w:t>hoạt động hay không</w:t>
      </w:r>
      <w:r w:rsidR="00BF59D0">
        <w:t>?</w:t>
      </w:r>
      <w:r>
        <w:t xml:space="preserve"> </w:t>
      </w:r>
      <w:r w:rsidRPr="00EF0DBE">
        <w:rPr>
          <w:rPrChange w:id="328" w:author="Van-Thanh Hoang" w:date="2013-09-04T11:15:00Z">
            <w:rPr>
              <w:lang w:val="fr-FR"/>
            </w:rPr>
          </w:rPrChange>
        </w:rPr>
        <w:t>Đây không phải là một vấn đề mớ</w:t>
      </w:r>
      <w:r w:rsidR="00753EFF" w:rsidRPr="00EF0DBE">
        <w:rPr>
          <w:rPrChange w:id="329" w:author="Van-Thanh Hoang" w:date="2013-09-04T11:15:00Z">
            <w:rPr>
              <w:lang w:val="fr-FR"/>
            </w:rPr>
          </w:rPrChange>
        </w:rPr>
        <w:t xml:space="preserve">i trong </w:t>
      </w:r>
      <w:r w:rsidRPr="00EF0DBE">
        <w:rPr>
          <w:rPrChange w:id="330" w:author="Van-Thanh Hoang" w:date="2013-09-04T11:15:00Z">
            <w:rPr>
              <w:lang w:val="fr-FR"/>
            </w:rPr>
          </w:rPrChange>
        </w:rPr>
        <w:t>sinh học, nhưng có vai trò quan trọng trong việc tìm hiểu cơ chế hoạt động của các quá trình sinh học.</w:t>
      </w:r>
      <w:r>
        <w:t xml:space="preserve"> </w:t>
      </w:r>
    </w:p>
    <w:p w14:paraId="4F6105CB" w14:textId="4469AE0C" w:rsidR="002F48BC" w:rsidRDefault="00305C77" w:rsidP="00EF0DBE">
      <w:pPr>
        <w:spacing w:after="0" w:line="360" w:lineRule="auto"/>
        <w:ind w:firstLine="720"/>
        <w:jc w:val="both"/>
        <w:pPrChange w:id="331" w:author="Van-Thanh Hoang" w:date="2013-09-04T11:15:00Z">
          <w:pPr>
            <w:spacing w:after="0" w:line="360" w:lineRule="auto"/>
            <w:ind w:firstLine="720"/>
            <w:mirrorIndents/>
            <w:jc w:val="both"/>
          </w:pPr>
        </w:pPrChange>
      </w:pPr>
      <w:r>
        <w:t xml:space="preserve">Một trong những tác nhân quan trọng tác động lớn đến sự hoạt động của gen là </w:t>
      </w:r>
      <w:r w:rsidR="004C07C8">
        <w:t>vùng tăng cường</w:t>
      </w:r>
      <w:r>
        <w:t xml:space="preserve">. Vì vậy, bài toán về xác định sự hoạt động của gen có thể được đưa về bài toán nhỏ hơn là xác định trong chuỗi ADN chứa gen ấy có chứa các </w:t>
      </w:r>
      <w:r w:rsidR="00243C44">
        <w:t xml:space="preserve">vùng tăng </w:t>
      </w:r>
      <w:r w:rsidR="00243C44">
        <w:lastRenderedPageBreak/>
        <w:t>cường</w:t>
      </w:r>
      <w:r>
        <w:t xml:space="preserve"> tương ứng của nó hay không. Nhưng làm thế nào để có thể tìm ra được các </w:t>
      </w:r>
      <w:r w:rsidR="007C154B">
        <w:t>vùng tăng cường</w:t>
      </w:r>
      <w:r>
        <w:t xml:space="preserve"> tương ứng với một gen?</w:t>
      </w:r>
    </w:p>
    <w:p w14:paraId="5828165C" w14:textId="6B1BF84B" w:rsidR="00AC413C" w:rsidRDefault="00BD6D6B" w:rsidP="00EF0DBE">
      <w:pPr>
        <w:spacing w:after="0" w:line="360" w:lineRule="auto"/>
        <w:ind w:firstLine="720"/>
        <w:jc w:val="both"/>
        <w:pPrChange w:id="332" w:author="Van-Thanh Hoang" w:date="2013-09-04T11:15:00Z">
          <w:pPr>
            <w:spacing w:after="0" w:line="360" w:lineRule="auto"/>
            <w:ind w:firstLine="720"/>
            <w:mirrorIndents/>
            <w:jc w:val="both"/>
          </w:pPr>
        </w:pPrChange>
      </w:pPr>
      <w:r>
        <w:t xml:space="preserve">Công việc này, trước đây, có thể được thực hiện thông qua quá trình thực nghiệm. Phương pháp này rất chính xác, tuy nhiên, nó rất chậm và tốn rất nhiều công. Đặc biệt là với tình hình hiện nay, khi mà số lượng gen tìm được càng ngày càng nhiều, thì yêu cầu </w:t>
      </w:r>
      <w:r w:rsidR="00082B35">
        <w:t xml:space="preserve">được đặt ra </w:t>
      </w:r>
      <w:r>
        <w:t>là cần tìm ra được những phương pháp mới nhanh và rẻ hơn, và phương pháp tính toán (tin sinh học) là một trong những phương pháp có thể đáp ứng được những yêu cầu đó.</w:t>
      </w:r>
      <w:r w:rsidR="00D33024">
        <w:t xml:space="preserve"> Đã có nhiều phương pháp tính toán được đưa ra đ</w:t>
      </w:r>
      <w:r w:rsidR="00DF01F5">
        <w:t xml:space="preserve">ể giải </w:t>
      </w:r>
      <w:r w:rsidR="008638A0">
        <w:t>quyế</w:t>
      </w:r>
      <w:r w:rsidR="007F144B">
        <w:t>t bài toá</w:t>
      </w:r>
      <w:r w:rsidR="00D17CE8">
        <w:t>n</w:t>
      </w:r>
      <w:r w:rsidR="008638A0">
        <w:t>,</w:t>
      </w:r>
      <w:r w:rsidR="00316A3D">
        <w:t xml:space="preserve"> mỗi phương pháp có những ưu điểm, nhược điểm riêng.</w:t>
      </w:r>
      <w:r w:rsidR="008638A0">
        <w:t xml:space="preserve"> </w:t>
      </w:r>
      <w:r w:rsidR="00316A3D">
        <w:t>T</w:t>
      </w:r>
      <w:r w:rsidR="008638A0">
        <w:t>rong luận văn</w:t>
      </w:r>
      <w:r w:rsidR="00096F39">
        <w:t xml:space="preserve"> này</w:t>
      </w:r>
      <w:r w:rsidR="008638A0">
        <w:t xml:space="preserve">, </w:t>
      </w:r>
      <w:r w:rsidR="002B3734">
        <w:t>em</w:t>
      </w:r>
      <w:r w:rsidR="008638A0">
        <w:t xml:space="preserve"> </w:t>
      </w:r>
      <w:r w:rsidR="0007567A">
        <w:t xml:space="preserve">sẽ </w:t>
      </w:r>
      <w:r w:rsidR="008638A0">
        <w:t xml:space="preserve">tìm hiểu về </w:t>
      </w:r>
      <w:r w:rsidR="0007567A">
        <w:t xml:space="preserve">nhóm </w:t>
      </w:r>
      <w:r w:rsidR="008638A0">
        <w:t xml:space="preserve">phương pháp sử dụng </w:t>
      </w:r>
      <w:r w:rsidR="00DF6001">
        <w:t xml:space="preserve">máy </w:t>
      </w:r>
      <w:r w:rsidR="003043BF">
        <w:t>vector</w:t>
      </w:r>
      <w:r w:rsidR="00A32AC0">
        <w:t xml:space="preserve"> </w:t>
      </w:r>
      <w:r w:rsidR="00DF6001">
        <w:t>hỗ trợ</w:t>
      </w:r>
      <w:r w:rsidR="00A32AC0">
        <w:t xml:space="preserve"> quyết định</w:t>
      </w:r>
      <w:r w:rsidR="00C93C93">
        <w:t xml:space="preserve"> </w:t>
      </w:r>
      <w:r w:rsidR="008638A0">
        <w:t>SVM</w:t>
      </w:r>
      <w:r w:rsidR="00047073">
        <w:t xml:space="preserve"> để tìm ra </w:t>
      </w:r>
      <w:r w:rsidR="007C1EE7">
        <w:t xml:space="preserve">các </w:t>
      </w:r>
      <w:r w:rsidR="0059792D">
        <w:t>vùng tăng cường</w:t>
      </w:r>
      <w:r w:rsidR="00047073">
        <w:t xml:space="preserve"> tương ứng với gen</w:t>
      </w:r>
      <w:r w:rsidR="00EE2723">
        <w:t>.</w:t>
      </w:r>
      <w:r w:rsidR="00AC413C">
        <w:t xml:space="preserve"> Do đặc trưng của SVM, khi ta áp dụng các hàm kernel khác nhau thì kết quả được trả về cũng sẽ khác nhau. </w:t>
      </w:r>
      <w:r w:rsidR="008B7F1B">
        <w:t>Trong</w:t>
      </w:r>
      <w:r w:rsidR="00AC413C">
        <w:t xml:space="preserve"> luậ</w:t>
      </w:r>
      <w:r w:rsidR="00055E15">
        <w:t xml:space="preserve">n văn này, em xin đề xuất một cách xây dựng </w:t>
      </w:r>
      <w:r w:rsidR="00AC413C">
        <w:t xml:space="preserve">hàm kernel mà khi áp dụng vào SVM để xác định một chuỗi ADN có phải là </w:t>
      </w:r>
      <w:r w:rsidR="005D29FB">
        <w:t>vùng tăng cường</w:t>
      </w:r>
      <w:r w:rsidR="00AC413C">
        <w:t xml:space="preserve"> của một gen hay không sẽ đưa ra được kết quả với độ chính xác cao hơn khi so sánh với những phương pháp khác.</w:t>
      </w:r>
    </w:p>
    <w:p w14:paraId="14EEAA8E" w14:textId="77777777" w:rsidR="00B045BB" w:rsidRDefault="00B045BB" w:rsidP="00B045BB">
      <w:pPr>
        <w:spacing w:after="0" w:line="360" w:lineRule="auto"/>
        <w:ind w:firstLine="720"/>
        <w:jc w:val="both"/>
        <w:rPr>
          <w:ins w:id="333" w:author="Van-Thanh Hoang" w:date="2013-09-04T11:15:00Z"/>
        </w:rPr>
      </w:pPr>
    </w:p>
    <w:p w14:paraId="045480C4" w14:textId="77777777" w:rsidR="00062B9B" w:rsidRDefault="00062B9B" w:rsidP="00B045BB">
      <w:pPr>
        <w:spacing w:after="0" w:line="360" w:lineRule="auto"/>
        <w:ind w:firstLine="720"/>
        <w:jc w:val="both"/>
        <w:rPr>
          <w:ins w:id="334" w:author="Van-Thanh Hoang" w:date="2013-09-04T11:15:00Z"/>
        </w:rPr>
      </w:pPr>
    </w:p>
    <w:p w14:paraId="38DCA03E" w14:textId="77777777" w:rsidR="00062B9B" w:rsidRPr="008F6EA7" w:rsidRDefault="00062B9B" w:rsidP="00B045BB">
      <w:pPr>
        <w:spacing w:after="0" w:line="360" w:lineRule="auto"/>
        <w:ind w:firstLine="720"/>
        <w:jc w:val="both"/>
      </w:pPr>
    </w:p>
    <w:p w14:paraId="2311C8FA" w14:textId="77777777" w:rsidR="00B045BB" w:rsidRDefault="00B045BB" w:rsidP="00724537">
      <w:pPr>
        <w:spacing w:after="0" w:line="360" w:lineRule="auto"/>
        <w:ind w:firstLine="720"/>
        <w:mirrorIndents/>
        <w:jc w:val="both"/>
      </w:pPr>
    </w:p>
    <w:p w14:paraId="7C57EBEB" w14:textId="77777777" w:rsidR="00D650F7" w:rsidRDefault="00060243" w:rsidP="00724537">
      <w:pPr>
        <w:spacing w:after="0" w:line="360" w:lineRule="auto"/>
        <w:ind w:firstLine="720"/>
        <w:mirrorIndents/>
        <w:jc w:val="both"/>
      </w:pPr>
      <w:r>
        <w:t>Báo cáo bao gồ</w:t>
      </w:r>
      <w:r w:rsidR="00787892">
        <w:t>m 3</w:t>
      </w:r>
      <w:r>
        <w:t xml:space="preserve"> chương</w:t>
      </w:r>
    </w:p>
    <w:p w14:paraId="5402930D" w14:textId="77777777" w:rsidR="00060243" w:rsidRDefault="00060243" w:rsidP="00724537">
      <w:pPr>
        <w:spacing w:after="0" w:line="360" w:lineRule="auto"/>
        <w:jc w:val="both"/>
        <w:rPr>
          <w:b/>
        </w:rPr>
      </w:pPr>
      <w:r w:rsidRPr="003B0AF7">
        <w:rPr>
          <w:b/>
        </w:rPr>
        <w:t xml:space="preserve">Chương 1: </w:t>
      </w:r>
      <w:r>
        <w:rPr>
          <w:b/>
        </w:rPr>
        <w:t xml:space="preserve">CÁC KHÁI NIỆM VÀ VẤN ĐỀ LIÊN QUAN ĐẾN BÀI TOÁN XÁC ĐỊNH </w:t>
      </w:r>
      <w:r w:rsidR="00195C89">
        <w:rPr>
          <w:b/>
        </w:rPr>
        <w:t>VÙNG TĂNG CƯỜNG</w:t>
      </w:r>
      <w:r>
        <w:rPr>
          <w:b/>
        </w:rPr>
        <w:t xml:space="preserve"> </w:t>
      </w:r>
    </w:p>
    <w:p w14:paraId="250F0355" w14:textId="15CDA811" w:rsidR="00A06685" w:rsidRDefault="00267828" w:rsidP="00445942">
      <w:pPr>
        <w:spacing w:after="0" w:line="360" w:lineRule="auto"/>
        <w:ind w:firstLine="720"/>
        <w:jc w:val="both"/>
      </w:pPr>
      <w:r>
        <w:t xml:space="preserve">Trong chương này, em sẽ giới thiệu về các khái niệm trong tin sinh học liên quan đến bài toán xác định </w:t>
      </w:r>
      <w:r w:rsidR="004C24F1">
        <w:t>vùng tăng cường</w:t>
      </w:r>
      <w:r>
        <w:t xml:space="preserve"> như sự hoạt động của gen,</w:t>
      </w:r>
      <w:ins w:id="335" w:author="Van-Thanh Hoang" w:date="2013-09-04T00:03:00Z">
        <w:r w:rsidR="00794F78">
          <w:t xml:space="preserve"> </w:t>
        </w:r>
        <w:r w:rsidR="000A101E" w:rsidRPr="000A101E">
          <w:t>điều hòa hoạt động của gen,</w:t>
        </w:r>
      </w:ins>
      <w:r>
        <w:t xml:space="preserve"> </w:t>
      </w:r>
      <w:r w:rsidR="00273C3A">
        <w:t xml:space="preserve">nhân tố phiên mã </w:t>
      </w:r>
      <w:r w:rsidR="00A4436A">
        <w:t>(</w:t>
      </w:r>
      <w:r w:rsidR="00273C3A">
        <w:t xml:space="preserve">transcription </w:t>
      </w:r>
      <w:r>
        <w:t>factor</w:t>
      </w:r>
      <w:r w:rsidR="00A4436A">
        <w:t>)</w:t>
      </w:r>
      <w:r>
        <w:t xml:space="preserve">, </w:t>
      </w:r>
      <w:r w:rsidR="00502EF3">
        <w:t xml:space="preserve">vùng tăng cường </w:t>
      </w:r>
      <w:r w:rsidR="00A752B7">
        <w:t>(</w:t>
      </w:r>
      <w:r w:rsidR="00C65624">
        <w:t>enhancer</w:t>
      </w:r>
      <w:r w:rsidR="00A752B7">
        <w:t>)</w:t>
      </w:r>
      <w:r>
        <w:t xml:space="preserve"> và trình bày về các </w:t>
      </w:r>
      <w:r w:rsidR="00FC10E7">
        <w:t xml:space="preserve">nhóm </w:t>
      </w:r>
      <w:r>
        <w:t xml:space="preserve">phương pháp tìm kiếm </w:t>
      </w:r>
      <w:r w:rsidR="00000313">
        <w:t>vùng tăng cường</w:t>
      </w:r>
      <w:r>
        <w:t xml:space="preserve"> đã có.</w:t>
      </w:r>
    </w:p>
    <w:p w14:paraId="2CC6DC6F" w14:textId="77777777" w:rsidR="004A60D0" w:rsidRDefault="004A60D0" w:rsidP="00724537">
      <w:pPr>
        <w:spacing w:after="0" w:line="360" w:lineRule="auto"/>
        <w:jc w:val="both"/>
        <w:rPr>
          <w:b/>
        </w:rPr>
      </w:pPr>
      <w:r w:rsidRPr="00BA4722">
        <w:rPr>
          <w:b/>
        </w:rPr>
        <w:lastRenderedPageBreak/>
        <w:t xml:space="preserve">Chương 2: PHƯƠNG PHÁP </w:t>
      </w:r>
      <w:r>
        <w:rPr>
          <w:b/>
        </w:rPr>
        <w:t>XÁC ĐỊNH</w:t>
      </w:r>
      <w:r w:rsidRPr="00BA4722">
        <w:rPr>
          <w:b/>
        </w:rPr>
        <w:t xml:space="preserve"> </w:t>
      </w:r>
      <w:r w:rsidR="007735C3">
        <w:rPr>
          <w:b/>
        </w:rPr>
        <w:t>VÙNG TĂNG CƯỜNG</w:t>
      </w:r>
      <w:r w:rsidRPr="00BA4722">
        <w:rPr>
          <w:b/>
        </w:rPr>
        <w:t xml:space="preserve"> DỰA TRÊN SVM</w:t>
      </w:r>
    </w:p>
    <w:p w14:paraId="64034AF1" w14:textId="74BEEC1A" w:rsidR="00FB6255" w:rsidRDefault="00FB6255" w:rsidP="00724537">
      <w:pPr>
        <w:spacing w:after="0" w:line="360" w:lineRule="auto"/>
        <w:ind w:firstLine="720"/>
        <w:jc w:val="both"/>
      </w:pPr>
      <w:r>
        <w:t xml:space="preserve">Trong chương này, em sẽ trình bày về </w:t>
      </w:r>
      <w:r w:rsidR="00141591">
        <w:t xml:space="preserve">nhóm </w:t>
      </w:r>
      <w:r>
        <w:t xml:space="preserve">phương pháp xác định </w:t>
      </w:r>
      <w:r w:rsidR="00AA7A37">
        <w:t>vùng tăng cường</w:t>
      </w:r>
      <w:r>
        <w:t xml:space="preserve"> dựa trên </w:t>
      </w:r>
      <w:r w:rsidR="00834AED">
        <w:t>máy vector hỗ trợ quyết định</w:t>
      </w:r>
      <w:r w:rsidR="00CF5B00">
        <w:t xml:space="preserve"> </w:t>
      </w:r>
      <w:r>
        <w:t xml:space="preserve">SVM </w:t>
      </w:r>
      <w:r>
        <w:fldChar w:fldCharType="begin"/>
      </w:r>
      <w:r>
        <w:instrText xml:space="preserve"> REF _Ref346497415 \r \h </w:instrText>
      </w:r>
      <w:r>
        <w:fldChar w:fldCharType="separate"/>
      </w:r>
      <w:r w:rsidR="00150692">
        <w:t>[1]</w:t>
      </w:r>
      <w:r>
        <w:fldChar w:fldCharType="end"/>
      </w:r>
      <w:r>
        <w:t xml:space="preserve">, </w:t>
      </w:r>
      <w:r>
        <w:fldChar w:fldCharType="begin"/>
      </w:r>
      <w:r>
        <w:instrText xml:space="preserve"> REF _Ref346497419 \r \h </w:instrText>
      </w:r>
      <w:r>
        <w:fldChar w:fldCharType="separate"/>
      </w:r>
      <w:r w:rsidR="00150692">
        <w:t>[14]</w:t>
      </w:r>
      <w:r>
        <w:fldChar w:fldCharType="end"/>
      </w:r>
      <w:r>
        <w:t>,</w:t>
      </w:r>
      <w:ins w:id="336" w:author="Van-Thanh Hoang" w:date="2013-09-04T14:50:00Z">
        <w:r w:rsidR="0071013B">
          <w:t xml:space="preserve"> giới thiệu về các hàm kernel đã được sử dụ</w:t>
        </w:r>
        <w:r w:rsidR="005B1F5D">
          <w:t>ng</w:t>
        </w:r>
      </w:ins>
      <w:ins w:id="337" w:author="Van-Thanh Hoang" w:date="2013-09-04T14:51:00Z">
        <w:r w:rsidR="00F2442B">
          <w:t xml:space="preserve"> để giải quyết bài toán</w:t>
        </w:r>
      </w:ins>
      <w:ins w:id="338" w:author="Van-Thanh Hoang" w:date="2013-09-04T14:50:00Z">
        <w:r w:rsidR="005B1F5D">
          <w:t xml:space="preserve"> và</w:t>
        </w:r>
      </w:ins>
      <w:r>
        <w:t xml:space="preserve"> đề xuất cách xây dựng hàm kernel để đạt được kết quả tối ưu.</w:t>
      </w:r>
    </w:p>
    <w:p w14:paraId="6D5EEE5E" w14:textId="77777777" w:rsidR="000F0318" w:rsidRDefault="000F0318" w:rsidP="00724537">
      <w:pPr>
        <w:spacing w:after="0" w:line="360" w:lineRule="auto"/>
        <w:rPr>
          <w:b/>
        </w:rPr>
      </w:pPr>
      <w:r w:rsidRPr="00864B02">
        <w:rPr>
          <w:b/>
        </w:rPr>
        <w:t>Chương 3: THỰC NGHIỆM VÀ ĐÁNH GIÁ KẾT QUẢ</w:t>
      </w:r>
    </w:p>
    <w:p w14:paraId="6DEB7EC9" w14:textId="30163560" w:rsidR="00066473" w:rsidRPr="00BE5784" w:rsidRDefault="000601C4" w:rsidP="00724537">
      <w:pPr>
        <w:spacing w:after="0" w:line="360" w:lineRule="auto"/>
        <w:ind w:firstLine="720"/>
        <w:jc w:val="both"/>
      </w:pPr>
      <w:r>
        <w:t xml:space="preserve">Trong chương này, em sẽ trình bày về cách thức xây dựng bộ dữ liệu mẫu, quá trình cài đặt phương pháp xác định </w:t>
      </w:r>
      <w:r w:rsidR="00E720CF">
        <w:t>vùng tăng cường</w:t>
      </w:r>
      <w:r>
        <w:t xml:space="preserve"> đã được giới thiệu ở chương 2, tiêu chí để đánh giá tính hiệu quả của phương pháp, đánh giá kết quả, so sánh kết quả với các phương pháp khác, đưa ra nhận xét về </w:t>
      </w:r>
      <w:del w:id="339" w:author="Van-Thanh Hoang" w:date="2013-09-04T15:12:00Z">
        <w:r w:rsidDel="00813B6E">
          <w:delText xml:space="preserve">ưu điểm, nhược điểm của </w:delText>
        </w:r>
      </w:del>
      <w:bookmarkStart w:id="340" w:name="_GoBack"/>
      <w:bookmarkEnd w:id="340"/>
      <w:r>
        <w:t>phương pháp cũng như hướng phát triể</w:t>
      </w:r>
      <w:r w:rsidR="00BE5784">
        <w:t>n trong tương lai.</w:t>
      </w:r>
      <w:r w:rsidR="00066473">
        <w:rPr>
          <w:b/>
        </w:rPr>
        <w:br w:type="page"/>
      </w:r>
    </w:p>
    <w:p w14:paraId="7E6BE1EC" w14:textId="77777777" w:rsidR="001F6F59" w:rsidRPr="00EB6E9E" w:rsidRDefault="0015482B" w:rsidP="006B3234">
      <w:pPr>
        <w:pStyle w:val="Heading1"/>
        <w:spacing w:line="360" w:lineRule="auto"/>
        <w:rPr>
          <w:b w:val="0"/>
          <w:sz w:val="32"/>
          <w:lang w:val="fr-FR"/>
        </w:rPr>
      </w:pPr>
      <w:bookmarkStart w:id="341" w:name="_Toc366053534"/>
      <w:r w:rsidRPr="00EB6E9E">
        <w:rPr>
          <w:sz w:val="32"/>
          <w:lang w:val="fr-FR"/>
        </w:rPr>
        <w:lastRenderedPageBreak/>
        <w:t>CHƯƠNG</w:t>
      </w:r>
      <w:r w:rsidR="00C334B4" w:rsidRPr="00EB6E9E">
        <w:rPr>
          <w:sz w:val="32"/>
          <w:lang w:val="fr-FR"/>
        </w:rPr>
        <w:t xml:space="preserve"> </w:t>
      </w:r>
      <w:r w:rsidR="0091236A" w:rsidRPr="00EB6E9E">
        <w:rPr>
          <w:sz w:val="32"/>
          <w:lang w:val="fr-FR"/>
        </w:rPr>
        <w:t xml:space="preserve">1: </w:t>
      </w:r>
      <w:r w:rsidR="009C336D" w:rsidRPr="00EB6E9E">
        <w:rPr>
          <w:sz w:val="32"/>
          <w:lang w:val="fr-FR"/>
        </w:rPr>
        <w:t xml:space="preserve">CÁC KHÁI NIỆM VÀ VẤN ĐỀ LIÊN QUAN ĐẾN BÀI TOÁN XÁC ĐỊNH </w:t>
      </w:r>
      <w:r w:rsidR="00844DF6">
        <w:rPr>
          <w:sz w:val="32"/>
          <w:lang w:val="fr-FR"/>
        </w:rPr>
        <w:t>VÙNG TĂNG CƯỜNG</w:t>
      </w:r>
      <w:bookmarkEnd w:id="341"/>
      <w:r w:rsidR="009C336D" w:rsidRPr="00EB6E9E">
        <w:rPr>
          <w:sz w:val="32"/>
          <w:lang w:val="fr-FR"/>
        </w:rPr>
        <w:t xml:space="preserve"> </w:t>
      </w:r>
    </w:p>
    <w:p w14:paraId="0BC71326" w14:textId="77777777" w:rsidR="004713F0" w:rsidRPr="00B22207" w:rsidRDefault="00A85245" w:rsidP="00EC5200">
      <w:pPr>
        <w:pStyle w:val="ListParagraph"/>
        <w:numPr>
          <w:ilvl w:val="0"/>
          <w:numId w:val="12"/>
        </w:numPr>
        <w:spacing w:after="0" w:line="360" w:lineRule="auto"/>
        <w:ind w:left="993" w:hanging="633"/>
        <w:jc w:val="both"/>
        <w:outlineLvl w:val="1"/>
        <w:rPr>
          <w:b/>
          <w:sz w:val="28"/>
        </w:rPr>
      </w:pPr>
      <w:bookmarkStart w:id="342" w:name="_Toc366053535"/>
      <w:r w:rsidRPr="00B22207">
        <w:rPr>
          <w:b/>
          <w:sz w:val="28"/>
        </w:rPr>
        <w:t>Các khái niệm</w:t>
      </w:r>
      <w:del w:id="343" w:author="Van-Thanh Hoang" w:date="2013-09-04T00:04:00Z">
        <w:r w:rsidRPr="00B22207" w:rsidDel="00DB62C4">
          <w:rPr>
            <w:b/>
            <w:sz w:val="28"/>
          </w:rPr>
          <w:delText>.</w:delText>
        </w:r>
      </w:del>
      <w:bookmarkEnd w:id="342"/>
    </w:p>
    <w:p w14:paraId="6F364862" w14:textId="77777777" w:rsidR="00CE51FF" w:rsidRPr="00B22207" w:rsidRDefault="00D86A49" w:rsidP="00BB492D">
      <w:pPr>
        <w:pStyle w:val="ListParagraph"/>
        <w:numPr>
          <w:ilvl w:val="0"/>
          <w:numId w:val="13"/>
        </w:numPr>
        <w:spacing w:after="0" w:line="360" w:lineRule="auto"/>
        <w:ind w:left="1134" w:hanging="774"/>
        <w:jc w:val="both"/>
        <w:outlineLvl w:val="2"/>
        <w:rPr>
          <w:b/>
          <w:sz w:val="28"/>
        </w:rPr>
      </w:pPr>
      <w:bookmarkStart w:id="344" w:name="_Toc366053536"/>
      <w:r w:rsidRPr="00B22207">
        <w:rPr>
          <w:b/>
          <w:sz w:val="28"/>
        </w:rPr>
        <w:t>Sự hoạt động của gen</w:t>
      </w:r>
      <w:bookmarkEnd w:id="344"/>
    </w:p>
    <w:p w14:paraId="1083BE8E" w14:textId="3D6703DB" w:rsidR="005630E3" w:rsidRDefault="00CC500E" w:rsidP="006B3234">
      <w:pPr>
        <w:spacing w:after="0" w:line="360" w:lineRule="auto"/>
        <w:ind w:firstLine="720"/>
        <w:jc w:val="both"/>
      </w:pPr>
      <w:r>
        <w:t xml:space="preserve">Các gen là đơn vị mang thông tin di truyền của sinh vật. Tùy vào loại tế bào và điều kiện môi trường cụ thế, một gen có thể hoạt động hay không hoạt động. </w:t>
      </w:r>
      <w:r w:rsidR="005630E3">
        <w:t>Sự hoạt động của gen (hay còn gọi là biểu hiện gen</w:t>
      </w:r>
      <w:r w:rsidR="009C2977">
        <w:t>, thuật ngữ tiếng anh: gene expression</w:t>
      </w:r>
      <w:r w:rsidR="005630E3">
        <w:t xml:space="preserve">) là </w:t>
      </w:r>
      <w:r w:rsidR="005630E3" w:rsidRPr="00D53F41">
        <w:t xml:space="preserve">quá trình </w:t>
      </w:r>
      <w:r w:rsidR="001B6D14">
        <w:t xml:space="preserve">tổng hợp thành các sản phẩm gen từ những thông tin được mã hóa trong gen. Các sản phẩm gen thường là các protein, nhưng cũng tồn tại các gen không </w:t>
      </w:r>
      <w:r w:rsidR="006D7978">
        <w:t>mã hó</w:t>
      </w:r>
      <w:r w:rsidR="00EB1FCD">
        <w:t>a thông tin cho protein như rARN</w:t>
      </w:r>
      <w:r w:rsidR="006D7978">
        <w:t>, t</w:t>
      </w:r>
      <w:r w:rsidR="00EB1FCD">
        <w:t>A</w:t>
      </w:r>
      <w:r w:rsidR="006D7978">
        <w:t>R</w:t>
      </w:r>
      <w:r w:rsidR="00EB1FCD">
        <w:t>N</w:t>
      </w:r>
      <w:r w:rsidR="006D7978">
        <w:t xml:space="preserve"> hay sn</w:t>
      </w:r>
      <w:r w:rsidR="00EB1FCD">
        <w:t>A</w:t>
      </w:r>
      <w:r w:rsidR="006D7978">
        <w:t>RN</w:t>
      </w:r>
      <w:r w:rsidR="00B64D9C">
        <w:t xml:space="preserve">, sản phẩm của những gen này là các </w:t>
      </w:r>
      <w:r w:rsidR="00C950B9">
        <w:t>A</w:t>
      </w:r>
      <w:r w:rsidR="00B64D9C">
        <w:t>RN chức năng</w:t>
      </w:r>
      <w:r w:rsidR="008F4DCB">
        <w:t>.</w:t>
      </w:r>
    </w:p>
    <w:p w14:paraId="2932173E" w14:textId="22520CFD" w:rsidR="005630E3" w:rsidRDefault="005630E3" w:rsidP="006B3234">
      <w:pPr>
        <w:spacing w:after="0" w:line="360" w:lineRule="auto"/>
        <w:ind w:firstLine="720"/>
        <w:jc w:val="both"/>
      </w:pPr>
      <w:r>
        <w:t xml:space="preserve">Quá trình hoạt động của gen bao gồm 2 giai đoạn chính là </w:t>
      </w:r>
      <w:r w:rsidR="007B7F14">
        <w:t>phiên</w:t>
      </w:r>
      <w:r>
        <w:t xml:space="preserve"> mã và </w:t>
      </w:r>
      <w:r w:rsidR="009338D2">
        <w:t>giải</w:t>
      </w:r>
      <w:r w:rsidR="002237B5">
        <w:t xml:space="preserve"> mã như minh họa ở </w:t>
      </w:r>
      <w:r w:rsidR="002237B5" w:rsidRPr="008E6BBF">
        <w:fldChar w:fldCharType="begin"/>
      </w:r>
      <w:r w:rsidR="002237B5" w:rsidRPr="008E6BBF">
        <w:instrText xml:space="preserve"> REF _Ref364947041 \h  \* MERGEFORMAT </w:instrText>
      </w:r>
      <w:r w:rsidR="002237B5" w:rsidRPr="008E6BBF">
        <w:fldChar w:fldCharType="separate"/>
      </w:r>
      <w:ins w:id="345" w:author="Van-Thanh Hoang" w:date="2013-09-04T10:23:00Z">
        <w:r w:rsidR="00150692" w:rsidRPr="00150692">
          <w:rPr>
            <w:iCs/>
            <w:rPrChange w:id="346" w:author="Van-Thanh Hoang" w:date="2013-09-04T10:23:00Z">
              <w:rPr>
                <w:b/>
                <w:sz w:val="24"/>
              </w:rPr>
            </w:rPrChange>
          </w:rPr>
          <w:t>Hình 1.1</w:t>
        </w:r>
      </w:ins>
      <w:del w:id="347" w:author="Van-Thanh Hoang" w:date="2013-09-04T00:05:00Z">
        <w:r w:rsidR="00EB3699" w:rsidRPr="00C24256" w:rsidDel="00F054F8">
          <w:rPr>
            <w:iCs/>
          </w:rPr>
          <w:delText>Hình 1.1</w:delText>
        </w:r>
      </w:del>
      <w:r w:rsidR="002237B5" w:rsidRPr="008E6BBF">
        <w:fldChar w:fldCharType="end"/>
      </w:r>
      <w:r w:rsidR="002237B5">
        <w:t xml:space="preserve">. </w:t>
      </w:r>
      <w:r w:rsidR="00CE6CEE">
        <w:t xml:space="preserve">Đối với sinh vật nhân sơ, </w:t>
      </w:r>
      <w:r w:rsidR="004542CB">
        <w:t xml:space="preserve">do trong tế bào không có nhân nên mARN được tạo ra từ quá trình phiên mã sẽ được dùng ngay để dịch mã mà không cần biến đổi gì thêm. </w:t>
      </w:r>
      <w:r w:rsidR="004A189D">
        <w:t xml:space="preserve">Còn </w:t>
      </w:r>
      <w:r>
        <w:t>đối với các sinh vật có nhân thực</w:t>
      </w:r>
      <w:r w:rsidR="009825ED">
        <w:t xml:space="preserve"> thì do nhân tạo thành không gian tách biệt cho quá trình phiên mã nên bản phiên mã ARN đầu tiên, được gọi là tiền-ARN được biến đổi qua một số bước trước khi rời nhân ở dạng ARN hoàn thiện</w:t>
      </w:r>
      <w:r>
        <w:t>.</w:t>
      </w:r>
      <w:r w:rsidR="005A3552">
        <w:t xml:space="preserve"> </w:t>
      </w:r>
    </w:p>
    <w:p w14:paraId="01B26E35" w14:textId="77777777" w:rsidR="00DF75F0" w:rsidRDefault="00976057" w:rsidP="006B3234">
      <w:pPr>
        <w:spacing w:after="0" w:line="360" w:lineRule="auto"/>
        <w:jc w:val="center"/>
      </w:pPr>
      <w:r>
        <w:rPr>
          <w:noProof/>
        </w:rPr>
        <w:lastRenderedPageBreak/>
        <w:drawing>
          <wp:inline distT="0" distB="0" distL="0" distR="0" wp14:anchorId="4D019A01" wp14:editId="232E56F2">
            <wp:extent cx="5695360" cy="2777705"/>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360" cy="2777705"/>
                    </a:xfrm>
                    <a:prstGeom prst="rect">
                      <a:avLst/>
                    </a:prstGeom>
                    <a:noFill/>
                    <a:ln>
                      <a:noFill/>
                    </a:ln>
                  </pic:spPr>
                </pic:pic>
              </a:graphicData>
            </a:graphic>
          </wp:inline>
        </w:drawing>
      </w:r>
    </w:p>
    <w:p w14:paraId="353AA213" w14:textId="77777777" w:rsidR="0064391D" w:rsidRPr="00AE596A" w:rsidRDefault="004411E0" w:rsidP="006B3234">
      <w:pPr>
        <w:pStyle w:val="Caption"/>
        <w:spacing w:after="0" w:line="360" w:lineRule="auto"/>
        <w:jc w:val="center"/>
        <w:rPr>
          <w:b/>
          <w:i w:val="0"/>
          <w:iCs w:val="0"/>
          <w:color w:val="auto"/>
          <w:sz w:val="24"/>
          <w:szCs w:val="26"/>
        </w:rPr>
      </w:pPr>
      <w:bookmarkStart w:id="348" w:name="_Ref364947041"/>
      <w:bookmarkStart w:id="349" w:name="_Toc366053565"/>
      <w:r w:rsidRPr="00AE596A">
        <w:rPr>
          <w:b/>
          <w:i w:val="0"/>
          <w:iCs w:val="0"/>
          <w:color w:val="auto"/>
          <w:sz w:val="24"/>
          <w:szCs w:val="26"/>
        </w:rPr>
        <w:t>Hình 1.</w:t>
      </w:r>
      <w:r w:rsidRPr="00AE596A">
        <w:rPr>
          <w:b/>
          <w:i w:val="0"/>
          <w:iCs w:val="0"/>
          <w:color w:val="auto"/>
          <w:sz w:val="24"/>
          <w:szCs w:val="26"/>
        </w:rPr>
        <w:fldChar w:fldCharType="begin"/>
      </w:r>
      <w:r w:rsidRPr="00AE596A">
        <w:rPr>
          <w:b/>
          <w:i w:val="0"/>
          <w:iCs w:val="0"/>
          <w:color w:val="auto"/>
          <w:sz w:val="24"/>
          <w:szCs w:val="26"/>
        </w:rPr>
        <w:instrText xml:space="preserve"> SEQ Hình_1. \* ARABIC </w:instrText>
      </w:r>
      <w:r w:rsidRPr="00AE596A">
        <w:rPr>
          <w:b/>
          <w:i w:val="0"/>
          <w:iCs w:val="0"/>
          <w:color w:val="auto"/>
          <w:sz w:val="24"/>
          <w:szCs w:val="26"/>
        </w:rPr>
        <w:fldChar w:fldCharType="separate"/>
      </w:r>
      <w:r w:rsidR="00150692">
        <w:rPr>
          <w:b/>
          <w:i w:val="0"/>
          <w:iCs w:val="0"/>
          <w:noProof/>
          <w:color w:val="auto"/>
          <w:sz w:val="24"/>
          <w:szCs w:val="26"/>
        </w:rPr>
        <w:t>1</w:t>
      </w:r>
      <w:r w:rsidRPr="00AE596A">
        <w:rPr>
          <w:b/>
          <w:i w:val="0"/>
          <w:iCs w:val="0"/>
          <w:color w:val="auto"/>
          <w:sz w:val="24"/>
          <w:szCs w:val="26"/>
        </w:rPr>
        <w:fldChar w:fldCharType="end"/>
      </w:r>
      <w:bookmarkEnd w:id="348"/>
      <w:r w:rsidRPr="00AE596A">
        <w:rPr>
          <w:b/>
          <w:i w:val="0"/>
          <w:iCs w:val="0"/>
          <w:color w:val="auto"/>
          <w:sz w:val="24"/>
          <w:szCs w:val="26"/>
        </w:rPr>
        <w:t xml:space="preserve">. Sơ </w:t>
      </w:r>
      <w:r w:rsidR="00FE4420" w:rsidRPr="00AE596A">
        <w:rPr>
          <w:b/>
          <w:i w:val="0"/>
          <w:iCs w:val="0"/>
          <w:color w:val="auto"/>
          <w:sz w:val="24"/>
          <w:szCs w:val="26"/>
        </w:rPr>
        <w:t xml:space="preserve">đồ </w:t>
      </w:r>
      <w:r w:rsidR="005F1042" w:rsidRPr="00AE596A">
        <w:rPr>
          <w:b/>
          <w:i w:val="0"/>
          <w:iCs w:val="0"/>
          <w:color w:val="auto"/>
          <w:sz w:val="24"/>
          <w:szCs w:val="26"/>
        </w:rPr>
        <w:t xml:space="preserve">khái quát </w:t>
      </w:r>
      <w:r w:rsidR="00BF1010" w:rsidRPr="00AE596A">
        <w:rPr>
          <w:b/>
          <w:i w:val="0"/>
          <w:iCs w:val="0"/>
          <w:color w:val="auto"/>
          <w:sz w:val="24"/>
          <w:szCs w:val="26"/>
        </w:rPr>
        <w:t xml:space="preserve">sự </w:t>
      </w:r>
      <w:r w:rsidR="00FE4420" w:rsidRPr="00AE596A">
        <w:rPr>
          <w:b/>
          <w:i w:val="0"/>
          <w:iCs w:val="0"/>
          <w:color w:val="auto"/>
          <w:sz w:val="24"/>
          <w:szCs w:val="26"/>
        </w:rPr>
        <w:t>hoạt động của gen ở sinh vật nhân sơ (a)</w:t>
      </w:r>
      <w:r w:rsidR="00B05692" w:rsidRPr="00AE596A">
        <w:rPr>
          <w:b/>
          <w:i w:val="0"/>
          <w:iCs w:val="0"/>
          <w:color w:val="auto"/>
          <w:sz w:val="24"/>
          <w:szCs w:val="26"/>
        </w:rPr>
        <w:t xml:space="preserve"> </w:t>
      </w:r>
      <w:r w:rsidR="00FE4420" w:rsidRPr="00AE596A">
        <w:rPr>
          <w:b/>
          <w:i w:val="0"/>
          <w:iCs w:val="0"/>
          <w:color w:val="auto"/>
          <w:sz w:val="24"/>
          <w:szCs w:val="26"/>
        </w:rPr>
        <w:t>và</w:t>
      </w:r>
      <w:r w:rsidR="00DD75A0" w:rsidRPr="00AE596A">
        <w:rPr>
          <w:b/>
          <w:i w:val="0"/>
          <w:iCs w:val="0"/>
          <w:color w:val="auto"/>
          <w:sz w:val="24"/>
          <w:szCs w:val="26"/>
        </w:rPr>
        <w:t xml:space="preserve"> </w:t>
      </w:r>
      <w:r w:rsidR="00FE4420" w:rsidRPr="00AE596A">
        <w:rPr>
          <w:b/>
          <w:i w:val="0"/>
          <w:iCs w:val="0"/>
          <w:color w:val="auto"/>
          <w:sz w:val="24"/>
          <w:szCs w:val="26"/>
        </w:rPr>
        <w:t>nhân thực (b)</w:t>
      </w:r>
      <w:bookmarkEnd w:id="349"/>
    </w:p>
    <w:p w14:paraId="25687CF0" w14:textId="77777777" w:rsidR="00C213E3" w:rsidRPr="007C2FF8" w:rsidRDefault="00D65A44" w:rsidP="005137FB">
      <w:pPr>
        <w:pStyle w:val="ListParagraph"/>
        <w:numPr>
          <w:ilvl w:val="0"/>
          <w:numId w:val="14"/>
        </w:numPr>
        <w:spacing w:after="0" w:line="360" w:lineRule="auto"/>
        <w:ind w:left="1276" w:hanging="919"/>
        <w:jc w:val="both"/>
        <w:rPr>
          <w:b/>
          <w:sz w:val="28"/>
        </w:rPr>
      </w:pPr>
      <w:r w:rsidRPr="007C2FF8">
        <w:rPr>
          <w:b/>
          <w:sz w:val="28"/>
        </w:rPr>
        <w:t>Quá trình p</w:t>
      </w:r>
      <w:r w:rsidR="00C213E3" w:rsidRPr="007C2FF8">
        <w:rPr>
          <w:b/>
          <w:sz w:val="28"/>
        </w:rPr>
        <w:t>hiên</w:t>
      </w:r>
      <w:r w:rsidR="005630E3" w:rsidRPr="007C2FF8">
        <w:rPr>
          <w:b/>
          <w:sz w:val="28"/>
        </w:rPr>
        <w:t xml:space="preserve"> mã</w:t>
      </w:r>
      <w:r w:rsidR="007B7F14" w:rsidRPr="007C2FF8">
        <w:rPr>
          <w:b/>
          <w:sz w:val="28"/>
        </w:rPr>
        <w:t xml:space="preserve"> (hay còn gọ</w:t>
      </w:r>
      <w:r w:rsidR="00C213E3" w:rsidRPr="007C2FF8">
        <w:rPr>
          <w:b/>
          <w:sz w:val="28"/>
        </w:rPr>
        <w:t xml:space="preserve">i là sao </w:t>
      </w:r>
      <w:r w:rsidR="007B7F14" w:rsidRPr="007C2FF8">
        <w:rPr>
          <w:b/>
          <w:sz w:val="28"/>
        </w:rPr>
        <w:t>mã</w:t>
      </w:r>
      <w:r w:rsidR="00C213E3" w:rsidRPr="007C2FF8">
        <w:rPr>
          <w:b/>
          <w:sz w:val="28"/>
        </w:rPr>
        <w:t>)</w:t>
      </w:r>
    </w:p>
    <w:p w14:paraId="348DB8FD" w14:textId="77777777" w:rsidR="00725B78" w:rsidRDefault="00725B78" w:rsidP="006B3234">
      <w:pPr>
        <w:spacing w:after="0" w:line="360" w:lineRule="auto"/>
        <w:ind w:firstLine="720"/>
        <w:jc w:val="both"/>
      </w:pPr>
      <w:r w:rsidRPr="00725B78">
        <w:t>Phiên mã là quá trình sao chép thông tin di truyền được mã hoá dưới dạng trình tự các nucleotide trên gen thành dạng trình tự các ribonucleotide trên ARN thông tin (m</w:t>
      </w:r>
      <w:r w:rsidR="003154B3">
        <w:t>A</w:t>
      </w:r>
      <w:r w:rsidRPr="00725B78">
        <w:t>R</w:t>
      </w:r>
      <w:r w:rsidR="003154B3">
        <w:t>N</w:t>
      </w:r>
      <w:r w:rsidRPr="00725B78">
        <w:t xml:space="preserve">) </w:t>
      </w:r>
      <w:r w:rsidR="00F75AAA">
        <w:t xml:space="preserve">để mARN </w:t>
      </w:r>
      <w:r w:rsidR="00B552CA" w:rsidRPr="00B552CA">
        <w:t>trực tiếp thực hiện chức năng truyền đạt thông tin di truyền đến cấu trúc phân tử</w:t>
      </w:r>
      <w:r w:rsidR="00237253">
        <w:t xml:space="preserve"> prote</w:t>
      </w:r>
      <w:r w:rsidR="00B552CA" w:rsidRPr="00B552CA">
        <w:t xml:space="preserve">in trong quá trình giải mã </w:t>
      </w:r>
      <w:r w:rsidRPr="00725B78">
        <w:t>nhờ đó mà tổng hợp những protein đặc thù cho gene.</w:t>
      </w:r>
      <w:r w:rsidR="00F16F70">
        <w:t xml:space="preserve"> </w:t>
      </w:r>
      <w:r w:rsidR="00F16F70" w:rsidRPr="00F16F70">
        <w:t>Quá trình phiên mã ở nhân sơ và nhân thực cơ bản giống nhau nhưng cũng có một số đặc trưng riêng.</w:t>
      </w:r>
    </w:p>
    <w:p w14:paraId="3BFE856C" w14:textId="77777777" w:rsidR="001677E0" w:rsidRDefault="001677E0" w:rsidP="006B3234">
      <w:pPr>
        <w:spacing w:after="0" w:line="360" w:lineRule="auto"/>
        <w:jc w:val="center"/>
      </w:pPr>
      <w:r>
        <w:rPr>
          <w:noProof/>
        </w:rPr>
        <w:lastRenderedPageBreak/>
        <w:drawing>
          <wp:inline distT="0" distB="0" distL="0" distR="0" wp14:anchorId="65C1DD95" wp14:editId="595E7B2A">
            <wp:extent cx="5495026" cy="3794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026" cy="3794073"/>
                    </a:xfrm>
                    <a:prstGeom prst="rect">
                      <a:avLst/>
                    </a:prstGeom>
                    <a:noFill/>
                    <a:ln>
                      <a:noFill/>
                    </a:ln>
                  </pic:spPr>
                </pic:pic>
              </a:graphicData>
            </a:graphic>
          </wp:inline>
        </w:drawing>
      </w:r>
    </w:p>
    <w:p w14:paraId="2E514CF6" w14:textId="77777777" w:rsidR="00090052" w:rsidRPr="002B18D8" w:rsidRDefault="00090052" w:rsidP="006B3234">
      <w:pPr>
        <w:pStyle w:val="Caption"/>
        <w:spacing w:after="0" w:line="360" w:lineRule="auto"/>
        <w:jc w:val="center"/>
        <w:rPr>
          <w:b/>
          <w:i w:val="0"/>
          <w:iCs w:val="0"/>
          <w:color w:val="auto"/>
          <w:sz w:val="24"/>
          <w:szCs w:val="26"/>
        </w:rPr>
      </w:pPr>
      <w:bookmarkStart w:id="350" w:name="_Toc366053566"/>
      <w:r w:rsidRPr="002B18D8">
        <w:rPr>
          <w:b/>
          <w:i w:val="0"/>
          <w:iCs w:val="0"/>
          <w:color w:val="auto"/>
          <w:sz w:val="24"/>
          <w:szCs w:val="26"/>
        </w:rPr>
        <w:t>Hình 1.</w:t>
      </w:r>
      <w:r w:rsidRPr="002B18D8">
        <w:rPr>
          <w:b/>
          <w:i w:val="0"/>
          <w:iCs w:val="0"/>
          <w:color w:val="auto"/>
          <w:sz w:val="24"/>
          <w:szCs w:val="26"/>
        </w:rPr>
        <w:fldChar w:fldCharType="begin"/>
      </w:r>
      <w:r w:rsidRPr="002B18D8">
        <w:rPr>
          <w:b/>
          <w:i w:val="0"/>
          <w:iCs w:val="0"/>
          <w:color w:val="auto"/>
          <w:sz w:val="24"/>
          <w:szCs w:val="26"/>
        </w:rPr>
        <w:instrText xml:space="preserve"> SEQ Hình_1. \* ARABIC </w:instrText>
      </w:r>
      <w:r w:rsidRPr="002B18D8">
        <w:rPr>
          <w:b/>
          <w:i w:val="0"/>
          <w:iCs w:val="0"/>
          <w:color w:val="auto"/>
          <w:sz w:val="24"/>
          <w:szCs w:val="26"/>
        </w:rPr>
        <w:fldChar w:fldCharType="separate"/>
      </w:r>
      <w:r w:rsidR="00150692">
        <w:rPr>
          <w:b/>
          <w:i w:val="0"/>
          <w:iCs w:val="0"/>
          <w:noProof/>
          <w:color w:val="auto"/>
          <w:sz w:val="24"/>
          <w:szCs w:val="26"/>
        </w:rPr>
        <w:t>2</w:t>
      </w:r>
      <w:r w:rsidRPr="002B18D8">
        <w:rPr>
          <w:b/>
          <w:i w:val="0"/>
          <w:iCs w:val="0"/>
          <w:color w:val="auto"/>
          <w:sz w:val="24"/>
          <w:szCs w:val="26"/>
        </w:rPr>
        <w:fldChar w:fldCharType="end"/>
      </w:r>
      <w:r w:rsidR="000427BF" w:rsidRPr="002B18D8">
        <w:rPr>
          <w:b/>
          <w:i w:val="0"/>
          <w:iCs w:val="0"/>
          <w:color w:val="auto"/>
          <w:sz w:val="24"/>
          <w:szCs w:val="26"/>
        </w:rPr>
        <w:t>. Sơ đồ khái quát quá trình phiên mã</w:t>
      </w:r>
      <w:bookmarkEnd w:id="350"/>
    </w:p>
    <w:p w14:paraId="00025336" w14:textId="77777777" w:rsidR="004F0CB7" w:rsidRDefault="002007D3" w:rsidP="006B3234">
      <w:pPr>
        <w:spacing w:after="0" w:line="360" w:lineRule="auto"/>
        <w:ind w:firstLine="720"/>
        <w:jc w:val="both"/>
      </w:pPr>
      <w:r w:rsidRPr="00D10ED9">
        <w:t>ARN được phiên mã từ ADN nhờ phức hệ</w:t>
      </w:r>
      <w:r>
        <w:t xml:space="preserve"> enzim ARN polymerase. </w:t>
      </w:r>
      <w:r w:rsidRPr="00D10ED9">
        <w:t>Phức hệ n</w:t>
      </w:r>
      <w:r>
        <w:t>à</w:t>
      </w:r>
      <w:r w:rsidRPr="00D10ED9">
        <w:t>y vừa liên kết với ADN, vừa mở xoắ</w:t>
      </w:r>
      <w:r>
        <w:t>n. </w:t>
      </w:r>
      <w:r w:rsidRPr="00D10ED9">
        <w:t>Giố</w:t>
      </w:r>
      <w:r>
        <w:t>ng như enzim ADN polymerase</w:t>
      </w:r>
      <w:r w:rsidRPr="00D10ED9">
        <w:t>, phức hệ phiên mã di chuyển từ đầ</w:t>
      </w:r>
      <w:r>
        <w:t>u 3’</w:t>
      </w:r>
      <w:r w:rsidRPr="00D10ED9">
        <w:t xml:space="preserve"> đến đầu 5</w:t>
      </w:r>
      <w:r>
        <w:t>’</w:t>
      </w:r>
      <w:r w:rsidRPr="00D10ED9">
        <w:t xml:space="preserve"> của ADN và tổng hợp một sợi có chiều ngược lại (</w:t>
      </w:r>
      <w:r>
        <w:t xml:space="preserve">từ đầu </w:t>
      </w:r>
      <w:r w:rsidRPr="00D10ED9">
        <w:t>5</w:t>
      </w:r>
      <w:r>
        <w:t xml:space="preserve">’ đến đầu </w:t>
      </w:r>
      <w:r w:rsidRPr="00D10ED9">
        <w:t>3</w:t>
      </w:r>
      <w:r>
        <w:t xml:space="preserve">’), </w:t>
      </w:r>
      <w:r w:rsidRPr="00D10ED9">
        <w:t>trong trường hợp n</w:t>
      </w:r>
      <w:r>
        <w:t>à</w:t>
      </w:r>
      <w:r w:rsidRPr="00D10ED9">
        <w:t>y là một sợi gồ</w:t>
      </w:r>
      <w:r>
        <w:t>m các ribonucleotid. </w:t>
      </w:r>
      <w:r w:rsidRPr="00D10ED9">
        <w:t>Ở</w:t>
      </w:r>
      <w:r w:rsidR="00B563A0">
        <w:t xml:space="preserve"> nhóm nhân sơ</w:t>
      </w:r>
      <w:r w:rsidRPr="00D10ED9">
        <w:t xml:space="preserve">, </w:t>
      </w:r>
      <w:r>
        <w:t xml:space="preserve">enzim </w:t>
      </w:r>
      <w:r w:rsidRPr="00D10ED9">
        <w:t xml:space="preserve">ARN </w:t>
      </w:r>
      <w:r>
        <w:t>polymerase</w:t>
      </w:r>
      <w:r w:rsidRPr="00D10ED9">
        <w:t xml:space="preserve"> chịu trách nhiệm cho sự tổng hợp tất cả</w:t>
      </w:r>
      <w:r>
        <w:t xml:space="preserve"> các ARN.</w:t>
      </w:r>
      <w:r w:rsidRPr="00D10ED9">
        <w:t xml:space="preserve"> Ở nhóm </w:t>
      </w:r>
      <w:r>
        <w:t>nhân chuẩn</w:t>
      </w:r>
      <w:r w:rsidRPr="00D10ED9">
        <w:t xml:space="preserve">, </w:t>
      </w:r>
      <w:r>
        <w:t xml:space="preserve">enzim </w:t>
      </w:r>
      <w:r w:rsidRPr="00D10ED9">
        <w:t xml:space="preserve">ARN </w:t>
      </w:r>
      <w:r>
        <w:t>polymerase</w:t>
      </w:r>
      <w:r w:rsidRPr="00D10ED9">
        <w:t xml:space="preserve"> II chịu trách nhiệm đối với sự tổng hợ</w:t>
      </w:r>
      <w:r>
        <w:t>p mARN. </w:t>
      </w:r>
      <w:r w:rsidRPr="00D10ED9">
        <w:t xml:space="preserve">Hai loại </w:t>
      </w:r>
      <w:r>
        <w:t xml:space="preserve">enzim </w:t>
      </w:r>
      <w:r w:rsidRPr="00D10ED9">
        <w:t xml:space="preserve">ARN </w:t>
      </w:r>
      <w:r>
        <w:t>polymerase</w:t>
      </w:r>
      <w:r w:rsidRPr="00D10ED9">
        <w:t xml:space="preserve"> khác tổng hợ</w:t>
      </w:r>
      <w:r>
        <w:t>p t</w:t>
      </w:r>
      <w:r w:rsidRPr="00D10ED9">
        <w:t>ARN và rARN và các ARN khác sử dụng trong cấu trúc tế bào hoặ</w:t>
      </w:r>
      <w:r w:rsidR="00F17531">
        <w:t>c enzim.</w:t>
      </w:r>
    </w:p>
    <w:p w14:paraId="743EE9EC" w14:textId="77777777" w:rsidR="002007D3" w:rsidRDefault="000C3F55" w:rsidP="006B3234">
      <w:pPr>
        <w:spacing w:after="0" w:line="360" w:lineRule="auto"/>
        <w:ind w:firstLine="720"/>
        <w:jc w:val="both"/>
      </w:pPr>
      <w:r>
        <w:t xml:space="preserve">Như vậy, ta có thể thấy rằng: </w:t>
      </w:r>
      <w:r w:rsidRPr="00D10ED9">
        <w:t xml:space="preserve">ADN </w:t>
      </w:r>
      <w:r>
        <w:t xml:space="preserve">luôn được sử dụng làm </w:t>
      </w:r>
      <w:r w:rsidRPr="00D10ED9">
        <w:t xml:space="preserve">khuôn </w:t>
      </w:r>
      <w:r>
        <w:t xml:space="preserve">mẫu </w:t>
      </w:r>
      <w:r w:rsidRPr="00D10ED9">
        <w:t>cho sự tổng hợp ARN</w:t>
      </w:r>
      <w:r w:rsidR="00E8423E">
        <w:t xml:space="preserve">. </w:t>
      </w:r>
      <w:r w:rsidR="00F17531">
        <w:t>S</w:t>
      </w:r>
      <w:r w:rsidR="002007D3" w:rsidRPr="00D10ED9">
        <w:t xml:space="preserve">ự tổng hợp ARN xảy ra </w:t>
      </w:r>
      <w:proofErr w:type="gramStart"/>
      <w:r w:rsidR="002007D3" w:rsidRPr="00D10ED9">
        <w:t>theo</w:t>
      </w:r>
      <w:proofErr w:type="gramEnd"/>
      <w:r w:rsidR="002007D3" w:rsidRPr="00D10ED9">
        <w:t xml:space="preserve"> cách thức tương tự như sự tạo thành ADN mớ</w:t>
      </w:r>
      <w:r w:rsidR="002007D3">
        <w:t>i</w:t>
      </w:r>
      <w:r w:rsidR="002007D3" w:rsidRPr="00D10ED9">
        <w:t>: hai sợi của phân tử ADN tách rời nhau ra, ARN được tổng hợp dọc theo một trong hai sợi nhờ</w:t>
      </w:r>
      <w:r w:rsidR="002007D3">
        <w:t xml:space="preserve"> enzim ARN polymerase. </w:t>
      </w:r>
      <w:r w:rsidR="00832E7A">
        <w:t xml:space="preserve">Quá trình này tuân theo quy tắc bắt cặp </w:t>
      </w:r>
      <w:r w:rsidR="00832E7A">
        <w:lastRenderedPageBreak/>
        <w:t>bazơ như sau: ứ</w:t>
      </w:r>
      <w:r w:rsidR="002007D3" w:rsidRPr="00D10ED9">
        <w:t xml:space="preserve">ng với </w:t>
      </w:r>
      <w:r w:rsidR="00600E20">
        <w:t>adenine (A)</w:t>
      </w:r>
      <w:r w:rsidR="002007D3" w:rsidRPr="00D10ED9">
        <w:t xml:space="preserve"> trên sợi khuôn của ADN là uracil</w:t>
      </w:r>
      <w:r w:rsidR="004E1EDF">
        <w:t xml:space="preserve"> (U)</w:t>
      </w:r>
      <w:r w:rsidR="002007D3" w:rsidRPr="00D10ED9">
        <w:t xml:space="preserve"> trên sợi ARN, với timin</w:t>
      </w:r>
      <w:r w:rsidR="00247D11">
        <w:t xml:space="preserve"> (T)</w:t>
      </w:r>
      <w:r w:rsidR="002007D3" w:rsidRPr="00D10ED9">
        <w:t xml:space="preserve"> là </w:t>
      </w:r>
      <w:r w:rsidR="00247D11">
        <w:t>adenine (A)</w:t>
      </w:r>
      <w:r w:rsidR="002007D3" w:rsidRPr="00D10ED9">
        <w:t xml:space="preserve">, với guanin </w:t>
      </w:r>
      <w:r w:rsidR="00A10235">
        <w:t xml:space="preserve">(G) </w:t>
      </w:r>
      <w:r w:rsidR="002007D3" w:rsidRPr="00D10ED9">
        <w:t xml:space="preserve">là cytosin </w:t>
      </w:r>
      <w:r w:rsidR="00A10235">
        <w:t xml:space="preserve">(C) </w:t>
      </w:r>
      <w:r w:rsidR="002007D3" w:rsidRPr="00D10ED9">
        <w:t xml:space="preserve">và với cytosin </w:t>
      </w:r>
      <w:r w:rsidR="00A10235">
        <w:t xml:space="preserve">(C) </w:t>
      </w:r>
      <w:r w:rsidR="002007D3" w:rsidRPr="00D10ED9">
        <w:t xml:space="preserve">là </w:t>
      </w:r>
      <w:r w:rsidR="00A10235">
        <w:t>guanine (G)</w:t>
      </w:r>
      <w:r w:rsidR="002007D3" w:rsidRPr="00D10ED9">
        <w:t>.</w:t>
      </w:r>
    </w:p>
    <w:p w14:paraId="2CA1027D" w14:textId="77777777" w:rsidR="009A5125" w:rsidRPr="00CD1C57" w:rsidRDefault="008E28DE" w:rsidP="00EB59EA">
      <w:pPr>
        <w:pStyle w:val="ListParagraph"/>
        <w:numPr>
          <w:ilvl w:val="0"/>
          <w:numId w:val="14"/>
        </w:numPr>
        <w:spacing w:after="0" w:line="360" w:lineRule="auto"/>
        <w:ind w:left="1276" w:hanging="916"/>
        <w:jc w:val="both"/>
        <w:rPr>
          <w:b/>
          <w:sz w:val="28"/>
        </w:rPr>
      </w:pPr>
      <w:r w:rsidRPr="00CD1C57">
        <w:rPr>
          <w:b/>
          <w:sz w:val="28"/>
        </w:rPr>
        <w:t>Quá trình g</w:t>
      </w:r>
      <w:r w:rsidR="004D3428" w:rsidRPr="00CD1C57">
        <w:rPr>
          <w:b/>
          <w:sz w:val="28"/>
        </w:rPr>
        <w:t>iải</w:t>
      </w:r>
      <w:r w:rsidR="001129A9" w:rsidRPr="00CD1C57">
        <w:rPr>
          <w:b/>
          <w:sz w:val="28"/>
        </w:rPr>
        <w:t xml:space="preserve"> mã</w:t>
      </w:r>
      <w:r w:rsidR="009A5125" w:rsidRPr="00CD1C57">
        <w:rPr>
          <w:b/>
          <w:sz w:val="28"/>
        </w:rPr>
        <w:t xml:space="preserve"> (hay còn gọi là dịch mã)</w:t>
      </w:r>
    </w:p>
    <w:p w14:paraId="37E9517F" w14:textId="77777777" w:rsidR="007D1ECF" w:rsidRDefault="0071721D" w:rsidP="006B3234">
      <w:pPr>
        <w:spacing w:after="0" w:line="360" w:lineRule="auto"/>
        <w:ind w:firstLine="720"/>
        <w:jc w:val="both"/>
      </w:pPr>
      <w:r>
        <w:t xml:space="preserve">Sau khi quá trình phiên mã kết thúc, </w:t>
      </w:r>
      <w:r w:rsidR="00FD3175" w:rsidRPr="000F7897">
        <w:t>ARN thông tin</w:t>
      </w:r>
      <w:r w:rsidR="00CC2023">
        <w:t xml:space="preserve"> (mARN)</w:t>
      </w:r>
      <w:r w:rsidR="00FD3175" w:rsidRPr="000F7897">
        <w:t xml:space="preserve"> được tạo ra</w:t>
      </w:r>
      <w:r w:rsidR="008E0597">
        <w:t xml:space="preserve"> sẽ</w:t>
      </w:r>
      <w:r w:rsidR="00FD3175" w:rsidRPr="000F7897">
        <w:t xml:space="preserve"> có chứa trình tự các </w:t>
      </w:r>
      <w:r w:rsidR="00240423">
        <w:t>bazơ</w:t>
      </w:r>
      <w:r w:rsidR="00FD3175" w:rsidRPr="000F7897">
        <w:t xml:space="preserve"> qui định thành phần và thứ tự các acid amin trong phân tử</w:t>
      </w:r>
      <w:r w:rsidR="009A25D8">
        <w:t xml:space="preserve"> protein do gen mã hóa.</w:t>
      </w:r>
      <w:r w:rsidR="00FD3175" w:rsidRPr="000F7897">
        <w:t> Trước trình tự n</w:t>
      </w:r>
      <w:r w:rsidR="002040CA">
        <w:t>à</w:t>
      </w:r>
      <w:r w:rsidR="00FD3175" w:rsidRPr="000F7897">
        <w:t>y là phần mở đầu và cuối nó là phần kết thúc ngắ</w:t>
      </w:r>
      <w:r w:rsidR="004675CE">
        <w:t xml:space="preserve">n. </w:t>
      </w:r>
      <w:r w:rsidR="00FD3175" w:rsidRPr="000F7897">
        <w:t xml:space="preserve">Trình tự này </w:t>
      </w:r>
      <w:r w:rsidR="00A20E83">
        <w:t xml:space="preserve">sẽ tiếp tục </w:t>
      </w:r>
      <w:r w:rsidR="00FD3175" w:rsidRPr="000F7897">
        <w:t>được giả</w:t>
      </w:r>
      <w:r w:rsidR="00D6099E">
        <w:t xml:space="preserve">i mã </w:t>
      </w:r>
      <w:r w:rsidR="00950B62">
        <w:t>ở</w:t>
      </w:r>
      <w:r w:rsidR="00D6099E">
        <w:t xml:space="preserve"> </w:t>
      </w:r>
      <w:r w:rsidR="009F0497">
        <w:t xml:space="preserve">tế bào chất </w:t>
      </w:r>
      <w:r w:rsidR="00FD3175" w:rsidRPr="000F7897">
        <w:t>bởi một quá trình gọi là quá trình giả</w:t>
      </w:r>
      <w:r w:rsidR="00002E6E">
        <w:t>i </w:t>
      </w:r>
      <w:r w:rsidR="00AE31BB">
        <w:t>mã</w:t>
      </w:r>
      <w:r w:rsidR="00950B29">
        <w:t>. Trong quá trình này,</w:t>
      </w:r>
      <w:r w:rsidR="007D1ECF">
        <w:t xml:space="preserve"> </w:t>
      </w:r>
      <w:r w:rsidR="00950B29">
        <w:t>t</w:t>
      </w:r>
      <w:r w:rsidR="007D1ECF">
        <w:t xml:space="preserve">ế bào phải “phiên dịch” trình tự các bazơ của một phân tử mARN thành trình tự các axit amin của một chuỗi polypeptit. Vị trí diễn ra sự dịch mã là các ribosome; đó là phức hệ dạng hạt tạo điều kiện thuận lợi cho sự kết nối các axit amin </w:t>
      </w:r>
      <w:proofErr w:type="gramStart"/>
      <w:r w:rsidR="007D1ECF">
        <w:t>theo</w:t>
      </w:r>
      <w:proofErr w:type="gramEnd"/>
      <w:r w:rsidR="007D1ECF">
        <w:t xml:space="preserve"> một trật tự nhất định để hình thành nên các chuỗi polypeptit</w:t>
      </w:r>
      <w:r w:rsidR="005E5AF4">
        <w:t>.</w:t>
      </w:r>
      <w:r w:rsidR="00C65505">
        <w:t xml:space="preserve"> Sau đó, từ các chuỗi polypeptit này, sẽ tạo thành protein đơn giản (chỉ bao gồm các chuỗi polypeptit) hoặc protein phức tạp (ngoài các chuỗi polypeptit ra còn có thêm một số thành phần phi protein như: </w:t>
      </w:r>
      <w:r w:rsidR="00050D48">
        <w:t xml:space="preserve">axit nucleic, lipit, </w:t>
      </w:r>
      <w:r w:rsidR="00345DA1">
        <w:t>cacbonhidrat).</w:t>
      </w:r>
    </w:p>
    <w:p w14:paraId="0CE8580C" w14:textId="77777777" w:rsidR="00080FD5" w:rsidRPr="005C196F" w:rsidRDefault="00812A6C" w:rsidP="006F2D8A">
      <w:pPr>
        <w:pStyle w:val="ListParagraph"/>
        <w:numPr>
          <w:ilvl w:val="0"/>
          <w:numId w:val="13"/>
        </w:numPr>
        <w:spacing w:after="0" w:line="360" w:lineRule="auto"/>
        <w:ind w:left="1134" w:hanging="774"/>
        <w:jc w:val="both"/>
        <w:outlineLvl w:val="2"/>
        <w:rPr>
          <w:b/>
          <w:sz w:val="28"/>
        </w:rPr>
      </w:pPr>
      <w:bookmarkStart w:id="351" w:name="_Toc366053537"/>
      <w:r w:rsidRPr="005C196F">
        <w:rPr>
          <w:b/>
          <w:sz w:val="28"/>
        </w:rPr>
        <w:t xml:space="preserve">Điều hòa </w:t>
      </w:r>
      <w:r w:rsidR="00905A77" w:rsidRPr="005C196F">
        <w:rPr>
          <w:b/>
          <w:sz w:val="28"/>
        </w:rPr>
        <w:t>sự hoạt động của gen</w:t>
      </w:r>
      <w:bookmarkEnd w:id="351"/>
    </w:p>
    <w:p w14:paraId="48866ED8" w14:textId="77777777" w:rsidR="001E0061" w:rsidRDefault="001E0061" w:rsidP="006B3234">
      <w:pPr>
        <w:pStyle w:val="ListParagraph"/>
        <w:spacing w:after="0" w:line="360" w:lineRule="auto"/>
        <w:ind w:left="0" w:firstLine="720"/>
        <w:jc w:val="both"/>
      </w:pPr>
      <w:bookmarkStart w:id="352" w:name="I"/>
      <w:r>
        <w:t>Mỗi tế bào trong cơ thể của một sinh vật đa bào đều nhận trọn vẹn một bộ nhiễm sắc thể, một bản sao của ADN trong tế bào ban đầu mà từ đó sinh vật phát triể</w:t>
      </w:r>
      <w:r w:rsidR="00B17117">
        <w:t xml:space="preserve">n. </w:t>
      </w:r>
      <w:r>
        <w:t xml:space="preserve">Các trình tự nucleotid của ADN </w:t>
      </w:r>
      <w:r w:rsidR="00D74A85">
        <w:t>này</w:t>
      </w:r>
      <w:r>
        <w:t xml:space="preserve"> chứa đựng toàn bộ thông tin di truyền, đó chính là cơ sở của tiến hóa tế</w:t>
      </w:r>
      <w:r w:rsidR="00B4063D">
        <w:t xml:space="preserve"> bào. </w:t>
      </w:r>
      <w:r>
        <w:t>Dù cho mỗi tế bào trong cơ thể nhận được một bộ thông tin giống nhau nhưng tế bào n</w:t>
      </w:r>
      <w:r w:rsidR="00506573">
        <w:t>à</w:t>
      </w:r>
      <w:r>
        <w:t xml:space="preserve">y khác với các tế bào </w:t>
      </w:r>
      <w:proofErr w:type="gramStart"/>
      <w:r>
        <w:t>kia</w:t>
      </w:r>
      <w:proofErr w:type="gramEnd"/>
      <w:r>
        <w:t xml:space="preserve"> và</w:t>
      </w:r>
      <w:r w:rsidR="002B068D">
        <w:t xml:space="preserve"> cách thức</w:t>
      </w:r>
      <w:r>
        <w:t xml:space="preserve"> mỗi tế bào</w:t>
      </w:r>
      <w:r w:rsidR="002B068D">
        <w:t xml:space="preserve"> phản ứng lại với các tác động từ môi trường là </w:t>
      </w:r>
      <w:r w:rsidR="00B816BB">
        <w:t>khác</w:t>
      </w:r>
      <w:r w:rsidR="00FD6959">
        <w:t xml:space="preserve"> hẳn</w:t>
      </w:r>
      <w:r w:rsidR="00B816BB">
        <w:t xml:space="preserve"> nhau.</w:t>
      </w:r>
      <w:r w:rsidR="00002B6D">
        <w:t xml:space="preserve"> </w:t>
      </w:r>
      <w:r w:rsidR="00A409CA">
        <w:t>Nguyên nhân của hiện tượng này</w:t>
      </w:r>
      <w:r w:rsidR="007501FA">
        <w:t xml:space="preserve"> là do sự hoạt động của gen diễn ra trong tế bào</w:t>
      </w:r>
      <w:r w:rsidR="00BD5A42">
        <w:t xml:space="preserve"> </w:t>
      </w:r>
      <w:r w:rsidR="00E8654A">
        <w:t xml:space="preserve">này </w:t>
      </w:r>
      <w:r w:rsidR="00BD5A42">
        <w:t>không giống</w:t>
      </w:r>
      <w:r w:rsidR="00E8654A">
        <w:t xml:space="preserve"> với tế bào khác</w:t>
      </w:r>
      <w:r>
        <w:t>.</w:t>
      </w:r>
      <w:r w:rsidR="007501FA" w:rsidRPr="007501FA">
        <w:t xml:space="preserve"> </w:t>
      </w:r>
      <w:r w:rsidR="007501FA">
        <w:t>Chỉ có một số gen trong bộ gen của tế bào là sản xuất protein và ở từng thời điểm chỉ có vài phần trăm ADN này hoạt động.</w:t>
      </w:r>
      <w:r w:rsidR="00D00571">
        <w:t xml:space="preserve"> </w:t>
      </w:r>
      <w:r w:rsidR="001605E4">
        <w:t>Sự hoạt động của gen khác nhau giữa các tế bào là kết quả của một quá trình gọi là điều hòa sự hoạt động của gen. Quá trình này sẽ quyết định sự phát triển và phản ứng của gen đối với môi trườ</w:t>
      </w:r>
      <w:r w:rsidR="00697C9C">
        <w:t>ng.</w:t>
      </w:r>
    </w:p>
    <w:p w14:paraId="68572DEE" w14:textId="77777777" w:rsidR="00F8667E" w:rsidRDefault="00DC665B" w:rsidP="006B3234">
      <w:pPr>
        <w:pStyle w:val="ListParagraph"/>
        <w:spacing w:after="0" w:line="360" w:lineRule="auto"/>
        <w:ind w:left="0" w:firstLine="720"/>
        <w:jc w:val="both"/>
      </w:pPr>
      <w:r>
        <w:lastRenderedPageBreak/>
        <w:t xml:space="preserve">Ở quá trình phiên mã, </w:t>
      </w:r>
      <w:r w:rsidR="00646A85">
        <w:t xml:space="preserve">sự hoạt động của gen bị điều khiển bởi các </w:t>
      </w:r>
      <w:r w:rsidR="00B919C4">
        <w:t>nhân</w:t>
      </w:r>
      <w:r w:rsidR="00646A85">
        <w:t xml:space="preserve"> tố phiên mã</w:t>
      </w:r>
      <w:r w:rsidR="00126AF8">
        <w:t xml:space="preserve"> (transcription factor</w:t>
      </w:r>
      <w:r w:rsidR="00A46DD4">
        <w:t xml:space="preserve"> – TF)</w:t>
      </w:r>
      <w:r w:rsidR="003B3BF1">
        <w:t xml:space="preserve">. </w:t>
      </w:r>
      <w:r w:rsidR="00F76331">
        <w:t>Các TF sẽ tác động đến gen dựa vào việc nhận diện các chuỗi nucleotide đặc trưng đối với gen đó, các chuỗi nucleotide này được gọ</w:t>
      </w:r>
      <w:r w:rsidR="00AD7454">
        <w:t>i là các mô típ</w:t>
      </w:r>
      <w:r w:rsidR="003C7FFE">
        <w:t xml:space="preserve">. </w:t>
      </w:r>
      <w:r w:rsidR="009B1E18">
        <w:t>Những</w:t>
      </w:r>
      <w:r w:rsidR="003C7FFE">
        <w:t xml:space="preserve"> </w:t>
      </w:r>
      <w:r w:rsidR="00812320">
        <w:t>mô típ</w:t>
      </w:r>
      <w:r w:rsidR="003C7FFE">
        <w:t xml:space="preserve"> này được gọi là </w:t>
      </w:r>
      <w:r w:rsidR="00E9688D">
        <w:t xml:space="preserve">với cái tên </w:t>
      </w:r>
      <w:proofErr w:type="gramStart"/>
      <w:r w:rsidR="00E9688D">
        <w:t>chung</w:t>
      </w:r>
      <w:proofErr w:type="gramEnd"/>
      <w:r w:rsidR="00E9688D">
        <w:t xml:space="preserve"> là</w:t>
      </w:r>
      <w:r w:rsidR="00406F8B">
        <w:t xml:space="preserve"> các</w:t>
      </w:r>
      <w:r w:rsidR="00E9688D">
        <w:t xml:space="preserve"> vùng liên kết </w:t>
      </w:r>
      <w:r w:rsidR="008D4CB1">
        <w:t>nhân</w:t>
      </w:r>
      <w:r w:rsidR="00E9688D">
        <w:t xml:space="preserve"> tố phiên mã (transcription factor binding site – TFBS). </w:t>
      </w:r>
      <w:r w:rsidR="00DD402B">
        <w:t xml:space="preserve">Các TFBS thường có vị trí ở gần nhau trên chuỗi ADN. </w:t>
      </w:r>
      <w:r w:rsidR="00A71305">
        <w:t>Những</w:t>
      </w:r>
      <w:r w:rsidR="00DD402B">
        <w:t xml:space="preserve"> TFBS ở gần gen mà nó tác động được gọi là </w:t>
      </w:r>
      <w:r w:rsidR="00247C7A">
        <w:t>các module điều hòa ở trên cùng một phía (cis-regulatory module – CRM)</w:t>
      </w:r>
      <w:r w:rsidR="00A2191B">
        <w:t>, còn những TFBS ở xa gen thì được gọi là các vùng tăng cường (enhancer). Chính xác hơn, ta có thể</w:t>
      </w:r>
      <w:r w:rsidR="005D6AB9">
        <w:t xml:space="preserve"> xem các vùng tăng cường chính là các CRM có thể tăng cường khả năng hoạt động của gen từ xa.</w:t>
      </w:r>
      <w:r w:rsidR="00D6121A">
        <w:t xml:space="preserve"> Việc xác định được các vùng tăng cường và giải mã được những quy luật liên quan đến chức năng củ</w:t>
      </w:r>
      <w:r w:rsidR="000B1BA3">
        <w:t>a</w:t>
      </w:r>
      <w:r w:rsidR="00D6121A">
        <w:t xml:space="preserve"> nó sẽ cung cấp cho ta những thông tin cần thiết để có thể lý giải được cách thức điều hòa sự hoạt động của gen diễn ra trong tế bào.</w:t>
      </w:r>
    </w:p>
    <w:p w14:paraId="7389FF04" w14:textId="77777777" w:rsidR="00CE51FF" w:rsidRPr="008E2624" w:rsidRDefault="000E5BF6" w:rsidP="00643AFB">
      <w:pPr>
        <w:pStyle w:val="ListParagraph"/>
        <w:numPr>
          <w:ilvl w:val="0"/>
          <w:numId w:val="13"/>
        </w:numPr>
        <w:spacing w:after="0" w:line="360" w:lineRule="auto"/>
        <w:ind w:left="1134" w:hanging="774"/>
        <w:jc w:val="both"/>
        <w:outlineLvl w:val="2"/>
        <w:rPr>
          <w:b/>
          <w:sz w:val="28"/>
        </w:rPr>
      </w:pPr>
      <w:bookmarkStart w:id="353" w:name="_Toc366053538"/>
      <w:bookmarkEnd w:id="352"/>
      <w:r w:rsidRPr="008E2624">
        <w:rPr>
          <w:b/>
          <w:sz w:val="28"/>
        </w:rPr>
        <w:t>Nhân</w:t>
      </w:r>
      <w:r w:rsidR="009F128C" w:rsidRPr="008E2624">
        <w:rPr>
          <w:b/>
          <w:sz w:val="28"/>
        </w:rPr>
        <w:t xml:space="preserve"> tố phiên mã (</w:t>
      </w:r>
      <w:r w:rsidR="00615AB5" w:rsidRPr="008E2624">
        <w:rPr>
          <w:b/>
          <w:sz w:val="28"/>
        </w:rPr>
        <w:t>t</w:t>
      </w:r>
      <w:r w:rsidR="00D86A49" w:rsidRPr="008E2624">
        <w:rPr>
          <w:b/>
          <w:sz w:val="28"/>
        </w:rPr>
        <w:t>ranscription factor</w:t>
      </w:r>
      <w:r w:rsidR="009F128C" w:rsidRPr="008E2624">
        <w:rPr>
          <w:b/>
          <w:sz w:val="28"/>
        </w:rPr>
        <w:t>)</w:t>
      </w:r>
      <w:bookmarkEnd w:id="353"/>
    </w:p>
    <w:p w14:paraId="10092A73" w14:textId="77777777" w:rsidR="00A23228" w:rsidRDefault="00192799" w:rsidP="006B3234">
      <w:pPr>
        <w:spacing w:after="0" w:line="360" w:lineRule="auto"/>
        <w:ind w:firstLine="720"/>
        <w:jc w:val="both"/>
      </w:pPr>
      <w:r>
        <w:t>Như đã đề cập ở phần trướ</w:t>
      </w:r>
      <w:r w:rsidR="00DF1395">
        <w:t xml:space="preserve">c, </w:t>
      </w:r>
      <w:r w:rsidR="003644E7">
        <w:t>nhân</w:t>
      </w:r>
      <w:r w:rsidR="00DF1395">
        <w:t xml:space="preserve"> tố phiên mã </w:t>
      </w:r>
      <w:r w:rsidR="000250BF">
        <w:t>(</w:t>
      </w:r>
      <w:r w:rsidR="00DF1395">
        <w:t>TF) là một thành phần quan trọng trong quá trình điề</w:t>
      </w:r>
      <w:r w:rsidR="00CC0D52">
        <w:t>u hòa sự hoạt động của gen</w:t>
      </w:r>
      <w:r w:rsidR="00052E83">
        <w:t xml:space="preserve"> ở giai đoạn phiên mã</w:t>
      </w:r>
      <w:r w:rsidR="00CC0D52">
        <w:t>.</w:t>
      </w:r>
      <w:r w:rsidR="00C95987">
        <w:t xml:space="preserve"> Chúng thường là các protein, </w:t>
      </w:r>
      <w:r w:rsidR="00BC006E">
        <w:t>nhưng cũng</w:t>
      </w:r>
      <w:r w:rsidR="00C95987">
        <w:t xml:space="preserve"> có thể bao gồm một đoạ</w:t>
      </w:r>
      <w:r w:rsidR="00C259AB">
        <w:t>n ARN</w:t>
      </w:r>
      <w:r w:rsidR="00C95987">
        <w:t xml:space="preserve"> ngắn,</w:t>
      </w:r>
      <w:r w:rsidR="00F50854">
        <w:t xml:space="preserve"> và</w:t>
      </w:r>
      <w:r w:rsidR="00C95987">
        <w:t xml:space="preserve"> không được mã hóa. </w:t>
      </w:r>
      <w:r w:rsidR="003F710D">
        <w:t xml:space="preserve">Những TF có liên quan đến nhau </w:t>
      </w:r>
      <w:r w:rsidR="00CA5724">
        <w:t>thường</w:t>
      </w:r>
      <w:r w:rsidR="004C7602">
        <w:t xml:space="preserve"> nhóm lại và </w:t>
      </w:r>
      <w:r w:rsidR="00A23228">
        <w:t xml:space="preserve">thực hiện tương tác lẫn nhau để điều khiển quá trình phiên mã </w:t>
      </w:r>
      <w:proofErr w:type="gramStart"/>
      <w:r w:rsidR="00A23228">
        <w:t>theo</w:t>
      </w:r>
      <w:proofErr w:type="gramEnd"/>
      <w:r w:rsidR="00A23228">
        <w:t xml:space="preserve"> các mức độ khác nhau.</w:t>
      </w:r>
      <w:r w:rsidR="00D961A0">
        <w:t xml:space="preserve"> </w:t>
      </w:r>
      <w:r w:rsidR="003576AE">
        <w:t>Các gen luôn có những vùng có những mô típ đặc trưng riêng biệt</w:t>
      </w:r>
      <w:r w:rsidR="005534E2">
        <w:t xml:space="preserve"> (được gọi </w:t>
      </w:r>
      <w:proofErr w:type="gramStart"/>
      <w:r w:rsidR="005534E2">
        <w:t>chung</w:t>
      </w:r>
      <w:proofErr w:type="gramEnd"/>
      <w:r w:rsidR="005534E2">
        <w:t xml:space="preserve"> là các CRM)</w:t>
      </w:r>
      <w:r w:rsidR="003576AE">
        <w:t xml:space="preserve"> và có thể được nhận diện bởi rất nhiều loại TF</w:t>
      </w:r>
      <w:r w:rsidR="00772C3D">
        <w:t>.</w:t>
      </w:r>
      <w:r w:rsidR="00772C3D" w:rsidRPr="00772C3D">
        <w:t xml:space="preserve"> </w:t>
      </w:r>
      <w:r w:rsidR="00772C3D">
        <w:t>Các TF này sẽ liên kết, tác động lên một loạt các TF khác và tạo thành một chuỗi tác động phức tạp. Cuối cùng sẽ tác động đến enzim ARN polymerase, từ đó bắt đầu (hoặc gây ức chế) quá trình phiên mã.</w:t>
      </w:r>
    </w:p>
    <w:p w14:paraId="4AAE4A21" w14:textId="77777777" w:rsidR="00C4426C" w:rsidRDefault="00A5105A" w:rsidP="006B3234">
      <w:pPr>
        <w:spacing w:after="0" w:line="360" w:lineRule="auto"/>
        <w:ind w:firstLine="720"/>
        <w:jc w:val="both"/>
      </w:pPr>
      <w:r>
        <w:t xml:space="preserve">Ở các </w:t>
      </w:r>
      <w:r w:rsidR="00BA3838">
        <w:t>sinh</w:t>
      </w:r>
      <w:r>
        <w:t xml:space="preserve"> vật </w:t>
      </w:r>
      <w:r w:rsidR="00011918">
        <w:t xml:space="preserve">nhân </w:t>
      </w:r>
      <w:r w:rsidR="00692A1F">
        <w:t>thực</w:t>
      </w:r>
      <w:r>
        <w:t xml:space="preserve">, các gen thường được mặc định là “tắt” – tức là chúng không thể hoạt động được, và các TF sẽ nhân tố kích hoạt để “mở” các gen này, giúp chúng có thể hoạt động. </w:t>
      </w:r>
      <w:r w:rsidR="00751554">
        <w:t xml:space="preserve">Ở </w:t>
      </w:r>
      <w:r w:rsidR="00031C93">
        <w:t>sinh vật nhân sơ</w:t>
      </w:r>
      <w:r w:rsidR="00751554">
        <w:t xml:space="preserve"> thì ngược lại, mặc định, các gen sẽ ở chế độ “mở”, tức là luôn luôn hoạt đông, chỉ khi có TF gây ức chế, tác động đến nó, không cho gen ấy hoạt động thì nó sẽ chuyển về trạng thái “tắ</w:t>
      </w:r>
      <w:r w:rsidR="001E5A7D">
        <w:t>t”</w:t>
      </w:r>
      <w:r w:rsidR="00643D12">
        <w:t>.</w:t>
      </w:r>
    </w:p>
    <w:p w14:paraId="1B5EB15A" w14:textId="77777777" w:rsidR="00820E42" w:rsidRPr="007B2461" w:rsidRDefault="009C70FE" w:rsidP="006B3234">
      <w:pPr>
        <w:pStyle w:val="ListParagraph"/>
        <w:numPr>
          <w:ilvl w:val="0"/>
          <w:numId w:val="22"/>
        </w:numPr>
        <w:spacing w:after="0" w:line="360" w:lineRule="auto"/>
        <w:jc w:val="both"/>
        <w:rPr>
          <w:b/>
        </w:rPr>
      </w:pPr>
      <w:r w:rsidRPr="007B2461">
        <w:rPr>
          <w:b/>
        </w:rPr>
        <w:lastRenderedPageBreak/>
        <w:t>Cơ chế hoạt động của TF</w:t>
      </w:r>
    </w:p>
    <w:p w14:paraId="1AC6899D" w14:textId="77777777" w:rsidR="009A3956" w:rsidRDefault="00013D43" w:rsidP="006B3234">
      <w:pPr>
        <w:spacing w:after="0" w:line="360" w:lineRule="auto"/>
        <w:ind w:firstLine="720"/>
        <w:jc w:val="both"/>
      </w:pPr>
      <w:r>
        <w:t>Để</w:t>
      </w:r>
      <w:r w:rsidR="001927FD">
        <w:t xml:space="preserve"> điều hòa </w:t>
      </w:r>
      <w:r>
        <w:t>hoạt động</w:t>
      </w:r>
      <w:r w:rsidR="001927FD">
        <w:t xml:space="preserve"> của một gen</w:t>
      </w:r>
      <w:r>
        <w:t xml:space="preserve">, </w:t>
      </w:r>
      <w:r w:rsidR="001927FD">
        <w:t>c</w:t>
      </w:r>
      <w:r w:rsidR="00AB0066">
        <w:t xml:space="preserve">ác TF </w:t>
      </w:r>
      <w:r w:rsidR="001927FD">
        <w:t xml:space="preserve">liên kết với những </w:t>
      </w:r>
      <w:r w:rsidR="000F7AE8">
        <w:t xml:space="preserve">CRM của </w:t>
      </w:r>
      <w:r w:rsidR="001927FD">
        <w:t>gen đấy.</w:t>
      </w:r>
      <w:r w:rsidR="007D3FA2">
        <w:t xml:space="preserve"> Phụ thuộc vào TF, quá trình phiên mã của gen đấy sẽ là điều hòa “lên” hay điều hòa “xuống” (tức là </w:t>
      </w:r>
      <w:r w:rsidR="00D37BE7">
        <w:t>được thực hiên</w:t>
      </w:r>
      <w:r w:rsidR="007D3FA2">
        <w:t xml:space="preserve"> hay không </w:t>
      </w:r>
      <w:r w:rsidR="00D37BE7">
        <w:t>được thực hiện</w:t>
      </w:r>
      <w:r w:rsidR="007D3FA2">
        <w:t xml:space="preserve">). </w:t>
      </w:r>
      <w:r w:rsidR="00234F20">
        <w:t>Các TF sử dụng nhiều cơ chế để điều hòa hoạt động củ</w:t>
      </w:r>
      <w:r w:rsidR="00DE22F4">
        <w:t>a gen, gồm có</w:t>
      </w:r>
      <w:r w:rsidR="00234F20">
        <w:t>:</w:t>
      </w:r>
    </w:p>
    <w:p w14:paraId="4D99FD30" w14:textId="77777777" w:rsidR="00234F20" w:rsidRDefault="0029676E" w:rsidP="006B3234">
      <w:pPr>
        <w:pStyle w:val="ListParagraph"/>
        <w:numPr>
          <w:ilvl w:val="0"/>
          <w:numId w:val="17"/>
        </w:numPr>
        <w:spacing w:after="0" w:line="360" w:lineRule="auto"/>
        <w:jc w:val="both"/>
      </w:pPr>
      <w:r>
        <w:t>Làm ổn định hoặc gây ức chế sự ràng buộc củ</w:t>
      </w:r>
      <w:r w:rsidR="00AA7A39">
        <w:t>a enzim ARN</w:t>
      </w:r>
      <w:r>
        <w:t xml:space="preserve"> polymerase lên </w:t>
      </w:r>
      <w:r w:rsidR="00DE6550">
        <w:t>ADN</w:t>
      </w:r>
      <w:r>
        <w:t>.</w:t>
      </w:r>
    </w:p>
    <w:p w14:paraId="2792FA46" w14:textId="77777777" w:rsidR="008D2085" w:rsidRDefault="00B56FC7" w:rsidP="006B3234">
      <w:pPr>
        <w:pStyle w:val="ListParagraph"/>
        <w:numPr>
          <w:ilvl w:val="0"/>
          <w:numId w:val="17"/>
        </w:numPr>
        <w:spacing w:after="0" w:line="360" w:lineRule="auto"/>
        <w:jc w:val="both"/>
      </w:pPr>
      <w:r>
        <w:t>Gây</w:t>
      </w:r>
      <w:r w:rsidR="00C36EAB">
        <w:t xml:space="preserve"> xúc tác </w:t>
      </w:r>
      <w:r w:rsidR="00B076E3">
        <w:t xml:space="preserve">trực tiếp hoặc thông qua những protein khác </w:t>
      </w:r>
      <w:r w:rsidR="00C36EAB">
        <w:t>để thúc đẩy quá trình axetyl hóa hoặc deaxetyl hóa của protein histone (</w:t>
      </w:r>
      <w:r w:rsidR="00E1178E">
        <w:t xml:space="preserve">là </w:t>
      </w:r>
      <w:r w:rsidR="00C36EAB" w:rsidRPr="00C36EAB">
        <w:t>một protein đơn giản kết hợp với một nucleic axit để tạo nên một nucleoprotein</w:t>
      </w:r>
      <w:r w:rsidR="00672156">
        <w:t xml:space="preserve">, có nhiệm vụ nhóm lại và sắp xếp các ADN thành </w:t>
      </w:r>
      <w:r w:rsidR="00A068C6">
        <w:t>một</w:t>
      </w:r>
      <w:r w:rsidR="00530379">
        <w:t xml:space="preserve"> </w:t>
      </w:r>
      <w:r w:rsidR="00530379" w:rsidRPr="00A068C6">
        <w:t>nucleosome</w:t>
      </w:r>
      <w:r w:rsidR="00C36EAB">
        <w:t>)</w:t>
      </w:r>
      <w:r w:rsidR="00473207">
        <w:t>.</w:t>
      </w:r>
      <w:r w:rsidR="008D2085">
        <w:t xml:space="preserve"> Quá trình axetyl hóa của protein histone sẽ tương ứng với sự điều hòa “lên” trong khi ngược lại, quá trình deaxetyl hóa sẽ tương ứng với sự điều hòa “xuống”</w:t>
      </w:r>
      <w:r w:rsidR="00FF7F9D">
        <w:t xml:space="preserve"> sự hoạt động của gen</w:t>
      </w:r>
      <w:r w:rsidR="008D2085">
        <w:t>.</w:t>
      </w:r>
    </w:p>
    <w:p w14:paraId="4C980F1E" w14:textId="77777777" w:rsidR="008D2085" w:rsidRDefault="007D7558" w:rsidP="006B3234">
      <w:pPr>
        <w:pStyle w:val="ListParagraph"/>
        <w:numPr>
          <w:ilvl w:val="0"/>
          <w:numId w:val="17"/>
        </w:numPr>
        <w:spacing w:after="0" w:line="360" w:lineRule="auto"/>
        <w:jc w:val="both"/>
      </w:pPr>
      <w:r>
        <w:t>Kết hợp với nhữ</w:t>
      </w:r>
      <w:r w:rsidR="00206875">
        <w:t xml:space="preserve">ng protein khác như protein phối hợp hoạt hóa (coactivator) </w:t>
      </w:r>
      <w:r>
        <w:t xml:space="preserve">hay </w:t>
      </w:r>
      <w:r w:rsidR="00406BBB">
        <w:t>protein phối hợ</w:t>
      </w:r>
      <w:r w:rsidR="002A234D">
        <w:t>p kìm</w:t>
      </w:r>
      <w:r w:rsidR="00406BBB">
        <w:t xml:space="preserve"> hãm (</w:t>
      </w:r>
      <w:r>
        <w:t>corepressor</w:t>
      </w:r>
      <w:r w:rsidR="00406BBB">
        <w:t>)</w:t>
      </w:r>
      <w:r>
        <w:t xml:space="preserve"> để tạo thành một TF phức hợp</w:t>
      </w:r>
      <w:r w:rsidR="000671F1">
        <w:t xml:space="preserve"> </w:t>
      </w:r>
      <w:r w:rsidR="00D97A9C">
        <w:t>nhằm</w:t>
      </w:r>
      <w:r w:rsidR="000671F1">
        <w:t xml:space="preserve"> tác động đến quá trình phiên mã</w:t>
      </w:r>
      <w:r>
        <w:t>.</w:t>
      </w:r>
    </w:p>
    <w:p w14:paraId="0088DAE1" w14:textId="77777777" w:rsidR="009A3956" w:rsidRPr="00754103" w:rsidRDefault="00790AE9" w:rsidP="006B3234">
      <w:pPr>
        <w:pStyle w:val="ListParagraph"/>
        <w:numPr>
          <w:ilvl w:val="0"/>
          <w:numId w:val="22"/>
        </w:numPr>
        <w:spacing w:after="0" w:line="360" w:lineRule="auto"/>
        <w:jc w:val="both"/>
        <w:rPr>
          <w:b/>
        </w:rPr>
      </w:pPr>
      <w:r w:rsidRPr="00754103">
        <w:rPr>
          <w:b/>
        </w:rPr>
        <w:t>Sự điều hòa hoạt động của các TF.</w:t>
      </w:r>
    </w:p>
    <w:p w14:paraId="1D418936" w14:textId="77777777" w:rsidR="00790AE9" w:rsidRDefault="00534BAB" w:rsidP="006B3234">
      <w:pPr>
        <w:spacing w:after="0" w:line="360" w:lineRule="auto"/>
        <w:ind w:firstLine="720"/>
        <w:jc w:val="both"/>
      </w:pPr>
      <w:r>
        <w:t>Trong sinh vật học, đối với những quá trình qua</w:t>
      </w:r>
      <w:r w:rsidR="00EE72ED">
        <w:t>n</w:t>
      </w:r>
      <w:r>
        <w:t xml:space="preserve"> trọng, thông thường có rất nhiều tầng cho quá trình điều hòa và điều khiển. Điều này cũng đúng với các TF: không chỉ các TF điều khiển mức độ phiên mã nhằm điều hòa hoạt động của gen mà các TF cũng được điều hòa bởi các TF khác. </w:t>
      </w:r>
      <w:r w:rsidR="00490505">
        <w:t xml:space="preserve">Dưới đây là một vài cách thức mà các TF điều hòa </w:t>
      </w:r>
      <w:r w:rsidR="002521F8">
        <w:t>tác</w:t>
      </w:r>
      <w:r w:rsidR="0074092F">
        <w:t xml:space="preserve"> động </w:t>
      </w:r>
      <w:r w:rsidR="00490505">
        <w:t>lẫn nhau:</w:t>
      </w:r>
    </w:p>
    <w:p w14:paraId="76399B2E" w14:textId="77777777" w:rsidR="002613BB" w:rsidRDefault="002613BB" w:rsidP="006B3234">
      <w:pPr>
        <w:pStyle w:val="ListParagraph"/>
        <w:numPr>
          <w:ilvl w:val="0"/>
          <w:numId w:val="17"/>
        </w:numPr>
        <w:spacing w:after="0" w:line="360" w:lineRule="auto"/>
        <w:jc w:val="both"/>
      </w:pPr>
      <w:r>
        <w:t xml:space="preserve">Sự tổng hợp hóa học: </w:t>
      </w:r>
      <w:r w:rsidR="000C6B2E">
        <w:t xml:space="preserve">các TF cũng là các protein, do đó, chúng cũng đều được </w:t>
      </w:r>
      <w:r w:rsidR="00D42DC6">
        <w:t>phiên</w:t>
      </w:r>
      <w:r w:rsidR="00DA3F87">
        <w:t xml:space="preserve"> </w:t>
      </w:r>
      <w:r w:rsidR="00755CD9">
        <w:t>mã</w:t>
      </w:r>
      <w:r w:rsidR="000C6B2E">
        <w:t xml:space="preserve"> từ một gen trên một nhiễm sắc thể</w:t>
      </w:r>
      <w:r w:rsidR="00341577">
        <w:t xml:space="preserve"> để</w:t>
      </w:r>
      <w:r w:rsidR="000C6B2E">
        <w:t xml:space="preserve"> thành ARN, và tiếp đó từ ARN sẽ được dịch thành protein. Tất cả những bước này có thể bị điều hòa </w:t>
      </w:r>
      <w:r w:rsidR="0022562B">
        <w:t>bởi một hoặc một vài TF nào đó. Hơn nữa, các TF có thể tự điề</w:t>
      </w:r>
      <w:r w:rsidR="007C5428">
        <w:t>u hòa chính mình. Ví dụ, trong một vòng lặp phản hồi âm tính</w:t>
      </w:r>
      <w:r w:rsidR="002B14A4">
        <w:t xml:space="preserve"> (</w:t>
      </w:r>
      <w:r w:rsidR="00D46BC3" w:rsidRPr="00D46BC3">
        <w:t>negative feedback loop</w:t>
      </w:r>
      <w:r w:rsidR="002B14A4">
        <w:t>)</w:t>
      </w:r>
      <w:r w:rsidR="007C5428">
        <w:t xml:space="preserve">, TF hoạt động </w:t>
      </w:r>
      <w:r w:rsidR="007C5428">
        <w:lastRenderedPageBreak/>
        <w:t xml:space="preserve">như là chất kìm hãm của chính nó: </w:t>
      </w:r>
      <w:r w:rsidR="00171BF7">
        <w:t>nếu TF liên kết với ADN của gen của chính nó, nó sẽ điều hòa “xuống” sự hoạt động của gen</w:t>
      </w:r>
      <w:r w:rsidR="00727AE0">
        <w:t xml:space="preserve"> ấy, từ đó làm giảm quá trình tạo ra TF đó.</w:t>
      </w:r>
      <w:r w:rsidR="00482341">
        <w:t xml:space="preserve"> Đây là một cơ chế để duy trì</w:t>
      </w:r>
      <w:r w:rsidR="00B137FF">
        <w:t xml:space="preserve"> sự ổn định về mặt số lượng</w:t>
      </w:r>
      <w:r w:rsidR="00482341">
        <w:t xml:space="preserve"> của một TF trong một tế bào.</w:t>
      </w:r>
    </w:p>
    <w:p w14:paraId="1B0332C1" w14:textId="77777777" w:rsidR="00B66B64" w:rsidRDefault="00B66B64" w:rsidP="006B3234">
      <w:pPr>
        <w:pStyle w:val="ListParagraph"/>
        <w:numPr>
          <w:ilvl w:val="0"/>
          <w:numId w:val="17"/>
        </w:numPr>
        <w:spacing w:after="0" w:line="360" w:lineRule="auto"/>
        <w:jc w:val="both"/>
      </w:pPr>
      <w:r>
        <w:t xml:space="preserve">Định vị nhân: </w:t>
      </w:r>
      <w:r w:rsidR="008E4D78">
        <w:t xml:space="preserve">ở sinh vật </w:t>
      </w:r>
      <w:r w:rsidR="00011918">
        <w:t xml:space="preserve">nhân </w:t>
      </w:r>
      <w:r w:rsidR="007C2DF3">
        <w:t>thực</w:t>
      </w:r>
      <w:r w:rsidR="008E4D78">
        <w:t xml:space="preserve">, </w:t>
      </w:r>
      <w:r w:rsidR="00DA3F87">
        <w:t xml:space="preserve">giống như các protein khác, các TF được </w:t>
      </w:r>
      <w:r w:rsidR="00755CD9">
        <w:t xml:space="preserve">phiên </w:t>
      </w:r>
      <w:r w:rsidR="00644390">
        <w:t>mã</w:t>
      </w:r>
      <w:r w:rsidR="00755CD9">
        <w:t xml:space="preserve"> ở trong nhân </w:t>
      </w:r>
      <w:r w:rsidR="00D943CF">
        <w:t>và tiếp đó được dịch ở tế bào chất của tế bào.</w:t>
      </w:r>
      <w:r w:rsidR="008B0182">
        <w:t xml:space="preserve"> Nhiều protein hoạt động ở trong nhân có chứa tín hiệu định vị nhân để đưa chúng trở lại nhân sau khi được phiên dịch ra. Nhưng với nhiều loại TF, đây là điểm chính trong quá trình điều hòa của chúng</w:t>
      </w:r>
      <w:r w:rsidR="0063002F">
        <w:t xml:space="preserve"> </w:t>
      </w:r>
      <w:r w:rsidR="0063002F">
        <w:fldChar w:fldCharType="begin"/>
      </w:r>
      <w:r w:rsidR="0063002F">
        <w:instrText xml:space="preserve"> REF _Ref365031258 \n \h </w:instrText>
      </w:r>
      <w:r w:rsidR="0063002F">
        <w:fldChar w:fldCharType="separate"/>
      </w:r>
      <w:r w:rsidR="00150692">
        <w:t>[18]</w:t>
      </w:r>
      <w:r w:rsidR="0063002F">
        <w:fldChar w:fldCharType="end"/>
      </w:r>
      <w:r w:rsidR="008B0182">
        <w:t xml:space="preserve">. Những lớp quan trọng của các TF như một vài cơ quan cảm thụ của nhân (nuclear receptor) đầu tiên phải được liên kết với một phối tử (ligand) trong </w:t>
      </w:r>
      <w:r w:rsidR="00FA17B1">
        <w:t>tế bào chất trước khi chúng có thể định vị lại vị trí của nhân</w:t>
      </w:r>
      <w:r w:rsidR="0072520F">
        <w:t xml:space="preserve"> </w:t>
      </w:r>
      <w:r w:rsidR="0072520F">
        <w:fldChar w:fldCharType="begin"/>
      </w:r>
      <w:r w:rsidR="0072520F">
        <w:instrText xml:space="preserve"> REF _Ref365031258 \n \h </w:instrText>
      </w:r>
      <w:r w:rsidR="0072520F">
        <w:fldChar w:fldCharType="separate"/>
      </w:r>
      <w:r w:rsidR="00150692">
        <w:t>[18]</w:t>
      </w:r>
      <w:r w:rsidR="0072520F">
        <w:fldChar w:fldCharType="end"/>
      </w:r>
      <w:r w:rsidR="00FA17B1">
        <w:t>.</w:t>
      </w:r>
      <w:r w:rsidR="004057BD">
        <w:t xml:space="preserve"> Nếu tín hiệu này không được đảm bảo, TF có thể không được tạo ra, hoặc </w:t>
      </w:r>
      <w:r w:rsidR="00C63545">
        <w:t>không thể hoạt động được.</w:t>
      </w:r>
    </w:p>
    <w:p w14:paraId="64BEDBB8" w14:textId="77777777" w:rsidR="005E1B2C" w:rsidRDefault="0079159D" w:rsidP="006B3234">
      <w:pPr>
        <w:pStyle w:val="ListParagraph"/>
        <w:numPr>
          <w:ilvl w:val="0"/>
          <w:numId w:val="17"/>
        </w:numPr>
        <w:spacing w:after="0" w:line="360" w:lineRule="auto"/>
        <w:jc w:val="both"/>
      </w:pPr>
      <w:r>
        <w:t xml:space="preserve">Sự hoạt động của TF: </w:t>
      </w:r>
      <w:r w:rsidR="00F845DE">
        <w:t>các TF có thể hoạt động (hoặc không hoạt động) thông qua miền cảm ứng tín hiệu (signal-sensing domain) của chúng bằng một trong các cơ chế sau:</w:t>
      </w:r>
    </w:p>
    <w:p w14:paraId="0900183C" w14:textId="77777777" w:rsidR="00F845DE" w:rsidRDefault="000B4E3D" w:rsidP="006B3234">
      <w:pPr>
        <w:pStyle w:val="ListParagraph"/>
        <w:numPr>
          <w:ilvl w:val="1"/>
          <w:numId w:val="17"/>
        </w:numPr>
        <w:spacing w:after="0" w:line="360" w:lineRule="auto"/>
        <w:jc w:val="both"/>
      </w:pPr>
      <w:r>
        <w:t>Liên kết phối tử (ligand binding): liên kết phối tử không chỉ ảnh hưởng đến vị trí của TF trong tế bào mà còn</w:t>
      </w:r>
      <w:r w:rsidR="00367EF1">
        <w:t xml:space="preserve"> ảnh</w:t>
      </w:r>
      <w:r>
        <w:t xml:space="preserve"> hưởng đến trạng thái hoạt động của TF và khả năng liên kết với ADN hoặc các</w:t>
      </w:r>
      <w:r w:rsidR="00226B26">
        <w:t xml:space="preserve"> nhân tố phối hợp</w:t>
      </w:r>
      <w:r>
        <w:t xml:space="preserve"> </w:t>
      </w:r>
      <w:r w:rsidR="00226B26">
        <w:t>(co</w:t>
      </w:r>
      <w:r w:rsidR="00DD392F">
        <w:t>-</w:t>
      </w:r>
      <w:r w:rsidR="00226B26">
        <w:t>factor)</w:t>
      </w:r>
      <w:r w:rsidR="00374160">
        <w:t xml:space="preserve"> khác (như </w:t>
      </w:r>
      <w:r w:rsidR="00586F45">
        <w:t xml:space="preserve">cơ quan cảm thụ của nhân </w:t>
      </w:r>
      <w:r w:rsidR="00993F5B">
        <w:t>–</w:t>
      </w:r>
      <w:r w:rsidR="00586F45">
        <w:t xml:space="preserve"> </w:t>
      </w:r>
      <w:r w:rsidR="00374160">
        <w:t>nuclear receptor)</w:t>
      </w:r>
      <w:r>
        <w:t>.</w:t>
      </w:r>
    </w:p>
    <w:p w14:paraId="63AE68F9" w14:textId="77777777" w:rsidR="00E63FA4" w:rsidRDefault="00FB26FC" w:rsidP="006B3234">
      <w:pPr>
        <w:pStyle w:val="ListParagraph"/>
        <w:numPr>
          <w:ilvl w:val="1"/>
          <w:numId w:val="17"/>
        </w:numPr>
        <w:spacing w:after="0" w:line="360" w:lineRule="auto"/>
        <w:jc w:val="both"/>
      </w:pPr>
      <w:r>
        <w:t>Quá trình photphatryl hóa: nhiều TF cần phải được photphatryl hóa trước bị có thể liên kết với ADN,</w:t>
      </w:r>
      <w:r w:rsidR="004B3724">
        <w:t xml:space="preserve"> chẳng hạn</w:t>
      </w:r>
      <w:r>
        <w:t xml:space="preserve"> như </w:t>
      </w:r>
      <w:r w:rsidR="007D45A0">
        <w:t xml:space="preserve">các </w:t>
      </w:r>
      <w:r>
        <w:t>STAT protein.</w:t>
      </w:r>
    </w:p>
    <w:p w14:paraId="34FDF49F" w14:textId="77777777" w:rsidR="00FB26FC" w:rsidRDefault="00AD36DF" w:rsidP="006B3234">
      <w:pPr>
        <w:pStyle w:val="ListParagraph"/>
        <w:numPr>
          <w:ilvl w:val="1"/>
          <w:numId w:val="17"/>
        </w:numPr>
        <w:spacing w:after="0" w:line="360" w:lineRule="auto"/>
        <w:jc w:val="both"/>
      </w:pPr>
      <w:r>
        <w:t>Tương tác với các TF khác hoặc các protein đồng điều chỉnh.</w:t>
      </w:r>
    </w:p>
    <w:p w14:paraId="0D9E3B47" w14:textId="77777777" w:rsidR="00411EC1" w:rsidRPr="00192799" w:rsidRDefault="001C65C4" w:rsidP="006B3234">
      <w:pPr>
        <w:pStyle w:val="ListParagraph"/>
        <w:numPr>
          <w:ilvl w:val="0"/>
          <w:numId w:val="17"/>
        </w:numPr>
        <w:spacing w:after="0" w:line="360" w:lineRule="auto"/>
        <w:jc w:val="both"/>
      </w:pPr>
      <w:r>
        <w:t xml:space="preserve">Mức độ sẵn sàng của những TF hay </w:t>
      </w:r>
      <w:r w:rsidR="00540159">
        <w:t xml:space="preserve">các </w:t>
      </w:r>
      <w:r w:rsidR="006144FA">
        <w:t>nhân tố</w:t>
      </w:r>
      <w:r w:rsidR="00540159">
        <w:t xml:space="preserve"> phối hợp (</w:t>
      </w:r>
      <w:r>
        <w:t>co</w:t>
      </w:r>
      <w:r w:rsidR="001817AD">
        <w:t>-</w:t>
      </w:r>
      <w:r>
        <w:t>factor</w:t>
      </w:r>
      <w:r w:rsidR="00540159">
        <w:t>)</w:t>
      </w:r>
      <w:r>
        <w:t xml:space="preserve"> khác:</w:t>
      </w:r>
      <w:r w:rsidR="0074092F">
        <w:t xml:space="preserve"> </w:t>
      </w:r>
      <w:r w:rsidR="00F25644">
        <w:t>hầu hết các TF không hoạt động một cách độc lập mà khi quá trình phiên mã gen xả</w:t>
      </w:r>
      <w:r w:rsidR="00C932CB">
        <w:t xml:space="preserve">y ra mà </w:t>
      </w:r>
      <w:r w:rsidR="00F25644">
        <w:t>một lượng lớn các TF phải liên kết với chuỗi ADN</w:t>
      </w:r>
      <w:r w:rsidR="00A01B66">
        <w:t xml:space="preserve"> cần điều hòa</w:t>
      </w:r>
      <w:r w:rsidR="00F25644">
        <w:t xml:space="preserve">. </w:t>
      </w:r>
      <w:r w:rsidR="00EA5075">
        <w:t>C</w:t>
      </w:r>
      <w:r w:rsidR="00B55F58">
        <w:t>ác TF này, lần lượ</w:t>
      </w:r>
      <w:r w:rsidR="00CC565C">
        <w:t xml:space="preserve">t, </w:t>
      </w:r>
      <w:r w:rsidR="00754D12">
        <w:t xml:space="preserve">kết hợp với các protein trung gian như </w:t>
      </w:r>
      <w:r w:rsidR="00834F26">
        <w:t xml:space="preserve">các </w:t>
      </w:r>
      <w:r w:rsidR="00EC1268">
        <w:t>nhân</w:t>
      </w:r>
      <w:r w:rsidR="00834F26">
        <w:t xml:space="preserve"> tố phối hợp </w:t>
      </w:r>
      <w:r w:rsidR="00834F26">
        <w:lastRenderedPageBreak/>
        <w:t>(co</w:t>
      </w:r>
      <w:r w:rsidR="001817AD">
        <w:t>-</w:t>
      </w:r>
      <w:r w:rsidR="00834F26">
        <w:t>factor)</w:t>
      </w:r>
      <w:r w:rsidR="00FA0180">
        <w:t xml:space="preserve"> </w:t>
      </w:r>
      <w:r w:rsidR="00754D12">
        <w:t xml:space="preserve">giúp làm </w:t>
      </w:r>
      <w:r w:rsidR="005856DA">
        <w:t xml:space="preserve">tăng </w:t>
      </w:r>
      <w:r w:rsidR="00754D12">
        <w:t>hiệu quả quá trình kết hợp của phức hợp khởi đầu</w:t>
      </w:r>
      <w:r w:rsidR="00241F24">
        <w:t xml:space="preserve"> (</w:t>
      </w:r>
      <w:r w:rsidR="00241F24" w:rsidRPr="00241F24">
        <w:t>preinitiation complex</w:t>
      </w:r>
      <w:r w:rsidR="00241F24">
        <w:t>)</w:t>
      </w:r>
      <w:r w:rsidR="00D35370">
        <w:t xml:space="preserve"> với enzim ARN polymerase. Vì thế,</w:t>
      </w:r>
      <w:r w:rsidR="00E73AA1">
        <w:t xml:space="preserve"> để</w:t>
      </w:r>
      <w:r w:rsidR="00D35370">
        <w:t xml:space="preserve"> một TF đơn </w:t>
      </w:r>
      <w:r w:rsidR="00F242E2">
        <w:t xml:space="preserve">có thể </w:t>
      </w:r>
      <w:r w:rsidR="00D35370">
        <w:t xml:space="preserve">khởi đầu quá trình phiên mã, tất cả những protein </w:t>
      </w:r>
      <w:r w:rsidR="002420F1">
        <w:t>khác liên quan</w:t>
      </w:r>
      <w:r w:rsidR="008C5394">
        <w:t xml:space="preserve"> và nó</w:t>
      </w:r>
      <w:r w:rsidR="00D35370">
        <w:t xml:space="preserve"> phải ở </w:t>
      </w:r>
      <w:r w:rsidR="007A37DA">
        <w:t>trong mộ</w:t>
      </w:r>
      <w:r w:rsidR="008D732F">
        <w:t xml:space="preserve">t vùng </w:t>
      </w:r>
      <w:r w:rsidR="00BF687D">
        <w:t xml:space="preserve">sao cho </w:t>
      </w:r>
      <w:r w:rsidR="008D732F">
        <w:t>TF này</w:t>
      </w:r>
      <w:r w:rsidR="007A37DA">
        <w:t xml:space="preserve"> có thể liên kết với chúng khi cần thiết.</w:t>
      </w:r>
    </w:p>
    <w:p w14:paraId="0A54B929" w14:textId="77777777" w:rsidR="00DC3BD1" w:rsidRPr="003572FD" w:rsidRDefault="007D6B58" w:rsidP="00450BFE">
      <w:pPr>
        <w:pStyle w:val="ListParagraph"/>
        <w:numPr>
          <w:ilvl w:val="0"/>
          <w:numId w:val="13"/>
        </w:numPr>
        <w:spacing w:after="0" w:line="360" w:lineRule="auto"/>
        <w:ind w:left="1134" w:hanging="774"/>
        <w:jc w:val="both"/>
        <w:outlineLvl w:val="2"/>
        <w:rPr>
          <w:b/>
          <w:sz w:val="28"/>
        </w:rPr>
      </w:pPr>
      <w:bookmarkStart w:id="354" w:name="_Toc366053539"/>
      <w:r w:rsidRPr="003572FD">
        <w:rPr>
          <w:b/>
          <w:sz w:val="28"/>
        </w:rPr>
        <w:t>Vùng tăng cườ</w:t>
      </w:r>
      <w:r w:rsidR="00D94325">
        <w:rPr>
          <w:b/>
          <w:sz w:val="28"/>
        </w:rPr>
        <w:t>ng (</w:t>
      </w:r>
      <w:r w:rsidRPr="003572FD">
        <w:rPr>
          <w:b/>
          <w:sz w:val="28"/>
        </w:rPr>
        <w:t>e</w:t>
      </w:r>
      <w:r w:rsidR="00DC3BD1" w:rsidRPr="003572FD">
        <w:rPr>
          <w:b/>
          <w:sz w:val="28"/>
        </w:rPr>
        <w:t>nhancer</w:t>
      </w:r>
      <w:r w:rsidR="00D94325">
        <w:rPr>
          <w:b/>
          <w:sz w:val="28"/>
        </w:rPr>
        <w:t>)</w:t>
      </w:r>
      <w:del w:id="355" w:author="Van-Thanh Hoang" w:date="2013-09-04T00:04:00Z">
        <w:r w:rsidR="00D94325" w:rsidDel="002F16A0">
          <w:rPr>
            <w:b/>
            <w:sz w:val="28"/>
          </w:rPr>
          <w:delText>.</w:delText>
        </w:r>
      </w:del>
      <w:bookmarkEnd w:id="354"/>
    </w:p>
    <w:p w14:paraId="6F500D5E" w14:textId="77777777" w:rsidR="00BF301D" w:rsidRDefault="00837D09" w:rsidP="006B3234">
      <w:pPr>
        <w:spacing w:after="0" w:line="360" w:lineRule="auto"/>
        <w:ind w:firstLine="720"/>
        <w:jc w:val="both"/>
      </w:pPr>
      <w:r>
        <w:t>V</w:t>
      </w:r>
      <w:r w:rsidR="00707BB0">
        <w:t xml:space="preserve">ùng tăng cường </w:t>
      </w:r>
      <w:r w:rsidR="00BD0292">
        <w:t>(</w:t>
      </w:r>
      <w:r w:rsidR="00707BB0">
        <w:t>enhancer</w:t>
      </w:r>
      <w:r w:rsidR="00BD0292">
        <w:t xml:space="preserve">) là một đoạn ADN ngắn </w:t>
      </w:r>
      <w:r w:rsidR="00EB46D5">
        <w:t xml:space="preserve">có thể liên kết với các TF để tăng cường khả năng phiên mã của gen trong một nhóm gen (gene cluster – là một tập gồm hai hoặc nhiều gen </w:t>
      </w:r>
      <w:r w:rsidR="00A873D2">
        <w:t>được dùng để mã hóa những sản phẩm</w:t>
      </w:r>
      <w:r w:rsidR="008E3AEF">
        <w:t xml:space="preserve"> (sản phẩm của gen gồ</w:t>
      </w:r>
      <w:r w:rsidR="00A64086">
        <w:t>m protein</w:t>
      </w:r>
      <w:r w:rsidR="008B1CFD">
        <w:t xml:space="preserve"> </w:t>
      </w:r>
      <w:r w:rsidR="00A64086">
        <w:t xml:space="preserve">và </w:t>
      </w:r>
      <w:r w:rsidR="00F22D04">
        <w:t>ARN</w:t>
      </w:r>
      <w:r w:rsidR="008E3AEF">
        <w:t>)</w:t>
      </w:r>
      <w:r w:rsidR="00A873D2">
        <w:t xml:space="preserve"> giống nhau hoặc tương tự nhau)</w:t>
      </w:r>
      <w:r w:rsidR="005339D2">
        <w:t xml:space="preserve">. Nhưng khác với </w:t>
      </w:r>
      <w:r w:rsidR="00184807">
        <w:t>các CRM khác</w:t>
      </w:r>
      <w:r w:rsidR="005339D2">
        <w:t xml:space="preserve">, </w:t>
      </w:r>
      <w:r w:rsidR="00EE79D0">
        <w:t>vùng tăng cườ</w:t>
      </w:r>
      <w:r w:rsidR="00D37574">
        <w:t>ng</w:t>
      </w:r>
      <w:r w:rsidR="005339D2">
        <w:t xml:space="preserve"> không cần phải ở vị trí gần với gen mà nó tác động đến, thậm chí trong một số trường hợp</w:t>
      </w:r>
      <w:r w:rsidR="00006D31">
        <w:t xml:space="preserve"> </w:t>
      </w:r>
      <w:r w:rsidR="005339D2">
        <w:t xml:space="preserve">còn không nằm cùng </w:t>
      </w:r>
      <w:r w:rsidR="006D1498">
        <w:t xml:space="preserve">một </w:t>
      </w:r>
      <w:r w:rsidR="005339D2">
        <w:t>sợi nhiễm sắc thể.</w:t>
      </w:r>
    </w:p>
    <w:p w14:paraId="6D1DC72E" w14:textId="77777777" w:rsidR="00151D98" w:rsidRPr="00052195" w:rsidRDefault="00420086" w:rsidP="006B3234">
      <w:pPr>
        <w:pStyle w:val="ListParagraph"/>
        <w:numPr>
          <w:ilvl w:val="0"/>
          <w:numId w:val="26"/>
        </w:numPr>
        <w:spacing w:after="0" w:line="360" w:lineRule="auto"/>
        <w:jc w:val="both"/>
        <w:rPr>
          <w:b/>
        </w:rPr>
      </w:pPr>
      <w:r w:rsidRPr="00052195">
        <w:rPr>
          <w:b/>
        </w:rPr>
        <w:t xml:space="preserve">Vị trí của </w:t>
      </w:r>
      <w:r w:rsidR="008C77E7" w:rsidRPr="00052195">
        <w:rPr>
          <w:b/>
        </w:rPr>
        <w:t>vùng tăng cường</w:t>
      </w:r>
    </w:p>
    <w:p w14:paraId="2A6F2F9D" w14:textId="77777777" w:rsidR="00420086" w:rsidRDefault="005B1840" w:rsidP="006B3234">
      <w:pPr>
        <w:spacing w:after="0" w:line="360" w:lineRule="auto"/>
        <w:ind w:firstLine="720"/>
        <w:jc w:val="both"/>
      </w:pPr>
      <w:r>
        <w:t xml:space="preserve">Một vùng tăng cường có thể ở trước hoặc sau so với gen mà nó điều hòa. Thậm chí, vùng tăng cường không cần phải ở gần vùng khởi đầu phiên mã để tác động đến quá trình phiên mã, mà một vài </w:t>
      </w:r>
      <w:r w:rsidR="00C82A0D">
        <w:t>vùng tăng cường</w:t>
      </w:r>
      <w:r>
        <w:t xml:space="preserve"> còn được tìm thấy ở khoảng cách khá xa so với vùng khởi đầu, có lúc lên đấy vài trăm ngàn bp</w:t>
      </w:r>
      <w:r w:rsidR="00CD5C3B">
        <w:t xml:space="preserve">. </w:t>
      </w:r>
      <w:r w:rsidR="00FD20E5">
        <w:t xml:space="preserve">Trong tế báo của sinh vật </w:t>
      </w:r>
      <w:r w:rsidR="00581ADB">
        <w:t xml:space="preserve">(cả nhân sơ và </w:t>
      </w:r>
      <w:r w:rsidR="00011918">
        <w:t xml:space="preserve">nhân </w:t>
      </w:r>
      <w:r w:rsidR="00666F3A">
        <w:t>thực</w:t>
      </w:r>
      <w:r w:rsidR="00581ADB">
        <w:t>)</w:t>
      </w:r>
      <w:r w:rsidR="00FD20E5">
        <w:t xml:space="preserve">, </w:t>
      </w:r>
      <w:r w:rsidR="00CD0A5F">
        <w:t xml:space="preserve">cấu trúc của nhóm chất nhiễm sắc (chromatin complex) của ADN được sắp xếp theo </w:t>
      </w:r>
      <w:r w:rsidR="00EE5E33">
        <w:t>hình</w:t>
      </w:r>
      <w:r w:rsidR="00BF1664" w:rsidRPr="00BF1664">
        <w:t xml:space="preserve"> </w:t>
      </w:r>
      <w:r w:rsidR="00BF1664">
        <w:t>dạng</w:t>
      </w:r>
      <w:r w:rsidR="00094277">
        <w:t xml:space="preserve"> </w:t>
      </w:r>
      <w:r w:rsidR="00297AC4">
        <w:t>xoắn</w:t>
      </w:r>
      <w:r w:rsidR="00094277">
        <w:t xml:space="preserve"> ốc.</w:t>
      </w:r>
      <w:r w:rsidR="00CD0A5F">
        <w:t xml:space="preserve"> </w:t>
      </w:r>
      <w:r w:rsidR="00EE5E33">
        <w:t xml:space="preserve">Vì thế, </w:t>
      </w:r>
      <w:r w:rsidR="00BE5B00">
        <w:t xml:space="preserve">mặc dù các </w:t>
      </w:r>
      <w:r w:rsidR="00F83D29">
        <w:t>vùng tăng cường</w:t>
      </w:r>
      <w:r w:rsidR="00BE5B00">
        <w:t xml:space="preserve"> thường cách xa gen mà nó tác động nếu tính </w:t>
      </w:r>
      <w:proofErr w:type="gramStart"/>
      <w:r w:rsidR="00BE5B00">
        <w:t>theo</w:t>
      </w:r>
      <w:proofErr w:type="gramEnd"/>
      <w:r w:rsidR="00BE5B00">
        <w:t xml:space="preserve"> số lượng nucletotide, nhưng về mặt hình học, các </w:t>
      </w:r>
      <w:r w:rsidR="00127495">
        <w:t>vùng này</w:t>
      </w:r>
      <w:r w:rsidR="00BE5B00">
        <w:t xml:space="preserve"> lại rất gần gen đấy. </w:t>
      </w:r>
      <w:r w:rsidR="003E2355">
        <w:t xml:space="preserve">Điều này cho phép </w:t>
      </w:r>
      <w:r w:rsidR="00EA0BE8">
        <w:t>vùng tăng cường</w:t>
      </w:r>
      <w:r w:rsidR="004030D8">
        <w:t xml:space="preserve"> có thể tương tác với nhữ</w:t>
      </w:r>
      <w:r w:rsidR="00391DEF">
        <w:t xml:space="preserve">ng </w:t>
      </w:r>
      <w:r w:rsidR="00A04CED">
        <w:t>TF và enzim ARN polymerase</w:t>
      </w:r>
      <w:r w:rsidR="004030D8">
        <w:t xml:space="preserve">. </w:t>
      </w:r>
      <w:r w:rsidR="00417835">
        <w:t xml:space="preserve">Ở sinh vật nhân </w:t>
      </w:r>
      <w:r w:rsidR="004D5E94">
        <w:t>thực</w:t>
      </w:r>
      <w:r w:rsidR="00417835">
        <w:t xml:space="preserve">, có một </w:t>
      </w:r>
      <w:r w:rsidR="00AF059E">
        <w:t>nhân</w:t>
      </w:r>
      <w:r w:rsidR="00417835">
        <w:t xml:space="preserve"> tố đối nghịch hoàn toàn với </w:t>
      </w:r>
      <w:r w:rsidR="003E6962">
        <w:t>vùng tăng cường</w:t>
      </w:r>
      <w:r w:rsidR="00417835">
        <w:t xml:space="preserve">, đó là </w:t>
      </w:r>
      <w:r w:rsidR="006163D7">
        <w:t xml:space="preserve">vùng làm giảm </w:t>
      </w:r>
      <w:r w:rsidR="00417835">
        <w:t>(</w:t>
      </w:r>
      <w:r w:rsidR="006163D7">
        <w:t>silencer</w:t>
      </w:r>
      <w:r w:rsidR="009F0CB5">
        <w:t xml:space="preserve">), nghĩa là khi </w:t>
      </w:r>
      <w:r w:rsidR="00DD6956">
        <w:t>vùng làm giảm</w:t>
      </w:r>
      <w:r w:rsidR="009F0CB5">
        <w:t xml:space="preserve"> liên kết với những TF thích hợp (được gọi là </w:t>
      </w:r>
      <w:r w:rsidR="00D37A12">
        <w:t>các chấ</w:t>
      </w:r>
      <w:r w:rsidR="00584F5F">
        <w:t xml:space="preserve">t kìm hãm – </w:t>
      </w:r>
      <w:r w:rsidR="009F0CB5">
        <w:t xml:space="preserve">repressor), nó sẽ làm giảm khả năng hoạt động của gen, thay vì làm tăng cường như </w:t>
      </w:r>
      <w:r w:rsidR="00063A45">
        <w:t>vùng tăng cường</w:t>
      </w:r>
      <w:r w:rsidR="009F0CB5">
        <w:t xml:space="preserve">. </w:t>
      </w:r>
      <w:r w:rsidR="00D66D0D">
        <w:t>Vùng làm giảm</w:t>
      </w:r>
      <w:r w:rsidR="00C00E02">
        <w:t xml:space="preserve"> và </w:t>
      </w:r>
      <w:r w:rsidR="00D66D0D">
        <w:t xml:space="preserve">vùng tăng cường </w:t>
      </w:r>
      <w:r w:rsidR="00C00E02">
        <w:t xml:space="preserve">thường ở gần nhau, hay thậm chí là cùng một vùng ADN, lúc này chúng chỉ được phân biệt bởi TF mà </w:t>
      </w:r>
      <w:r w:rsidR="007163AB">
        <w:t>vùng ADN ấy liên kết.</w:t>
      </w:r>
    </w:p>
    <w:p w14:paraId="06827647" w14:textId="77777777" w:rsidR="005275BA" w:rsidRDefault="002264DD" w:rsidP="006B3234">
      <w:pPr>
        <w:spacing w:after="0" w:line="360" w:lineRule="auto"/>
        <w:ind w:firstLine="720"/>
        <w:jc w:val="both"/>
      </w:pPr>
      <w:r>
        <w:lastRenderedPageBreak/>
        <w:t>Vùng tăng cường</w:t>
      </w:r>
      <w:r w:rsidR="00D31AC2">
        <w:t xml:space="preserve"> không tác động trực tiếp lên </w:t>
      </w:r>
      <w:r w:rsidR="007919B7">
        <w:t>vùng khởi đầu</w:t>
      </w:r>
      <w:r w:rsidR="00D31AC2">
        <w:t xml:space="preserve"> </w:t>
      </w:r>
      <w:r w:rsidR="00140914">
        <w:t>m</w:t>
      </w:r>
      <w:r w:rsidR="00D31AC2">
        <w:t xml:space="preserve">à thông qua </w:t>
      </w:r>
      <w:r w:rsidR="00BF217F">
        <w:t>các</w:t>
      </w:r>
      <w:r w:rsidR="00D31AC2">
        <w:t xml:space="preserve"> protein hoạt hóa (activator protein).</w:t>
      </w:r>
      <w:r w:rsidR="008A1A05">
        <w:t xml:space="preserve"> Những protein hoạt hóa này</w:t>
      </w:r>
      <w:r w:rsidR="00C35ED7">
        <w:t xml:space="preserve"> sẽ</w:t>
      </w:r>
      <w:r w:rsidR="008A1A05">
        <w:t xml:space="preserve"> tương tác với</w:t>
      </w:r>
      <w:r w:rsidR="007D7824">
        <w:t xml:space="preserve"> các</w:t>
      </w:r>
      <w:r w:rsidR="008A1A05">
        <w:t xml:space="preserve"> phức hợp trung gian, </w:t>
      </w:r>
      <w:r w:rsidR="00864BBF">
        <w:t xml:space="preserve">khiến cho </w:t>
      </w:r>
      <w:r w:rsidR="008A1A05">
        <w:t>các phức hợp này liên kết với enzim</w:t>
      </w:r>
      <w:r w:rsidR="002009C9">
        <w:t xml:space="preserve"> ARN polymerase</w:t>
      </w:r>
      <w:r w:rsidR="00483029">
        <w:t xml:space="preserve"> và các </w:t>
      </w:r>
      <w:r w:rsidR="008A1A05">
        <w:t>TF để bắt đầu quá t</w:t>
      </w:r>
      <w:r w:rsidR="009F7E07">
        <w:t>rình phiên mã gen</w:t>
      </w:r>
      <w:r w:rsidR="000A749C">
        <w:t xml:space="preserve">. </w:t>
      </w:r>
      <w:r w:rsidR="00581761">
        <w:t xml:space="preserve">Hướng của </w:t>
      </w:r>
      <w:r w:rsidR="006F6B55">
        <w:t>vùng tăng cường</w:t>
      </w:r>
      <w:r w:rsidR="00581761">
        <w:t xml:space="preserve"> không ảnh hưởng đến chức năng của nó, hơn nữa, </w:t>
      </w:r>
      <w:r w:rsidR="00C70EBA">
        <w:t>vùng tăng cường</w:t>
      </w:r>
      <w:r w:rsidR="00581761">
        <w:t xml:space="preserve"> còn có thể bị cắt bỏ và chèn vào ở một vùng khác trên nhiễm sắc thể mà vẫn</w:t>
      </w:r>
      <w:r w:rsidR="00B11F96">
        <w:t xml:space="preserve"> có thể gây</w:t>
      </w:r>
      <w:r w:rsidR="00581761">
        <w:t xml:space="preserve"> ảnh hưởng đế</w:t>
      </w:r>
      <w:r w:rsidR="005275BA">
        <w:t>n quá trình phiên mã gen.</w:t>
      </w:r>
    </w:p>
    <w:p w14:paraId="560025E8" w14:textId="7CC39A09" w:rsidR="006354D0" w:rsidRDefault="006354D0" w:rsidP="006B3234">
      <w:pPr>
        <w:spacing w:after="0" w:line="360" w:lineRule="auto"/>
        <w:ind w:firstLine="720"/>
        <w:jc w:val="both"/>
      </w:pPr>
      <w:r>
        <w:t xml:space="preserve">Các </w:t>
      </w:r>
      <w:r w:rsidR="0026208E">
        <w:t>vùng tăng cườ</w:t>
      </w:r>
      <w:r w:rsidR="004F171B">
        <w:t>ng</w:t>
      </w:r>
      <w:r>
        <w:t xml:space="preserve"> có thể được nhận dạng bằng kỹ thuật bẫy </w:t>
      </w:r>
      <w:r w:rsidR="001D7A65">
        <w:t>vùng tăng cường</w:t>
      </w:r>
      <w:r>
        <w:t xml:space="preserve"> (enhancer trap)</w:t>
      </w:r>
      <w:r w:rsidR="00BE4A03">
        <w:t xml:space="preserve"> </w:t>
      </w:r>
      <w:r>
        <w:t xml:space="preserve">sử </w:t>
      </w:r>
      <w:r w:rsidR="00025565">
        <w:t xml:space="preserve">dụng </w:t>
      </w:r>
      <w:r>
        <w:t>một một gen báo hiệu hoặc so sánh chuỗi cần phân tích với những gen đã được xác định</w:t>
      </w:r>
      <w:r w:rsidR="002B1D1F">
        <w:t xml:space="preserve"> bằng</w:t>
      </w:r>
      <w:r>
        <w:t xml:space="preserve"> </w:t>
      </w:r>
      <w:r w:rsidR="00E359A9">
        <w:t xml:space="preserve">cách sử dụng </w:t>
      </w:r>
      <w:r>
        <w:t xml:space="preserve">phương pháp tính toán (computational genomics). </w:t>
      </w:r>
    </w:p>
    <w:p w14:paraId="5EBB2440" w14:textId="77777777" w:rsidR="003846D3" w:rsidRPr="00E51A53" w:rsidRDefault="001E2140" w:rsidP="006B3234">
      <w:pPr>
        <w:pStyle w:val="ListParagraph"/>
        <w:numPr>
          <w:ilvl w:val="0"/>
          <w:numId w:val="26"/>
        </w:numPr>
        <w:spacing w:after="0" w:line="360" w:lineRule="auto"/>
        <w:ind w:left="714" w:hanging="357"/>
        <w:jc w:val="both"/>
        <w:rPr>
          <w:b/>
        </w:rPr>
      </w:pPr>
      <w:r w:rsidRPr="00E51A53">
        <w:rPr>
          <w:b/>
        </w:rPr>
        <w:t xml:space="preserve">Vai trò của </w:t>
      </w:r>
      <w:r w:rsidR="00BC2B58" w:rsidRPr="00E51A53">
        <w:rPr>
          <w:b/>
        </w:rPr>
        <w:t>vùng tăng cường</w:t>
      </w:r>
      <w:r w:rsidRPr="00E51A53">
        <w:rPr>
          <w:b/>
        </w:rPr>
        <w:t xml:space="preserve"> đối với sự phát triển của sinh vật.</w:t>
      </w:r>
    </w:p>
    <w:p w14:paraId="4C6A8577" w14:textId="77777777" w:rsidR="00E7160A" w:rsidRDefault="00AE6F02" w:rsidP="006B3234">
      <w:pPr>
        <w:spacing w:after="0" w:line="360" w:lineRule="auto"/>
        <w:ind w:firstLine="720"/>
        <w:jc w:val="both"/>
      </w:pPr>
      <w:r>
        <w:t>Quá trình phát triển của sinh vật, bao gồm quá trình phân tách</w:t>
      </w:r>
      <w:r w:rsidR="0022112E">
        <w:t>,</w:t>
      </w:r>
      <w:r>
        <w:t xml:space="preserve"> phát triển của các tế</w:t>
      </w:r>
      <w:r w:rsidR="00B4546C">
        <w:t xml:space="preserve"> bào và mô, đòi hỏi phải được điều hòa chính xác</w:t>
      </w:r>
      <w:r w:rsidR="00431E2D">
        <w:t xml:space="preserve"> </w:t>
      </w:r>
      <w:r w:rsidR="00B4546C">
        <w:t xml:space="preserve">các mô hình của biểu hiện gen. </w:t>
      </w:r>
      <w:r w:rsidR="00E34120">
        <w:t xml:space="preserve">Các </w:t>
      </w:r>
      <w:r w:rsidR="006F3243">
        <w:t>vùng tăng cường</w:t>
      </w:r>
      <w:r w:rsidR="00E34120">
        <w:t xml:space="preserve"> điều hòa </w:t>
      </w:r>
      <w:r w:rsidR="00976DB6">
        <w:t xml:space="preserve">cả về mặt không gian và thời gian đối với </w:t>
      </w:r>
      <w:r w:rsidR="00E34120">
        <w:t xml:space="preserve">quá trình điều khiển sự phát triển bằng cách “bật” quá trình phiên mã đối với những tế bào thích hợp và/hoặc “tắt” quá tình phiên mã đối với những gen khác. </w:t>
      </w:r>
      <w:r w:rsidR="00976DB6">
        <w:t xml:space="preserve">Vì thế, </w:t>
      </w:r>
      <w:r w:rsidR="001945A4">
        <w:t xml:space="preserve">sự kết hợp của các TF và những protein liên kết ADN khác </w:t>
      </w:r>
      <w:r w:rsidR="00590898">
        <w:t>trong một chuỗi phát triển sẽ quyết định những gen nào được hoạt động ở trong chuỗi đó. Các gen này có thể được sử dụng ở nhiều quá trình khác nhau (về cả mặt không gian và thời gian)</w:t>
      </w:r>
      <w:r w:rsidR="00C802DD">
        <w:t xml:space="preserve"> nhờ vào </w:t>
      </w:r>
      <w:r w:rsidR="00EF7A99">
        <w:t>vùng tăng cường</w:t>
      </w:r>
      <w:r w:rsidR="00C802DD">
        <w:t>.</w:t>
      </w:r>
    </w:p>
    <w:p w14:paraId="2D8EF462" w14:textId="09F6EAA7" w:rsidR="009671DC" w:rsidRDefault="0091794D" w:rsidP="006B3234">
      <w:pPr>
        <w:spacing w:after="0" w:line="360" w:lineRule="auto"/>
        <w:ind w:firstLine="720"/>
        <w:jc w:val="both"/>
      </w:pPr>
      <w:r>
        <w:t xml:space="preserve">Một vài gen có vai trò cực kỳ quan trọng trong quá trình phát triển có thể có nhiều </w:t>
      </w:r>
      <w:r w:rsidR="0097439E">
        <w:t>vùng tăng cường</w:t>
      </w:r>
      <w:r>
        <w:t xml:space="preserve"> tương ứng với nó, các </w:t>
      </w:r>
      <w:r w:rsidR="00EE736E">
        <w:t>vùng tăng cường</w:t>
      </w:r>
      <w:r>
        <w:t xml:space="preserve"> này có chức năng trùng lặp với nhau. Những </w:t>
      </w:r>
      <w:r w:rsidR="000907FF">
        <w:t>vùng tăng cường phụ</w:t>
      </w:r>
      <w:r>
        <w:t xml:space="preserve"> (còn được gọi là các “</w:t>
      </w:r>
      <w:r w:rsidR="00783692">
        <w:t>vùng tăng cường</w:t>
      </w:r>
      <w:r w:rsidR="00D67345">
        <w:t xml:space="preserve"> bóng” – “shadow enhancer</w:t>
      </w:r>
      <w:r>
        <w:t xml:space="preserve">”) này có thể được tìm thấy ở khoảng cách nhiều kbp so với </w:t>
      </w:r>
      <w:r w:rsidR="00441893">
        <w:t>vùng tăng cường</w:t>
      </w:r>
      <w:r>
        <w:t xml:space="preserve"> chính (“primary enhancer” – là </w:t>
      </w:r>
      <w:r w:rsidR="00167128">
        <w:t>vùng tăng cường</w:t>
      </w:r>
      <w:r>
        <w:t xml:space="preserve"> được tìm thấy đầu tiên và thường ở gần gen mà nó điều hòa hơn so với những </w:t>
      </w:r>
      <w:r w:rsidR="006D25A2">
        <w:t>vùng tăng cường</w:t>
      </w:r>
      <w:r>
        <w:t xml:space="preserve"> khác)</w:t>
      </w:r>
      <w:r w:rsidR="00327B42">
        <w:t xml:space="preserve">. Mỗi </w:t>
      </w:r>
      <w:r w:rsidR="0048265D">
        <w:t>vùng tăng cường</w:t>
      </w:r>
      <w:r w:rsidR="00327B42">
        <w:t xml:space="preserve"> trong nhóm này điều hòa các mô hình của biểu hiện gen </w:t>
      </w:r>
      <w:proofErr w:type="gramStart"/>
      <w:r w:rsidR="00327B42">
        <w:t>theo</w:t>
      </w:r>
      <w:proofErr w:type="gramEnd"/>
      <w:r w:rsidR="00327B42">
        <w:t xml:space="preserve"> </w:t>
      </w:r>
      <w:r w:rsidR="00327B42">
        <w:lastRenderedPageBreak/>
        <w:t xml:space="preserve">cách thức gần như giống nhau. </w:t>
      </w:r>
      <w:r w:rsidR="00C80746">
        <w:t>Điều này dẫn đến câu hỏi liệu</w:t>
      </w:r>
      <w:r w:rsidR="0085137F" w:rsidRPr="0085137F">
        <w:t xml:space="preserve"> </w:t>
      </w:r>
      <w:r w:rsidR="0085137F">
        <w:t>có phải là sự lãng phí khi</w:t>
      </w:r>
      <w:r w:rsidR="00C80746">
        <w:t xml:space="preserve"> có nhiều hơn một </w:t>
      </w:r>
      <w:r w:rsidR="00644E07">
        <w:t>vùng tăng</w:t>
      </w:r>
      <w:r w:rsidR="00B81404">
        <w:t xml:space="preserve"> cường</w:t>
      </w:r>
      <w:r w:rsidR="00C80746">
        <w:t xml:space="preserve"> cùng điều hòa một gen? </w:t>
      </w:r>
      <w:r w:rsidR="007E7FBE">
        <w:t xml:space="preserve">Những nghiên cứu gần đây đã chỉ ra rằng việc có nhiều </w:t>
      </w:r>
      <w:r w:rsidR="000C6AE8">
        <w:t>vùng tăng cường</w:t>
      </w:r>
      <w:r w:rsidR="007E7FBE">
        <w:t xml:space="preserve"> cho phép sinh vật có thể vẫn sống và phát triển khi có sự thay đổi </w:t>
      </w:r>
      <w:r w:rsidR="005538B9">
        <w:t>của môi trường (chẳng hạn như</w:t>
      </w:r>
      <w:r w:rsidR="00A753E1">
        <w:t xml:space="preserve"> khi</w:t>
      </w:r>
      <w:r w:rsidR="005538B9">
        <w:t xml:space="preserve"> nhiệt độ tăng).</w:t>
      </w:r>
      <w:r w:rsidR="00844452">
        <w:t xml:space="preserve"> Khi sự thay đổi của môi trường đến một ngưỡng nào đó, nếu chỉ có một </w:t>
      </w:r>
      <w:r w:rsidR="006C2A93">
        <w:t>vùng tăng cường</w:t>
      </w:r>
      <w:r w:rsidR="00844452">
        <w:t xml:space="preserve"> thì việc điều hòa quá trình hoạt động của gen có thể thất bại, tuy nhiên, nếu như có nhiều </w:t>
      </w:r>
      <w:r w:rsidR="000C7995">
        <w:t>vùng tăng cường</w:t>
      </w:r>
      <w:r w:rsidR="00844452">
        <w:t xml:space="preserve"> cùng tham gia thì sự điều hòa này vẫn diễn ra bình thường. Điều này đảm bảo cho sinh vật có thể thích nghi với sự thay đổi của môi trường tốt hơn nhiều.</w:t>
      </w:r>
    </w:p>
    <w:p w14:paraId="56D85B24" w14:textId="21E96721" w:rsidR="00CA1CE9" w:rsidDel="00112B4F" w:rsidRDefault="00CA1CE9" w:rsidP="006B3234">
      <w:pPr>
        <w:spacing w:after="0" w:line="360" w:lineRule="auto"/>
        <w:ind w:firstLine="720"/>
        <w:jc w:val="both"/>
        <w:rPr>
          <w:del w:id="356" w:author="Van-Thanh Hoang" w:date="2013-09-03T23:53:00Z"/>
        </w:rPr>
      </w:pPr>
      <w:bookmarkStart w:id="357" w:name="_Toc366016475"/>
      <w:bookmarkEnd w:id="357"/>
    </w:p>
    <w:p w14:paraId="60421862" w14:textId="77777777" w:rsidR="00E545FD" w:rsidRPr="00FC2169" w:rsidRDefault="00E46D10" w:rsidP="00F867DE">
      <w:pPr>
        <w:pStyle w:val="ListParagraph"/>
        <w:numPr>
          <w:ilvl w:val="0"/>
          <w:numId w:val="12"/>
        </w:numPr>
        <w:spacing w:after="0" w:line="360" w:lineRule="auto"/>
        <w:ind w:left="993" w:hanging="633"/>
        <w:jc w:val="both"/>
        <w:outlineLvl w:val="1"/>
        <w:rPr>
          <w:b/>
          <w:sz w:val="28"/>
        </w:rPr>
      </w:pPr>
      <w:bookmarkStart w:id="358" w:name="_Toc366053540"/>
      <w:r w:rsidRPr="00FC2169">
        <w:rPr>
          <w:b/>
          <w:sz w:val="28"/>
        </w:rPr>
        <w:t xml:space="preserve">Các </w:t>
      </w:r>
      <w:r w:rsidR="00F06CB9" w:rsidRPr="00FC2169">
        <w:rPr>
          <w:b/>
          <w:sz w:val="28"/>
        </w:rPr>
        <w:t xml:space="preserve">nhóm </w:t>
      </w:r>
      <w:r w:rsidRPr="00FC2169">
        <w:rPr>
          <w:b/>
          <w:sz w:val="28"/>
        </w:rPr>
        <w:t xml:space="preserve">phương pháp xác định </w:t>
      </w:r>
      <w:r w:rsidR="003D23B3" w:rsidRPr="00FC2169">
        <w:rPr>
          <w:b/>
          <w:sz w:val="28"/>
        </w:rPr>
        <w:t>vùng tăng cường</w:t>
      </w:r>
      <w:del w:id="359" w:author="Van-Thanh Hoang" w:date="2013-09-04T00:04:00Z">
        <w:r w:rsidRPr="00FC2169" w:rsidDel="009C1386">
          <w:rPr>
            <w:b/>
            <w:sz w:val="28"/>
          </w:rPr>
          <w:delText>.</w:delText>
        </w:r>
      </w:del>
      <w:bookmarkEnd w:id="358"/>
    </w:p>
    <w:p w14:paraId="62AE5E10" w14:textId="77777777" w:rsidR="00313931" w:rsidRDefault="00D924CD" w:rsidP="006B3234">
      <w:pPr>
        <w:spacing w:after="0" w:line="360" w:lineRule="auto"/>
        <w:ind w:firstLine="720"/>
        <w:jc w:val="both"/>
      </w:pPr>
      <w:r>
        <w:t xml:space="preserve">Để có thể xác định được một </w:t>
      </w:r>
      <w:r w:rsidR="009D25C2">
        <w:t>vùng tăng cường</w:t>
      </w:r>
      <w:r>
        <w:t xml:space="preserve">, ta có thể dựa vào sự ràng buộc về mặt không gian (nghĩa là một </w:t>
      </w:r>
      <w:r w:rsidR="002F3239">
        <w:t>vùng tăng cường</w:t>
      </w:r>
      <w:r>
        <w:t xml:space="preserve"> phải ở gần những vùng ADN khác liên kết vớ</w:t>
      </w:r>
      <w:r w:rsidR="00D5283B">
        <w:t xml:space="preserve">i nó) và sự ràng buộc về mặt hệ thống loài (nghĩa là một </w:t>
      </w:r>
      <w:r w:rsidR="00250020">
        <w:t>vùng tăng cường</w:t>
      </w:r>
      <w:r w:rsidR="00D5283B">
        <w:t xml:space="preserve"> có thể tồn tại ở nhiều loài có </w:t>
      </w:r>
      <w:r w:rsidR="00B81611">
        <w:t>mối liên quan chặt chẽ đến nhau).</w:t>
      </w:r>
      <w:r w:rsidR="00FB6F77">
        <w:t xml:space="preserve"> Hiện nay có rất nhiều phương pháp được đưa ra để tìm kiếm </w:t>
      </w:r>
      <w:r w:rsidR="000258DD">
        <w:t>vùng tăng cường</w:t>
      </w:r>
      <w:r w:rsidR="00FB6F77">
        <w:t>. Những phương pháp này có thể chia một cách tương đố</w:t>
      </w:r>
      <w:r w:rsidR="00313931">
        <w:t>i thành 4 nhóm sau:</w:t>
      </w:r>
      <w:r w:rsidR="00AB2124">
        <w:t xml:space="preserve"> phân nhóm cửa sổ (windows clustering), mô hình xác suất (probabilistic modeling), dựa vào mô hình hệ thống sinh vậ</w:t>
      </w:r>
      <w:r w:rsidR="0055643B">
        <w:t xml:space="preserve">t (phylogenetic footprinting) và </w:t>
      </w:r>
      <w:r w:rsidR="00AB2124">
        <w:t>mô hình phân biệt (discriminative modeling).</w:t>
      </w:r>
    </w:p>
    <w:p w14:paraId="565B6C52" w14:textId="77777777" w:rsidR="00580FD4" w:rsidRDefault="00186E10" w:rsidP="006B3234">
      <w:pPr>
        <w:pStyle w:val="ListParagraph"/>
        <w:numPr>
          <w:ilvl w:val="0"/>
          <w:numId w:val="17"/>
        </w:numPr>
        <w:spacing w:after="0" w:line="360" w:lineRule="auto"/>
        <w:ind w:left="714" w:hanging="357"/>
        <w:jc w:val="both"/>
      </w:pPr>
      <w:r>
        <w:t>Phân n</w:t>
      </w:r>
      <w:r w:rsidR="00313931">
        <w:t>hóm cửa sổ</w:t>
      </w:r>
      <w:r w:rsidR="00D2038C">
        <w:t xml:space="preserve"> (windows clustering)</w:t>
      </w:r>
      <w:r w:rsidR="00DE4DB4">
        <w:t>: p</w:t>
      </w:r>
      <w:r w:rsidR="0023715D">
        <w:t>hương pháp này thực hiện nhóm các vùng liên kết với nhau vào trong một cửa sổ trên chuỗi ADN sao cho trong cửa sổ này, mật độ của các vùng liên kết này tương đối cao.</w:t>
      </w:r>
    </w:p>
    <w:p w14:paraId="0C575DD5" w14:textId="53151D0E" w:rsidR="003369F8" w:rsidRDefault="007C1202" w:rsidP="006B3234">
      <w:pPr>
        <w:pStyle w:val="ListParagraph"/>
        <w:numPr>
          <w:ilvl w:val="0"/>
          <w:numId w:val="17"/>
        </w:numPr>
        <w:spacing w:after="0" w:line="360" w:lineRule="auto"/>
        <w:ind w:left="714" w:hanging="357"/>
        <w:jc w:val="both"/>
      </w:pPr>
      <w:r>
        <w:t>Mô hình xác suấ</w:t>
      </w:r>
      <w:r w:rsidR="00B13EF7">
        <w:t>t (probabilistic modeling)</w:t>
      </w:r>
      <w:r w:rsidR="0027493C">
        <w:t>: p</w:t>
      </w:r>
      <w:r w:rsidR="00BE3671">
        <w:t xml:space="preserve">hương pháp này thực hiện </w:t>
      </w:r>
      <w:r w:rsidR="00EE5855">
        <w:t>tìm kiếm</w:t>
      </w:r>
      <w:r w:rsidR="00BE3671">
        <w:t xml:space="preserve"> </w:t>
      </w:r>
      <w:r w:rsidR="00E55F22">
        <w:t>vùng tăng cường</w:t>
      </w:r>
      <w:r w:rsidR="00BE3671">
        <w:t xml:space="preserve"> bằng cách xác định các chuỗi ADN có sự tương đồng </w:t>
      </w:r>
      <w:r w:rsidR="00A707FD">
        <w:t xml:space="preserve">cao </w:t>
      </w:r>
      <w:r w:rsidR="00BE3671">
        <w:t xml:space="preserve">với một mô hình tĩnh </w:t>
      </w:r>
      <w:r w:rsidR="00BA759C">
        <w:t xml:space="preserve">tương ứng của </w:t>
      </w:r>
      <w:r w:rsidR="006054B7">
        <w:t>vùng tăng cường</w:t>
      </w:r>
      <w:r w:rsidR="00BE3671">
        <w:t xml:space="preserve"> đấy.</w:t>
      </w:r>
    </w:p>
    <w:p w14:paraId="0EB77844" w14:textId="77777777" w:rsidR="002A0D0E" w:rsidRDefault="00F67A53" w:rsidP="006B3234">
      <w:pPr>
        <w:pStyle w:val="ListParagraph"/>
        <w:numPr>
          <w:ilvl w:val="0"/>
          <w:numId w:val="17"/>
        </w:numPr>
        <w:spacing w:after="0" w:line="360" w:lineRule="auto"/>
        <w:ind w:left="714" w:hanging="357"/>
        <w:jc w:val="both"/>
      </w:pPr>
      <w:r>
        <w:t>Dựa vào mô hình hệ thống sinh vậ</w:t>
      </w:r>
      <w:r w:rsidR="0079245D">
        <w:t>t (p</w:t>
      </w:r>
      <w:r w:rsidR="0060187F">
        <w:t>hylogenetic footprinting)</w:t>
      </w:r>
      <w:r w:rsidR="00AD269A">
        <w:t>: p</w:t>
      </w:r>
      <w:r>
        <w:t>hương pháp này dựa vào đặc điểm</w:t>
      </w:r>
      <w:r w:rsidR="006310FA">
        <w:t xml:space="preserve"> về sự ràng buộc về mặt hệ thống loài để</w:t>
      </w:r>
      <w:r>
        <w:t xml:space="preserve"> tìm </w:t>
      </w:r>
      <w:r w:rsidR="00626AD3">
        <w:t>vùng tăng cường</w:t>
      </w:r>
      <w:r>
        <w:t xml:space="preserve"> của một loài bằng cách tìm </w:t>
      </w:r>
      <w:r w:rsidR="006310FA">
        <w:t xml:space="preserve">trong </w:t>
      </w:r>
      <w:r>
        <w:t xml:space="preserve">những vùng ADN </w:t>
      </w:r>
      <w:r w:rsidR="006310FA">
        <w:t xml:space="preserve">có mật độ các vùng </w:t>
      </w:r>
      <w:r w:rsidR="006310FA">
        <w:lastRenderedPageBreak/>
        <w:t>liên kết cao và</w:t>
      </w:r>
      <w:r w:rsidR="00996EB9">
        <w:t xml:space="preserve"> chúng đã</w:t>
      </w:r>
      <w:r w:rsidR="006310FA">
        <w:t xml:space="preserve"> xuất hiện ở những loài</w:t>
      </w:r>
      <w:r w:rsidR="00996EB9">
        <w:t xml:space="preserve"> khác</w:t>
      </w:r>
      <w:r w:rsidR="006310FA">
        <w:t xml:space="preserve"> có liên quan mật thiế</w:t>
      </w:r>
      <w:r w:rsidR="00996EB9">
        <w:t>t vớ</w:t>
      </w:r>
      <w:r w:rsidR="00CF7606">
        <w:t>i loài đó</w:t>
      </w:r>
      <w:r w:rsidR="006310FA">
        <w:t>.</w:t>
      </w:r>
    </w:p>
    <w:p w14:paraId="2F8D91E9" w14:textId="2576BDF1" w:rsidR="00186E10" w:rsidRDefault="00371E42" w:rsidP="006B3234">
      <w:pPr>
        <w:pStyle w:val="ListParagraph"/>
        <w:numPr>
          <w:ilvl w:val="0"/>
          <w:numId w:val="17"/>
        </w:numPr>
        <w:spacing w:after="0" w:line="360" w:lineRule="auto"/>
        <w:ind w:left="714" w:hanging="357"/>
        <w:jc w:val="both"/>
      </w:pPr>
      <w:r>
        <w:t>Mô hình phân biệ</w:t>
      </w:r>
      <w:r w:rsidR="0075201C">
        <w:t>t (d</w:t>
      </w:r>
      <w:r w:rsidR="00FF4580">
        <w:t>iscriminative</w:t>
      </w:r>
      <w:r w:rsidR="00D567D0">
        <w:t xml:space="preserve"> modeling)</w:t>
      </w:r>
      <w:r w:rsidR="002A0D0E">
        <w:t>: p</w:t>
      </w:r>
      <w:r w:rsidR="00614984">
        <w:t xml:space="preserve">hương pháp này tìm cách xác định những dấu </w:t>
      </w:r>
      <w:r w:rsidR="00D322D9">
        <w:t xml:space="preserve">hiệu </w:t>
      </w:r>
      <w:r w:rsidR="00614984">
        <w:t xml:space="preserve">của </w:t>
      </w:r>
      <w:r w:rsidR="001B4E15">
        <w:t>vùng tăng cường</w:t>
      </w:r>
      <w:r w:rsidR="00614984">
        <w:t xml:space="preserve"> sao cho khi dựa vào những dấu hiệu này, sự phân biệt giữa một đoạn ADN là </w:t>
      </w:r>
      <w:r w:rsidR="00F068A5">
        <w:t>vùng tăng cường</w:t>
      </w:r>
      <w:r w:rsidR="00614984">
        <w:t xml:space="preserve"> và không phải </w:t>
      </w:r>
      <w:r w:rsidR="001C4E1C">
        <w:t>vùng tăng cường</w:t>
      </w:r>
      <w:r w:rsidR="00614984">
        <w:t xml:space="preserve"> là rõ ràng nhất.</w:t>
      </w:r>
    </w:p>
    <w:p w14:paraId="65235CE0" w14:textId="5761838B" w:rsidR="00F1535D" w:rsidRDefault="00DC394C" w:rsidP="006B3234">
      <w:pPr>
        <w:spacing w:after="0" w:line="360" w:lineRule="auto"/>
        <w:jc w:val="center"/>
      </w:pPr>
      <w:r>
        <w:rPr>
          <w:noProof/>
        </w:rPr>
        <w:drawing>
          <wp:inline distT="0" distB="0" distL="0" distR="0" wp14:anchorId="0C5F502B" wp14:editId="237F32B2">
            <wp:extent cx="5943600" cy="45053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18AEF749" w14:textId="0A34B44D" w:rsidR="003C2D60" w:rsidRPr="004E1BC9" w:rsidRDefault="007A4F76" w:rsidP="006B3234">
      <w:pPr>
        <w:spacing w:after="0" w:line="360" w:lineRule="auto"/>
        <w:jc w:val="center"/>
        <w:rPr>
          <w:b/>
          <w:iCs/>
          <w:sz w:val="24"/>
        </w:rPr>
      </w:pPr>
      <w:bookmarkStart w:id="360" w:name="_Toc366053567"/>
      <w:r w:rsidRPr="004E1BC9">
        <w:rPr>
          <w:b/>
          <w:iCs/>
          <w:sz w:val="24"/>
        </w:rPr>
        <w:t>Hình 1.</w:t>
      </w:r>
      <w:r w:rsidRPr="004E1BC9">
        <w:rPr>
          <w:b/>
          <w:iCs/>
          <w:sz w:val="24"/>
        </w:rPr>
        <w:fldChar w:fldCharType="begin"/>
      </w:r>
      <w:r w:rsidRPr="004E1BC9">
        <w:rPr>
          <w:b/>
          <w:iCs/>
          <w:sz w:val="24"/>
        </w:rPr>
        <w:instrText xml:space="preserve"> SEQ Hình_1. \* ARABIC </w:instrText>
      </w:r>
      <w:r w:rsidRPr="004E1BC9">
        <w:rPr>
          <w:b/>
          <w:iCs/>
          <w:sz w:val="24"/>
        </w:rPr>
        <w:fldChar w:fldCharType="separate"/>
      </w:r>
      <w:r w:rsidR="00150692">
        <w:rPr>
          <w:b/>
          <w:iCs/>
          <w:noProof/>
          <w:sz w:val="24"/>
        </w:rPr>
        <w:t>3</w:t>
      </w:r>
      <w:r w:rsidRPr="004E1BC9">
        <w:rPr>
          <w:b/>
          <w:iCs/>
          <w:sz w:val="24"/>
        </w:rPr>
        <w:fldChar w:fldCharType="end"/>
      </w:r>
      <w:r w:rsidRPr="004E1BC9">
        <w:rPr>
          <w:b/>
          <w:iCs/>
          <w:sz w:val="24"/>
        </w:rPr>
        <w:t xml:space="preserve">. Phân nhóm các phương pháp xác định </w:t>
      </w:r>
      <w:r w:rsidR="006B017C" w:rsidRPr="004E1BC9">
        <w:rPr>
          <w:b/>
          <w:iCs/>
          <w:sz w:val="24"/>
        </w:rPr>
        <w:t>vùng tăng cường</w:t>
      </w:r>
      <w:r w:rsidRPr="004E1BC9">
        <w:rPr>
          <w:b/>
          <w:iCs/>
          <w:sz w:val="24"/>
        </w:rPr>
        <w:t>.</w:t>
      </w:r>
      <w:bookmarkEnd w:id="360"/>
    </w:p>
    <w:p w14:paraId="0B51734E" w14:textId="565E31BE" w:rsidR="00842B5C" w:rsidRDefault="0016724D" w:rsidP="006B3234">
      <w:pPr>
        <w:spacing w:after="0" w:line="360" w:lineRule="auto"/>
        <w:ind w:firstLine="720"/>
        <w:jc w:val="both"/>
      </w:pPr>
      <w:r>
        <w:t>Lưu ý là sự phân nhóm này chỉ mang tính chất tương đối, có nhiều phương pháp mang đặc điểm của hai hoặc nhiều nhóm ở trên.</w:t>
      </w:r>
      <w:r w:rsidR="007F42A7">
        <w:t xml:space="preserve"> Trong các </w:t>
      </w:r>
      <w:r w:rsidR="00F94D29">
        <w:t xml:space="preserve">nhóm </w:t>
      </w:r>
      <w:r w:rsidR="007F42A7">
        <w:t xml:space="preserve">phương pháp trên, </w:t>
      </w:r>
      <w:r w:rsidR="00A43308">
        <w:t>3</w:t>
      </w:r>
      <w:r w:rsidR="00895811">
        <w:t xml:space="preserve"> nhóm</w:t>
      </w:r>
      <w:r w:rsidR="00A43308">
        <w:t xml:space="preserve"> phương pháp đầu chỉ</w:t>
      </w:r>
      <w:r w:rsidR="00895811">
        <w:t xml:space="preserve"> cần một tập các </w:t>
      </w:r>
      <w:r w:rsidR="007C64FC">
        <w:t>vùng tăng cường</w:t>
      </w:r>
      <w:r w:rsidR="00895811">
        <w:t xml:space="preserve"> để làm dữ liệu đầu vào, hay thậm chí là không cần dữ liệu đầu vào nào. Trong khi ở phương pháp mô hình </w:t>
      </w:r>
      <w:r w:rsidR="00895811">
        <w:lastRenderedPageBreak/>
        <w:t xml:space="preserve">phân biệt, nó cần 2 tập dữ liệu, một tập gồm các chuỗi là các </w:t>
      </w:r>
      <w:r w:rsidR="008F2433">
        <w:t>vùng tăng cường</w:t>
      </w:r>
      <w:r w:rsidR="00895811">
        <w:t>, và tập còn lại là những chuỗi chắc chắn không phải là</w:t>
      </w:r>
      <w:r w:rsidR="00C175A4">
        <w:t xml:space="preserve"> vùng tăng cường</w:t>
      </w:r>
      <w:r w:rsidR="00895811">
        <w:t xml:space="preserve">. </w:t>
      </w:r>
    </w:p>
    <w:p w14:paraId="4EC12B43" w14:textId="77777777" w:rsidR="005961F0" w:rsidRPr="00771125" w:rsidRDefault="00895811" w:rsidP="0019096E">
      <w:pPr>
        <w:spacing w:after="0" w:line="360" w:lineRule="auto"/>
        <w:ind w:firstLine="720"/>
        <w:jc w:val="both"/>
      </w:pPr>
      <w:r>
        <w:t xml:space="preserve">Nhóm phương pháp này sẽ xây dựng lên một mô hình để </w:t>
      </w:r>
      <w:r w:rsidR="00D24BF7">
        <w:t xml:space="preserve">phân biệt những đoạn là </w:t>
      </w:r>
      <w:r w:rsidR="00537C89">
        <w:t>vùng tăng cường</w:t>
      </w:r>
      <w:r w:rsidR="00D24BF7">
        <w:t xml:space="preserve"> và những đoạn không phải là </w:t>
      </w:r>
      <w:r w:rsidR="00F006EE">
        <w:t>vùng tăng cường</w:t>
      </w:r>
      <w:r w:rsidR="00D24BF7">
        <w:t xml:space="preserve"> một cách rõ ràng nhất bằng cách sử dụng </w:t>
      </w:r>
      <w:r w:rsidR="002733AC">
        <w:t>các</w:t>
      </w:r>
      <w:r w:rsidR="00D24BF7">
        <w:t xml:space="preserve"> thuật toán phân loại</w:t>
      </w:r>
      <w:r w:rsidR="002733AC">
        <w:t xml:space="preserve">. </w:t>
      </w:r>
      <w:r w:rsidR="007C1CAF">
        <w:t xml:space="preserve">Nhóm này được đánh giá khá cao do chúng có thể xác định được các </w:t>
      </w:r>
      <w:r w:rsidR="00FB686D">
        <w:t>vùng tăng cường</w:t>
      </w:r>
      <w:r w:rsidR="007C1CAF">
        <w:t xml:space="preserve"> của những sinh vật có cấu trúc ADN phức tạp, như động vật có vú</w:t>
      </w:r>
      <w:r w:rsidR="003872A3">
        <w:t xml:space="preserve">, trong khi </w:t>
      </w:r>
      <w:r w:rsidR="00E673BD">
        <w:t xml:space="preserve">đây là một thách thức khá lớn đối với </w:t>
      </w:r>
      <w:r w:rsidR="003872A3">
        <w:t>phương pháp khác.</w:t>
      </w:r>
      <w:r w:rsidR="004205AD">
        <w:t xml:space="preserve"> Quá trình xây dựng mô hình cũng chính là quá trình đi tìm những </w:t>
      </w:r>
      <w:r w:rsidR="008B728E">
        <w:t>nét đặc trưng</w:t>
      </w:r>
      <w:r w:rsidR="006B5E57">
        <w:t xml:space="preserve"> thích</w:t>
      </w:r>
      <w:r w:rsidR="008B728E">
        <w:t xml:space="preserve"> hợp để có thể sử dụng chúng nhằm xác định được </w:t>
      </w:r>
      <w:r w:rsidR="001A60A5">
        <w:t>vùng tăng cường</w:t>
      </w:r>
      <w:r w:rsidR="004777B8">
        <w:t xml:space="preserve">. Những nét đặc trưng thích hợp này có thể là những </w:t>
      </w:r>
      <w:r w:rsidR="00B25D2A">
        <w:t>thước đo về độ tương tự</w:t>
      </w:r>
      <w:r w:rsidR="008F7281">
        <w:t xml:space="preserve"> </w:t>
      </w:r>
      <w:r w:rsidR="00541323">
        <w:fldChar w:fldCharType="begin"/>
      </w:r>
      <w:r w:rsidR="00541323">
        <w:instrText xml:space="preserve"> REF _Ref363919620 \n \h </w:instrText>
      </w:r>
      <w:r w:rsidR="00541323">
        <w:fldChar w:fldCharType="separate"/>
      </w:r>
      <w:r w:rsidR="00150692">
        <w:t>[4]</w:t>
      </w:r>
      <w:r w:rsidR="00541323">
        <w:fldChar w:fldCharType="end"/>
      </w:r>
      <w:r w:rsidR="00B25D2A">
        <w:t xml:space="preserve"> giữa các chuỗi ADN hoặc là </w:t>
      </w:r>
      <w:r w:rsidR="00F050E1">
        <w:t xml:space="preserve">hàm kernel </w:t>
      </w:r>
      <w:r w:rsidR="00605340">
        <w:fldChar w:fldCharType="begin"/>
      </w:r>
      <w:r w:rsidR="00605340">
        <w:instrText xml:space="preserve"> REF _Ref363919648 \r \h </w:instrText>
      </w:r>
      <w:r w:rsidR="00605340">
        <w:fldChar w:fldCharType="separate"/>
      </w:r>
      <w:r w:rsidR="00150692">
        <w:t>[11]</w:t>
      </w:r>
      <w:r w:rsidR="00605340">
        <w:fldChar w:fldCharType="end"/>
      </w:r>
      <w:r w:rsidR="00F050E1">
        <w:t xml:space="preserve"> để sử dụng cùng với những phương pháp phân loại dựa trên hàm kernel, ví dụ như SVM.</w:t>
      </w:r>
      <w:r w:rsidR="0019096E">
        <w:t xml:space="preserve"> </w:t>
      </w:r>
      <w:r w:rsidR="003626EE">
        <w:t>Để làm được như vậy, các phương pháp trong nhóm này có thể chỉ cần các chuỗi ADN để làm dữ liệu đầu vào, hoặc</w:t>
      </w:r>
      <w:r w:rsidR="001A2579">
        <w:t xml:space="preserve"> cần thêm </w:t>
      </w:r>
      <w:r w:rsidR="007A0589">
        <w:t>một số thông tin</w:t>
      </w:r>
      <w:r w:rsidR="001A2579">
        <w:t xml:space="preserve"> </w:t>
      </w:r>
      <w:r w:rsidR="007A0589">
        <w:t xml:space="preserve">khác nữa </w:t>
      </w:r>
      <w:r w:rsidR="001A2579">
        <w:t>mô tả về các</w:t>
      </w:r>
      <w:r w:rsidR="003839D0">
        <w:t xml:space="preserve"> </w:t>
      </w:r>
      <w:r w:rsidR="00DA5B07">
        <w:t>vùng tăng cường</w:t>
      </w:r>
      <w:r w:rsidR="001A2579">
        <w:t xml:space="preserve"> đã được </w:t>
      </w:r>
      <w:r w:rsidR="003839D0">
        <w:t>sử dụng làm đầ</w:t>
      </w:r>
      <w:r w:rsidR="003F1269">
        <w:t>u vào</w:t>
      </w:r>
      <w:r w:rsidR="00A531D6">
        <w:t xml:space="preserve">. </w:t>
      </w:r>
      <w:r w:rsidR="00196225">
        <w:t>Kết quả</w:t>
      </w:r>
      <w:r w:rsidR="00E41C2A">
        <w:t xml:space="preserve"> đ</w:t>
      </w:r>
      <w:r w:rsidR="003720E5">
        <w:t xml:space="preserve">ánh giá </w:t>
      </w:r>
      <w:r w:rsidR="00DE312C">
        <w:t xml:space="preserve">các phương pháp hiện có </w:t>
      </w:r>
      <w:r w:rsidR="003720E5">
        <w:t>đã cho thấy rằng, việc chỉ sử dụng thông tin về các chuỗi ADN có thể đưa đến kết quả tương đương với việc sử dụng thêm những thông tin khác, trong khi lại dễ dàng và đơn giản hơn khi tiến hành cài đặt.</w:t>
      </w:r>
    </w:p>
    <w:p w14:paraId="63A57E75" w14:textId="77777777" w:rsidR="00BA4722" w:rsidRPr="00FC18F5" w:rsidRDefault="00E545FD" w:rsidP="006B3234">
      <w:pPr>
        <w:pStyle w:val="ListParagraph"/>
        <w:numPr>
          <w:ilvl w:val="0"/>
          <w:numId w:val="12"/>
        </w:numPr>
        <w:spacing w:after="0" w:line="360" w:lineRule="auto"/>
        <w:ind w:left="993" w:hanging="633"/>
        <w:jc w:val="both"/>
        <w:outlineLvl w:val="1"/>
        <w:rPr>
          <w:b/>
          <w:sz w:val="28"/>
        </w:rPr>
      </w:pPr>
      <w:bookmarkStart w:id="361" w:name="_Toc366053541"/>
      <w:r w:rsidRPr="00FC18F5">
        <w:rPr>
          <w:b/>
          <w:sz w:val="28"/>
        </w:rPr>
        <w:t>Kết luận chương</w:t>
      </w:r>
      <w:bookmarkEnd w:id="361"/>
    </w:p>
    <w:p w14:paraId="5EF13587" w14:textId="24E84D9B" w:rsidR="000C5C8A" w:rsidRPr="00A34A6A" w:rsidRDefault="00EE6920" w:rsidP="00A34A6A">
      <w:pPr>
        <w:spacing w:after="0" w:line="360" w:lineRule="auto"/>
        <w:ind w:firstLine="720"/>
        <w:jc w:val="both"/>
      </w:pPr>
      <w:r>
        <w:t xml:space="preserve">Ở trong chương 1, em đã </w:t>
      </w:r>
      <w:r w:rsidR="0098642D">
        <w:t>giới thiệu về các khái niệm trong tin sinh học liên quan đến bài toán xác định vùng tăng cường như sự hoạt động của gen, nhân tố</w:t>
      </w:r>
      <w:r w:rsidR="00D117A6">
        <w:t xml:space="preserve"> phiên mã (</w:t>
      </w:r>
      <w:r w:rsidR="0098642D">
        <w:t>transcription factor</w:t>
      </w:r>
      <w:r w:rsidR="00D117A6">
        <w:t>)</w:t>
      </w:r>
      <w:r w:rsidR="0098642D">
        <w:t xml:space="preserve">, vùng tăng cường </w:t>
      </w:r>
      <w:r w:rsidR="006E375D">
        <w:t>(</w:t>
      </w:r>
      <w:r w:rsidR="00644E28">
        <w:t>enhancer</w:t>
      </w:r>
      <w:r w:rsidR="006E375D">
        <w:t>)</w:t>
      </w:r>
      <w:r w:rsidR="0098642D">
        <w:t xml:space="preserve"> và</w:t>
      </w:r>
      <w:r w:rsidR="001D35FA">
        <w:t xml:space="preserve"> đã</w:t>
      </w:r>
      <w:r w:rsidR="0098642D">
        <w:t xml:space="preserve"> trình bày về các</w:t>
      </w:r>
      <w:r w:rsidR="005B3BF4">
        <w:t xml:space="preserve"> nhóm</w:t>
      </w:r>
      <w:r w:rsidR="0098642D">
        <w:t xml:space="preserve"> phương pháp tìm kiếm vùng tăng cường đã có.</w:t>
      </w:r>
      <w:r w:rsidR="001E41FF" w:rsidRPr="001E41FF">
        <w:t xml:space="preserve"> </w:t>
      </w:r>
      <w:r w:rsidR="00DD235B">
        <w:t xml:space="preserve">Trong các nhóm phương pháp </w:t>
      </w:r>
      <w:r w:rsidR="00CA4C1A">
        <w:t xml:space="preserve">đã trình bày </w:t>
      </w:r>
      <w:r w:rsidR="00DD235B">
        <w:t xml:space="preserve">thì nhóm phương pháp </w:t>
      </w:r>
      <w:r w:rsidR="00C36863">
        <w:t xml:space="preserve">mô hình phân biệt có những điểm </w:t>
      </w:r>
      <w:r w:rsidR="00076C9F">
        <w:t xml:space="preserve">nổi trội </w:t>
      </w:r>
      <w:r w:rsidR="00C36863">
        <w:t xml:space="preserve">hơn so với những </w:t>
      </w:r>
      <w:r w:rsidR="00164E69">
        <w:t xml:space="preserve">nhóm </w:t>
      </w:r>
      <w:r w:rsidR="00C36863">
        <w:t>phương pháp khác.</w:t>
      </w:r>
      <w:r w:rsidR="007C3E30">
        <w:t xml:space="preserve"> </w:t>
      </w:r>
      <w:r w:rsidR="007B7382">
        <w:t>Chính vì thế, p</w:t>
      </w:r>
      <w:r w:rsidR="007C3E30">
        <w:t>hương pháp em đề xuất ở trong báo cáo này</w:t>
      </w:r>
      <w:r w:rsidR="00515B6F">
        <w:t xml:space="preserve"> cũng thuộc về</w:t>
      </w:r>
      <w:r w:rsidR="00437F9B">
        <w:t xml:space="preserve"> nhóm này. Nó</w:t>
      </w:r>
      <w:r w:rsidR="007C3E30">
        <w:t xml:space="preserve"> tương tự với</w:t>
      </w:r>
      <w:r w:rsidR="00EA10A0">
        <w:t xml:space="preserve"> các phương pháp được trình bày trong</w:t>
      </w:r>
      <w:r w:rsidR="007C3E30">
        <w:t xml:space="preserve"> </w:t>
      </w:r>
      <w:r w:rsidR="007C3E30">
        <w:fldChar w:fldCharType="begin"/>
      </w:r>
      <w:r w:rsidR="007C3E30">
        <w:instrText xml:space="preserve"> REF _Ref363919620 \r \h </w:instrText>
      </w:r>
      <w:r w:rsidR="007C3E30">
        <w:fldChar w:fldCharType="separate"/>
      </w:r>
      <w:r w:rsidR="00150692">
        <w:t>[4]</w:t>
      </w:r>
      <w:r w:rsidR="007C3E30">
        <w:fldChar w:fldCharType="end"/>
      </w:r>
      <w:r w:rsidR="007C3E30">
        <w:t xml:space="preserve">, </w:t>
      </w:r>
      <w:r w:rsidR="007C3E30">
        <w:fldChar w:fldCharType="begin"/>
      </w:r>
      <w:r w:rsidR="007C3E30">
        <w:instrText xml:space="preserve"> REF _Ref346497329 \r \h </w:instrText>
      </w:r>
      <w:r w:rsidR="007C3E30">
        <w:fldChar w:fldCharType="separate"/>
      </w:r>
      <w:r w:rsidR="00150692">
        <w:t>[5]</w:t>
      </w:r>
      <w:r w:rsidR="007C3E30">
        <w:fldChar w:fldCharType="end"/>
      </w:r>
      <w:r w:rsidR="007C3E30">
        <w:t xml:space="preserve"> nhưng có sử dụng</w:t>
      </w:r>
      <w:r w:rsidR="00252D83">
        <w:t xml:space="preserve"> thêm</w:t>
      </w:r>
      <w:r w:rsidR="007C3E30">
        <w:t xml:space="preserve"> cả thông tin về vị trí của các vùng tăng cường khi xây dựng hàm kernel, từ đó giúp cho kết quả </w:t>
      </w:r>
      <w:proofErr w:type="gramStart"/>
      <w:r w:rsidR="007C3E30">
        <w:t>thu</w:t>
      </w:r>
      <w:proofErr w:type="gramEnd"/>
      <w:r w:rsidR="007C3E30">
        <w:t xml:space="preserve"> được</w:t>
      </w:r>
      <w:r w:rsidR="00162100">
        <w:t xml:space="preserve"> có độ</w:t>
      </w:r>
      <w:r w:rsidR="007C3E30">
        <w:t xml:space="preserve"> chính xác</w:t>
      </w:r>
      <w:r w:rsidR="00B851D5">
        <w:t xml:space="preserve"> cao</w:t>
      </w:r>
      <w:r w:rsidR="007C3E30">
        <w:t xml:space="preserve"> hơn.</w:t>
      </w:r>
      <w:r w:rsidR="00C36863">
        <w:t xml:space="preserve"> </w:t>
      </w:r>
      <w:r w:rsidR="00A4204F">
        <w:t>Ở phần kế tiếp</w:t>
      </w:r>
      <w:r w:rsidR="001E41FF">
        <w:t xml:space="preserve">, </w:t>
      </w:r>
      <w:r w:rsidR="001E41FF">
        <w:lastRenderedPageBreak/>
        <w:t xml:space="preserve">em sẽ trình bày về nhóm phương pháp xác định vùng tăng cường dựa trên SVM </w:t>
      </w:r>
      <w:r w:rsidR="001E41FF">
        <w:fldChar w:fldCharType="begin"/>
      </w:r>
      <w:r w:rsidR="001E41FF">
        <w:instrText xml:space="preserve"> REF _Ref346497415 \r \h </w:instrText>
      </w:r>
      <w:r w:rsidR="001E41FF">
        <w:fldChar w:fldCharType="separate"/>
      </w:r>
      <w:r w:rsidR="00150692">
        <w:t>[1]</w:t>
      </w:r>
      <w:r w:rsidR="001E41FF">
        <w:fldChar w:fldCharType="end"/>
      </w:r>
      <w:r w:rsidR="001E41FF">
        <w:t xml:space="preserve">, </w:t>
      </w:r>
      <w:r w:rsidR="001E41FF">
        <w:fldChar w:fldCharType="begin"/>
      </w:r>
      <w:r w:rsidR="001E41FF">
        <w:instrText xml:space="preserve"> REF _Ref346497419 \r \h </w:instrText>
      </w:r>
      <w:r w:rsidR="001E41FF">
        <w:fldChar w:fldCharType="separate"/>
      </w:r>
      <w:r w:rsidR="00150692">
        <w:t>[14]</w:t>
      </w:r>
      <w:r w:rsidR="001E41FF">
        <w:fldChar w:fldCharType="end"/>
      </w:r>
      <w:r w:rsidR="007D4812">
        <w:t xml:space="preserve"> </w:t>
      </w:r>
      <w:r w:rsidR="001E41FF">
        <w:t xml:space="preserve">, </w:t>
      </w:r>
      <w:r w:rsidR="0055373E">
        <w:t xml:space="preserve">cũng như </w:t>
      </w:r>
      <w:r w:rsidR="001E41FF">
        <w:t xml:space="preserve">cách xây dựng hàm kernel </w:t>
      </w:r>
      <w:r w:rsidR="00F10661">
        <w:t xml:space="preserve">của mình </w:t>
      </w:r>
      <w:r w:rsidR="001E41FF">
        <w:t>để đạt được kết quả tối ưu.</w:t>
      </w:r>
      <w:r w:rsidR="003A3414">
        <w:t xml:space="preserve"> </w:t>
      </w:r>
      <w:r w:rsidR="000C5C8A">
        <w:rPr>
          <w:b/>
        </w:rPr>
        <w:br w:type="page"/>
      </w:r>
    </w:p>
    <w:p w14:paraId="669F72E1" w14:textId="77777777" w:rsidR="00110C04" w:rsidRPr="00DB6081" w:rsidRDefault="000C5C8A" w:rsidP="00352E97">
      <w:pPr>
        <w:pStyle w:val="Heading1"/>
        <w:spacing w:line="360" w:lineRule="auto"/>
        <w:rPr>
          <w:sz w:val="32"/>
          <w:lang w:val="fr-FR"/>
        </w:rPr>
      </w:pPr>
      <w:bookmarkStart w:id="362" w:name="_Toc366053542"/>
      <w:r w:rsidRPr="00DB6081">
        <w:rPr>
          <w:sz w:val="32"/>
          <w:lang w:val="fr-FR"/>
        </w:rPr>
        <w:lastRenderedPageBreak/>
        <w:t xml:space="preserve">CHƯƠNG </w:t>
      </w:r>
      <w:r w:rsidR="00E81CEB" w:rsidRPr="00DB6081">
        <w:rPr>
          <w:sz w:val="32"/>
          <w:lang w:val="fr-FR"/>
        </w:rPr>
        <w:t xml:space="preserve">2: PHƯƠNG </w:t>
      </w:r>
      <w:r w:rsidR="00BC5634" w:rsidRPr="00DB6081">
        <w:rPr>
          <w:sz w:val="32"/>
          <w:lang w:val="fr-FR"/>
        </w:rPr>
        <w:t xml:space="preserve">PHÁP </w:t>
      </w:r>
      <w:r w:rsidR="0092498B" w:rsidRPr="00DB6081">
        <w:rPr>
          <w:sz w:val="32"/>
          <w:lang w:val="fr-FR"/>
        </w:rPr>
        <w:t>XÁC ĐỊNH</w:t>
      </w:r>
      <w:r w:rsidR="00BC5634" w:rsidRPr="00DB6081">
        <w:rPr>
          <w:sz w:val="32"/>
          <w:lang w:val="fr-FR"/>
        </w:rPr>
        <w:t xml:space="preserve"> </w:t>
      </w:r>
      <w:r w:rsidR="00B36D47">
        <w:rPr>
          <w:sz w:val="32"/>
          <w:lang w:val="fr-FR"/>
        </w:rPr>
        <w:t>VÙNG TĂNG CƯỜNG</w:t>
      </w:r>
      <w:r w:rsidR="00E81CEB" w:rsidRPr="00DB6081">
        <w:rPr>
          <w:sz w:val="32"/>
          <w:lang w:val="fr-FR"/>
        </w:rPr>
        <w:t xml:space="preserve"> DỰA TRÊN SVM</w:t>
      </w:r>
      <w:bookmarkEnd w:id="362"/>
    </w:p>
    <w:p w14:paraId="0E06FEBA" w14:textId="77777777" w:rsidR="00EC1893" w:rsidRPr="00703674" w:rsidRDefault="003879DA" w:rsidP="00570B8D">
      <w:pPr>
        <w:pStyle w:val="ListParagraph"/>
        <w:numPr>
          <w:ilvl w:val="1"/>
          <w:numId w:val="1"/>
        </w:numPr>
        <w:spacing w:after="0" w:line="360" w:lineRule="auto"/>
        <w:ind w:left="993" w:hanging="633"/>
        <w:jc w:val="both"/>
        <w:outlineLvl w:val="1"/>
        <w:rPr>
          <w:b/>
          <w:sz w:val="28"/>
        </w:rPr>
      </w:pPr>
      <w:bookmarkStart w:id="363" w:name="_Toc366053543"/>
      <w:r w:rsidRPr="00703674">
        <w:rPr>
          <w:b/>
          <w:sz w:val="28"/>
        </w:rPr>
        <w:t xml:space="preserve">Phương pháp xác định </w:t>
      </w:r>
      <w:r w:rsidR="00AC618F" w:rsidRPr="00703674">
        <w:rPr>
          <w:b/>
          <w:sz w:val="28"/>
        </w:rPr>
        <w:t>vùng tăng cường</w:t>
      </w:r>
      <w:r w:rsidRPr="00703674">
        <w:rPr>
          <w:b/>
          <w:sz w:val="28"/>
        </w:rPr>
        <w:t xml:space="preserve"> dựa trên SVM</w:t>
      </w:r>
      <w:bookmarkEnd w:id="363"/>
    </w:p>
    <w:p w14:paraId="3D66E902" w14:textId="77777777" w:rsidR="004F1C60" w:rsidRPr="00703674" w:rsidRDefault="000E361D" w:rsidP="008F1253">
      <w:pPr>
        <w:pStyle w:val="ListParagraph"/>
        <w:numPr>
          <w:ilvl w:val="2"/>
          <w:numId w:val="1"/>
        </w:numPr>
        <w:spacing w:after="0" w:line="360" w:lineRule="auto"/>
        <w:ind w:left="1134" w:hanging="774"/>
        <w:jc w:val="both"/>
        <w:outlineLvl w:val="2"/>
        <w:rPr>
          <w:b/>
          <w:sz w:val="28"/>
        </w:rPr>
      </w:pPr>
      <w:bookmarkStart w:id="364" w:name="_Toc366053544"/>
      <w:r w:rsidRPr="00703674">
        <w:rPr>
          <w:b/>
          <w:sz w:val="28"/>
        </w:rPr>
        <w:t>Giới thiệu về SVM</w:t>
      </w:r>
      <w:bookmarkEnd w:id="364"/>
    </w:p>
    <w:p w14:paraId="3005B77C" w14:textId="77777777" w:rsidR="006C5BC4" w:rsidRDefault="006C5BC4" w:rsidP="00352E97">
      <w:pPr>
        <w:spacing w:after="0" w:line="360" w:lineRule="auto"/>
        <w:ind w:firstLine="720"/>
        <w:jc w:val="both"/>
      </w:pPr>
      <w:r>
        <w:t>Thuật toán phân lớp SVM được đề xuất bởi C</w:t>
      </w:r>
      <w:r w:rsidR="00285E4C">
        <w:t xml:space="preserve">ortes và Vapnik vào năm 1995 </w:t>
      </w:r>
      <w:r w:rsidR="000978F4">
        <w:fldChar w:fldCharType="begin"/>
      </w:r>
      <w:r w:rsidR="000978F4">
        <w:instrText xml:space="preserve"> REF _Ref365037856 \r \h </w:instrText>
      </w:r>
      <w:r w:rsidR="000978F4">
        <w:fldChar w:fldCharType="separate"/>
      </w:r>
      <w:r w:rsidR="00150692">
        <w:t>[14]</w:t>
      </w:r>
      <w:r w:rsidR="000978F4">
        <w:fldChar w:fldCharType="end"/>
      </w:r>
      <w:r>
        <w:t>. Nhưng những ý tưởng chính của thuật toán phân lớp SVM bắt nguồn từ hai công trình của Va</w:t>
      </w:r>
      <w:r w:rsidR="009C7BCB">
        <w:t xml:space="preserve">pnik và Lerner vào năm 1963 </w:t>
      </w:r>
      <w:r w:rsidR="00276F5F">
        <w:fldChar w:fldCharType="begin"/>
      </w:r>
      <w:r w:rsidR="00276F5F">
        <w:instrText xml:space="preserve"> REF _Ref365038023 \r \h </w:instrText>
      </w:r>
      <w:r w:rsidR="00276F5F">
        <w:fldChar w:fldCharType="separate"/>
      </w:r>
      <w:r w:rsidR="00150692">
        <w:t>[15]</w:t>
      </w:r>
      <w:r w:rsidR="00276F5F">
        <w:fldChar w:fldCharType="end"/>
      </w:r>
      <w:r>
        <w:t xml:space="preserve"> và Vapnik v</w:t>
      </w:r>
      <w:r w:rsidR="00276F5F">
        <w:t xml:space="preserve">à Chervonenkis vào năm 1964 </w:t>
      </w:r>
      <w:r w:rsidR="00587F33">
        <w:fldChar w:fldCharType="begin"/>
      </w:r>
      <w:r w:rsidR="00587F33">
        <w:instrText xml:space="preserve"> REF _Ref365038032 \r \h </w:instrText>
      </w:r>
      <w:r w:rsidR="00587F33">
        <w:fldChar w:fldCharType="separate"/>
      </w:r>
      <w:r w:rsidR="00150692">
        <w:t>[16]</w:t>
      </w:r>
      <w:r w:rsidR="00587F33">
        <w:fldChar w:fldCharType="end"/>
      </w:r>
      <w:r>
        <w:t>.</w:t>
      </w:r>
    </w:p>
    <w:p w14:paraId="665CEE01" w14:textId="77777777" w:rsidR="006C5BC4" w:rsidRDefault="006C5BC4" w:rsidP="00352E97">
      <w:pPr>
        <w:spacing w:after="0" w:line="360" w:lineRule="auto"/>
        <w:ind w:firstLine="720"/>
        <w:jc w:val="both"/>
      </w:pPr>
      <w:r>
        <w:t>Thuật toán SVM là một bộ phân lớp nhị phân được xây dựng cho một tập dữ liệu huấn luyện như sau:</w:t>
      </w:r>
    </w:p>
    <w:p w14:paraId="16239407" w14:textId="77777777" w:rsidR="006C5BC4" w:rsidRDefault="006C5BC4" w:rsidP="00352E97">
      <w:pPr>
        <w:spacing w:after="0" w:line="360" w:lineRule="auto"/>
        <w:ind w:firstLine="720"/>
        <w:jc w:val="both"/>
      </w:pPr>
      <w:r>
        <w:t xml:space="preserve">Gọi </w:t>
      </w:r>
      <m:oMath>
        <m:r>
          <w:rPr>
            <w:rFonts w:ascii="Cambria Math" w:hAnsi="Cambria Math"/>
            <w:sz w:val="28"/>
          </w:rPr>
          <m:t>X={</m:t>
        </m:r>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r>
          <w:rPr>
            <w:rFonts w:ascii="Cambria Math" w:hAnsi="Cambria Math"/>
            <w:sz w:val="28"/>
          </w:rPr>
          <m:t>}</m:t>
        </m:r>
      </m:oMath>
      <w:r>
        <w:t xml:space="preserve"> với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là tập dữ liệu </w:t>
      </w:r>
      <w:r w:rsidR="00FC1FF1">
        <w:t>đầu vào</w:t>
      </w:r>
      <w:r>
        <w:t xml:space="preserve"> và </w:t>
      </w:r>
      <m:oMath>
        <m:r>
          <w:rPr>
            <w:rFonts w:ascii="Cambria Math" w:hAnsi="Cambria Math"/>
          </w:rPr>
          <m:t>Y</m:t>
        </m:r>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oMath>
      <w:r w:rsidR="00EE6860">
        <w:t xml:space="preserve"> </w:t>
      </w:r>
      <w:r>
        <w:t xml:space="preserve">tương ứng là tập dữ liệu </w:t>
      </w:r>
      <w:r w:rsidR="00A954B8">
        <w:t>kết quả</w:t>
      </w:r>
      <w:r>
        <w:t xml:space="preserve">, hay còn gọi là nhãn của các mẫu dữ liệu </w:t>
      </w:r>
      <w:r w:rsidR="00E54FFD">
        <w:t>đầu vào</w:t>
      </w:r>
      <w:r>
        <w:t xml:space="preserve"> </w:t>
      </w:r>
      <w:proofErr w:type="gramStart"/>
      <w:r>
        <w:t>với</w:t>
      </w:r>
      <w:r w:rsidR="00F04564">
        <w:t xml:space="preserve"> </w:t>
      </w:r>
      <w:proofErr w:type="gramEnd"/>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∈{-1, +1}</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train</m:t>
            </m:r>
          </m:sub>
        </m:sSub>
        <m:r>
          <w:rPr>
            <w:rFonts w:ascii="Cambria Math" w:hAnsi="Cambria Math"/>
          </w:rPr>
          <m:t>=(X,Y)</m:t>
        </m:r>
      </m:oMath>
      <w:r>
        <w:t xml:space="preserve"> </w:t>
      </w:r>
      <w:proofErr w:type="gramStart"/>
      <w:r>
        <w:t>được</w:t>
      </w:r>
      <w:proofErr w:type="gramEnd"/>
      <w:r>
        <w:t xml:space="preserve"> gọi là tập dữ liệu huấn luyện cho thuật toán phân</w:t>
      </w:r>
      <w:r w:rsidR="008C2AB5">
        <w:t xml:space="preserve"> </w:t>
      </w:r>
      <w:r>
        <w:t>lớ</w:t>
      </w:r>
      <w:r w:rsidR="00B42E25">
        <w:t>p SVM.</w:t>
      </w:r>
    </w:p>
    <w:p w14:paraId="6DF28717" w14:textId="77777777" w:rsidR="006C5BC4" w:rsidRDefault="006C5BC4" w:rsidP="00352E97">
      <w:pPr>
        <w:spacing w:after="0" w:line="360" w:lineRule="auto"/>
        <w:ind w:firstLine="720"/>
        <w:jc w:val="both"/>
      </w:pPr>
      <w:r>
        <w:t>Bộ phân lớp tuyến tính được mô hình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A30B55" w14:paraId="6F9901F2" w14:textId="77777777" w:rsidTr="000B6406">
        <w:tc>
          <w:tcPr>
            <w:tcW w:w="704" w:type="dxa"/>
          </w:tcPr>
          <w:p w14:paraId="0C356030" w14:textId="77777777" w:rsidR="00A30B55" w:rsidRDefault="00A30B55" w:rsidP="00352E97">
            <w:pPr>
              <w:spacing w:after="0" w:line="360" w:lineRule="auto"/>
              <w:jc w:val="both"/>
            </w:pPr>
          </w:p>
        </w:tc>
        <w:tc>
          <w:tcPr>
            <w:tcW w:w="7796" w:type="dxa"/>
          </w:tcPr>
          <w:p w14:paraId="76B7DB64" w14:textId="77777777" w:rsidR="00A30B55" w:rsidRDefault="00A22EDE" w:rsidP="00352E97">
            <w:pPr>
              <w:spacing w:after="0" w:line="360" w:lineRule="auto"/>
              <w:jc w:val="center"/>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=sign(</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tc>
        <w:tc>
          <w:tcPr>
            <w:tcW w:w="851" w:type="dxa"/>
            <w:vAlign w:val="center"/>
          </w:tcPr>
          <w:p w14:paraId="06686FE3" w14:textId="77777777" w:rsidR="00A30B55" w:rsidRDefault="0059774D" w:rsidP="00352E97">
            <w:pPr>
              <w:keepNext/>
              <w:spacing w:after="0" w:line="360" w:lineRule="auto"/>
              <w:jc w:val="center"/>
            </w:pPr>
            <w:r>
              <w:t>(</w:t>
            </w:r>
            <w:r w:rsidR="00F14943">
              <w:t>2</w:t>
            </w:r>
            <w:r w:rsidR="00F1221A">
              <w:t>.</w:t>
            </w:r>
            <w:fldSimple w:instr=" SEQ 2. \* ARABIC ">
              <w:r w:rsidR="00150692">
                <w:rPr>
                  <w:noProof/>
                </w:rPr>
                <w:t>1</w:t>
              </w:r>
            </w:fldSimple>
            <w:r>
              <w:t>)</w:t>
            </w:r>
          </w:p>
        </w:tc>
      </w:tr>
    </w:tbl>
    <w:p w14:paraId="5BECA0BE" w14:textId="77777777" w:rsidR="00682EAB" w:rsidRDefault="006C5BC4" w:rsidP="00352E97">
      <w:pPr>
        <w:spacing w:after="0" w:line="360" w:lineRule="auto"/>
        <w:ind w:firstLine="720"/>
        <w:jc w:val="both"/>
      </w:pPr>
      <w:r>
        <w:t xml:space="preserve">Với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là vector trọng số</w:t>
      </w:r>
      <w:r w:rsidR="00E54B17">
        <w:t xml:space="preserve"> </w:t>
      </w:r>
      <w:proofErr w:type="gramStart"/>
      <w:r w:rsidR="00E54B17">
        <w:t xml:space="preserve">và </w:t>
      </w:r>
      <w:proofErr w:type="gramEnd"/>
      <m:oMath>
        <m:r>
          <w:rPr>
            <w:rFonts w:ascii="Cambria Math" w:hAnsi="Cambria Math"/>
          </w:rPr>
          <m:t>b</m:t>
        </m:r>
        <m:r>
          <m:rPr>
            <m:scr m:val="double-struck"/>
          </m:rPr>
          <w:rPr>
            <w:rFonts w:ascii="Cambria Math" w:hAnsi="Cambria Math"/>
          </w:rPr>
          <m:t>∈R</m:t>
        </m:r>
      </m:oMath>
      <w:r>
        <w:t>. Khi đó, ta có ràng buộc dữ</w:t>
      </w:r>
      <w:r w:rsidR="006A1652">
        <w:t xml:space="preserve"> liệu cho</w:t>
      </w:r>
      <w:r>
        <w:t xml:space="preserve"> thuật toán SVM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682EAB" w14:paraId="498B55C0" w14:textId="77777777" w:rsidTr="000B6406">
        <w:tc>
          <w:tcPr>
            <w:tcW w:w="704" w:type="dxa"/>
          </w:tcPr>
          <w:p w14:paraId="1FDF6E5E" w14:textId="77777777" w:rsidR="00682EAB" w:rsidRDefault="00682EAB" w:rsidP="00352E97">
            <w:pPr>
              <w:spacing w:after="0" w:line="360" w:lineRule="auto"/>
              <w:jc w:val="both"/>
            </w:pPr>
          </w:p>
        </w:tc>
        <w:tc>
          <w:tcPr>
            <w:tcW w:w="7796" w:type="dxa"/>
          </w:tcPr>
          <w:p w14:paraId="5999E1B7" w14:textId="77777777" w:rsidR="00682EAB" w:rsidRDefault="00625B91" w:rsidP="00352E97">
            <w:pPr>
              <w:spacing w:after="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+b≥1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+b≤-1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=-1</m:t>
                        </m:r>
                      </m:e>
                    </m:eqArr>
                  </m:e>
                </m:d>
              </m:oMath>
            </m:oMathPara>
          </w:p>
        </w:tc>
        <w:tc>
          <w:tcPr>
            <w:tcW w:w="851" w:type="dxa"/>
            <w:vAlign w:val="center"/>
          </w:tcPr>
          <w:p w14:paraId="7F7513F3" w14:textId="77777777" w:rsidR="00682EAB" w:rsidRDefault="00682EAB" w:rsidP="00352E97">
            <w:pPr>
              <w:keepNext/>
              <w:spacing w:after="0" w:line="360" w:lineRule="auto"/>
              <w:jc w:val="center"/>
            </w:pPr>
            <w:bookmarkStart w:id="365" w:name="_Ref362903266"/>
            <w:r>
              <w:t>(2.</w:t>
            </w:r>
            <w:fldSimple w:instr=" SEQ 2. \* ARABIC ">
              <w:r w:rsidR="00150692">
                <w:rPr>
                  <w:noProof/>
                </w:rPr>
                <w:t>2</w:t>
              </w:r>
            </w:fldSimple>
            <w:r>
              <w:t>)</w:t>
            </w:r>
            <w:bookmarkEnd w:id="365"/>
          </w:p>
        </w:tc>
      </w:tr>
    </w:tbl>
    <w:p w14:paraId="016585FD" w14:textId="77777777" w:rsidR="00211608" w:rsidRDefault="0046106D" w:rsidP="00352E97">
      <w:pPr>
        <w:spacing w:after="0" w:line="360" w:lineRule="auto"/>
        <w:jc w:val="both"/>
      </w:pPr>
      <w:r>
        <w:tab/>
      </w:r>
      <w:r w:rsidR="006C5BC4">
        <w:t>Ta có thể kết hợp tập điều kiệ</w:t>
      </w:r>
      <w:r w:rsidR="003B69D0">
        <w:t xml:space="preserve">n </w:t>
      </w:r>
      <w:r w:rsidR="003B69D0">
        <w:fldChar w:fldCharType="begin"/>
      </w:r>
      <w:r w:rsidR="003B69D0">
        <w:instrText xml:space="preserve"> REF _Ref362903266 \h </w:instrText>
      </w:r>
      <w:r w:rsidR="003B69D0">
        <w:fldChar w:fldCharType="separate"/>
      </w:r>
      <w:r w:rsidR="00150692">
        <w:t>(2.</w:t>
      </w:r>
      <w:r w:rsidR="00150692">
        <w:rPr>
          <w:noProof/>
        </w:rPr>
        <w:t>2</w:t>
      </w:r>
      <w:r w:rsidR="00150692">
        <w:t>)</w:t>
      </w:r>
      <w:r w:rsidR="003B69D0">
        <w:fldChar w:fldCharType="end"/>
      </w:r>
      <w:r w:rsidR="00E74201">
        <w:t xml:space="preserve"> thành:</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211608" w14:paraId="0044D9A8" w14:textId="77777777" w:rsidTr="000B6406">
        <w:tc>
          <w:tcPr>
            <w:tcW w:w="704" w:type="dxa"/>
          </w:tcPr>
          <w:p w14:paraId="2ED1E938" w14:textId="77777777" w:rsidR="00211608" w:rsidRDefault="00211608" w:rsidP="00352E97">
            <w:pPr>
              <w:spacing w:after="0" w:line="360" w:lineRule="auto"/>
              <w:jc w:val="both"/>
            </w:pPr>
          </w:p>
        </w:tc>
        <w:tc>
          <w:tcPr>
            <w:tcW w:w="7796" w:type="dxa"/>
          </w:tcPr>
          <w:p w14:paraId="45ECC690" w14:textId="77777777" w:rsidR="00211608" w:rsidRDefault="00625B91" w:rsidP="00352E97">
            <w:pPr>
              <w:spacing w:after="0" w:line="36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+b)≥1       k=1,…,N</m:t>
                </m:r>
              </m:oMath>
            </m:oMathPara>
          </w:p>
        </w:tc>
        <w:tc>
          <w:tcPr>
            <w:tcW w:w="851" w:type="dxa"/>
            <w:vAlign w:val="center"/>
          </w:tcPr>
          <w:p w14:paraId="278A50A7" w14:textId="77777777" w:rsidR="00211608" w:rsidRDefault="00211608" w:rsidP="00352E97">
            <w:pPr>
              <w:keepNext/>
              <w:spacing w:after="0" w:line="360" w:lineRule="auto"/>
              <w:jc w:val="center"/>
            </w:pPr>
            <w:bookmarkStart w:id="366" w:name="_Ref362903633"/>
            <w:r>
              <w:t>(2.</w:t>
            </w:r>
            <w:fldSimple w:instr=" SEQ 2. \* ARABIC ">
              <w:r w:rsidR="00150692">
                <w:rPr>
                  <w:noProof/>
                </w:rPr>
                <w:t>3</w:t>
              </w:r>
            </w:fldSimple>
            <w:r>
              <w:t>)</w:t>
            </w:r>
            <w:bookmarkEnd w:id="366"/>
          </w:p>
        </w:tc>
      </w:tr>
    </w:tbl>
    <w:p w14:paraId="6C5EC457" w14:textId="77777777" w:rsidR="006C5BC4" w:rsidRDefault="006C5BC4" w:rsidP="00352E97">
      <w:pPr>
        <w:spacing w:after="0" w:line="360" w:lineRule="auto"/>
        <w:ind w:firstLine="720"/>
        <w:jc w:val="both"/>
      </w:pPr>
      <w:r>
        <w:t xml:space="preserve">Với điều kiện ràng buộc như trong </w:t>
      </w:r>
      <w:r w:rsidR="009912CC">
        <w:fldChar w:fldCharType="begin"/>
      </w:r>
      <w:r w:rsidR="009912CC">
        <w:instrText xml:space="preserve"> REF _Ref362903633 \h </w:instrText>
      </w:r>
      <w:r w:rsidR="009912CC">
        <w:fldChar w:fldCharType="separate"/>
      </w:r>
      <w:r w:rsidR="00150692">
        <w:t>(2.</w:t>
      </w:r>
      <w:r w:rsidR="00150692">
        <w:rPr>
          <w:noProof/>
        </w:rPr>
        <w:t>3</w:t>
      </w:r>
      <w:r w:rsidR="00150692">
        <w:t>)</w:t>
      </w:r>
      <w:r w:rsidR="009912CC">
        <w:fldChar w:fldCharType="end"/>
      </w:r>
      <w:r w:rsidR="009912CC">
        <w:t xml:space="preserve">, </w:t>
      </w:r>
      <w:r>
        <w:t xml:space="preserve">với các tập dữ liệu không thể phân tách được trên tất cả các mẫu học thì lời giải cho thuật toán phân lớp SVM là rỗng, điều này rất dễ xảy ra trong thực tế, do dữ liệu huấn luyện luôn có nhiễu. Để giải quyết cho trường hợp này, Cortes và Vapnik [3] đã thay đổi công thức </w:t>
      </w:r>
      <w:r w:rsidR="002111BB">
        <w:fldChar w:fldCharType="begin"/>
      </w:r>
      <w:r w:rsidR="002111BB">
        <w:instrText xml:space="preserve"> REF _Ref362903633 \h </w:instrText>
      </w:r>
      <w:r w:rsidR="002111BB">
        <w:fldChar w:fldCharType="separate"/>
      </w:r>
      <w:r w:rsidR="00150692">
        <w:t>(2.</w:t>
      </w:r>
      <w:r w:rsidR="00150692">
        <w:rPr>
          <w:noProof/>
        </w:rPr>
        <w:t>3</w:t>
      </w:r>
      <w:r w:rsidR="00150692">
        <w:t>)</w:t>
      </w:r>
      <w:r w:rsidR="002111BB">
        <w:fldChar w:fldCharType="end"/>
      </w:r>
      <w:r w:rsidR="0054029D">
        <w:t xml:space="preserve"> </w:t>
      </w:r>
      <w:r>
        <w:t>thành:</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C57BBD" w14:paraId="2B23C9E7" w14:textId="77777777" w:rsidTr="000B6406">
        <w:tc>
          <w:tcPr>
            <w:tcW w:w="704" w:type="dxa"/>
          </w:tcPr>
          <w:p w14:paraId="0A9F344C" w14:textId="77777777" w:rsidR="00C57BBD" w:rsidRDefault="00C57BBD" w:rsidP="00352E97">
            <w:pPr>
              <w:spacing w:after="0" w:line="360" w:lineRule="auto"/>
              <w:jc w:val="both"/>
            </w:pPr>
          </w:p>
        </w:tc>
        <w:tc>
          <w:tcPr>
            <w:tcW w:w="7796" w:type="dxa"/>
          </w:tcPr>
          <w:p w14:paraId="18A5FEAF" w14:textId="77777777" w:rsidR="00C57BBD" w:rsidRDefault="00625B91" w:rsidP="00352E97">
            <w:pPr>
              <w:spacing w:after="0" w:line="36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+b)≥1-</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 xml:space="preserve">       k=1,…,N</m:t>
                </m:r>
              </m:oMath>
            </m:oMathPara>
          </w:p>
        </w:tc>
        <w:tc>
          <w:tcPr>
            <w:tcW w:w="851" w:type="dxa"/>
            <w:vAlign w:val="center"/>
          </w:tcPr>
          <w:p w14:paraId="33284675" w14:textId="77777777" w:rsidR="00C57BBD" w:rsidRDefault="00C57BBD" w:rsidP="00352E97">
            <w:pPr>
              <w:keepNext/>
              <w:spacing w:after="0" w:line="360" w:lineRule="auto"/>
              <w:jc w:val="center"/>
            </w:pPr>
            <w:r>
              <w:t>(2.</w:t>
            </w:r>
            <w:fldSimple w:instr=" SEQ 2. \* ARABIC ">
              <w:r w:rsidR="00150692">
                <w:rPr>
                  <w:noProof/>
                </w:rPr>
                <w:t>4</w:t>
              </w:r>
            </w:fldSimple>
            <w:r>
              <w:t>)</w:t>
            </w:r>
          </w:p>
        </w:tc>
      </w:tr>
    </w:tbl>
    <w:p w14:paraId="17055CC4" w14:textId="77777777" w:rsidR="00CA18DC" w:rsidRDefault="006C5BC4" w:rsidP="00352E97">
      <w:pPr>
        <w:spacing w:after="0" w:line="360" w:lineRule="auto"/>
        <w:ind w:firstLine="720"/>
        <w:jc w:val="both"/>
      </w:pPr>
      <w:r>
        <w:t>Với biến</w:t>
      </w:r>
      <w:r w:rsidR="00D22CBE">
        <w:t xml:space="preserve"> slack</w:t>
      </w:r>
      <w:r>
        <w:t xml:space="preserve"> </w:t>
      </w:r>
      <m:oMath>
        <m:sSub>
          <m:sSubPr>
            <m:ctrlPr>
              <w:rPr>
                <w:rFonts w:ascii="Cambria Math" w:eastAsia="Times New Roman" w:hAnsi="Cambria Math"/>
                <w:i/>
              </w:rPr>
            </m:ctrlPr>
          </m:sSubPr>
          <m:e>
            <m:r>
              <w:rPr>
                <w:rFonts w:ascii="Cambria Math" w:hAnsi="Cambria Math"/>
              </w:rPr>
              <m:t>ξ</m:t>
            </m:r>
          </m:e>
          <m:sub>
            <m:r>
              <w:rPr>
                <w:rFonts w:ascii="Cambria Math" w:hAnsi="Cambria Math"/>
              </w:rPr>
              <m:t>k</m:t>
            </m:r>
          </m:sub>
        </m:sSub>
        <m:r>
          <w:rPr>
            <w:rFonts w:ascii="Cambria Math" w:hAnsi="Cambria Math"/>
          </w:rPr>
          <m:t>&gt;0</m:t>
        </m:r>
      </m:oMath>
      <w:r>
        <w:t xml:space="preserve"> để giải quyết cho trường hợp một số mẫu trong tập dữ liệu huấn luyện </w:t>
      </w:r>
      <w:proofErr w:type="gramStart"/>
      <w:r>
        <w:t>vi</w:t>
      </w:r>
      <w:proofErr w:type="gramEnd"/>
      <w:r>
        <w:t xml:space="preserve"> phạm điều kiện phân lớp. Ta có thể thấy những mẫu có </w:t>
      </w:r>
      <m:oMath>
        <m:sSub>
          <m:sSubPr>
            <m:ctrlPr>
              <w:rPr>
                <w:rFonts w:ascii="Cambria Math" w:eastAsia="Times New Roman" w:hAnsi="Cambria Math"/>
                <w:i/>
              </w:rPr>
            </m:ctrlPr>
          </m:sSubPr>
          <m:e>
            <m:r>
              <w:rPr>
                <w:rFonts w:ascii="Cambria Math" w:hAnsi="Cambria Math"/>
              </w:rPr>
              <m:t>ξ</m:t>
            </m:r>
          </m:e>
          <m:sub>
            <m:r>
              <w:rPr>
                <w:rFonts w:ascii="Cambria Math" w:hAnsi="Cambria Math"/>
              </w:rPr>
              <m:t>k</m:t>
            </m:r>
          </m:sub>
        </m:sSub>
        <m:r>
          <w:rPr>
            <w:rFonts w:ascii="Cambria Math" w:hAnsi="Cambria Math"/>
          </w:rPr>
          <m:t>&gt;1</m:t>
        </m:r>
      </m:oMath>
      <w:r w:rsidR="00CB2DB0">
        <w:rPr>
          <w:rFonts w:eastAsiaTheme="minorEastAsia"/>
        </w:rPr>
        <w:t xml:space="preserve"> </w:t>
      </w:r>
      <w:r>
        <w:t xml:space="preserve">là những mẫu </w:t>
      </w:r>
      <w:proofErr w:type="gramStart"/>
      <w:r>
        <w:t>vi</w:t>
      </w:r>
      <w:proofErr w:type="gramEnd"/>
      <w:r>
        <w:t xml:space="preserve"> phạm điều kiện phân lớp so với ràng buộc trong </w:t>
      </w:r>
      <w:r w:rsidR="00472FE9">
        <w:fldChar w:fldCharType="begin"/>
      </w:r>
      <w:r w:rsidR="00472FE9">
        <w:instrText xml:space="preserve"> REF _Ref362903633 \h </w:instrText>
      </w:r>
      <w:r w:rsidR="00472FE9">
        <w:fldChar w:fldCharType="separate"/>
      </w:r>
      <w:r w:rsidR="00150692">
        <w:t>(2.</w:t>
      </w:r>
      <w:r w:rsidR="00150692">
        <w:rPr>
          <w:noProof/>
        </w:rPr>
        <w:t>3</w:t>
      </w:r>
      <w:r w:rsidR="00150692">
        <w:t>)</w:t>
      </w:r>
      <w:r w:rsidR="00472FE9">
        <w:fldChar w:fldCharType="end"/>
      </w:r>
      <w:r w:rsidR="00472FE9">
        <w:t>.</w:t>
      </w:r>
    </w:p>
    <w:p w14:paraId="43C4875F" w14:textId="77777777" w:rsidR="006C5BC4" w:rsidRDefault="006C5BC4" w:rsidP="00352E97">
      <w:pPr>
        <w:spacing w:after="0" w:line="360" w:lineRule="auto"/>
        <w:ind w:firstLine="720"/>
        <w:jc w:val="both"/>
      </w:pPr>
      <w:r>
        <w:t xml:space="preserve">Công thức tối ưu dạng nguyên thủy (primal problem) </w:t>
      </w:r>
      <w:proofErr w:type="gramStart"/>
      <w:r>
        <w:t>theo</w:t>
      </w:r>
      <w:proofErr w:type="gramEnd"/>
      <w:r>
        <w:t xml:space="preserve"> không gian trọng số của SVM có dạng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B22DEF" w14:paraId="2EBDD928" w14:textId="77777777" w:rsidTr="00824D3D">
        <w:tc>
          <w:tcPr>
            <w:tcW w:w="704" w:type="dxa"/>
          </w:tcPr>
          <w:p w14:paraId="658A1BE1" w14:textId="77777777" w:rsidR="00B22DEF" w:rsidRDefault="00B22DEF" w:rsidP="00352E97">
            <w:pPr>
              <w:spacing w:after="0" w:line="360" w:lineRule="auto"/>
              <w:jc w:val="both"/>
            </w:pPr>
          </w:p>
        </w:tc>
        <w:tc>
          <w:tcPr>
            <w:tcW w:w="7796" w:type="dxa"/>
          </w:tcPr>
          <w:p w14:paraId="7E5C74CE" w14:textId="77777777" w:rsidR="00A06F9C" w:rsidRPr="00226377" w:rsidRDefault="00625B91" w:rsidP="00352E97">
            <w:pPr>
              <w:spacing w:after="0" w:line="360"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w,b,ξ</m:t>
                        </m:r>
                      </m:lim>
                    </m:limLow>
                  </m:fName>
                  <m:e>
                    <m:sSub>
                      <m:sSubPr>
                        <m:ctrlPr>
                          <w:rPr>
                            <w:rFonts w:ascii="Cambria Math" w:hAnsi="Cambria Math"/>
                            <w:i/>
                          </w:rPr>
                        </m:ctrlPr>
                      </m:sSubPr>
                      <m:e>
                        <m:r>
                          <w:rPr>
                            <w:rFonts w:ascii="Cambria Math" w:hAnsi="Cambria Math"/>
                          </w:rPr>
                          <m:t>J</m:t>
                        </m:r>
                      </m:e>
                      <m:sub>
                        <m:r>
                          <w:rPr>
                            <w:rFonts w:ascii="Cambria Math" w:hAnsi="Cambria Math"/>
                          </w:rPr>
                          <m:t>p</m:t>
                        </m:r>
                      </m:sub>
                    </m:sSub>
                    <m:d>
                      <m:dPr>
                        <m:ctrlPr>
                          <w:rPr>
                            <w:rFonts w:ascii="Cambria Math" w:hAnsi="Cambria Math"/>
                            <w:i/>
                          </w:rPr>
                        </m:ctrlPr>
                      </m:dPr>
                      <m:e>
                        <m:r>
                          <w:rPr>
                            <w:rFonts w:ascii="Cambria Math" w:hAnsi="Cambria Math"/>
                          </w:rPr>
                          <m:t>w,ξ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k</m:t>
                            </m:r>
                          </m:sub>
                        </m:sSub>
                      </m:e>
                    </m:nary>
                  </m:e>
                </m:func>
              </m:oMath>
            </m:oMathPara>
          </w:p>
          <w:p w14:paraId="3BF9FC85" w14:textId="77777777" w:rsidR="00972D6A" w:rsidRPr="00972D6A" w:rsidRDefault="0099632A" w:rsidP="00352E97">
            <w:pPr>
              <w:spacing w:after="0" w:line="360" w:lineRule="auto"/>
              <w:jc w:val="center"/>
            </w:pPr>
            <m:oMathPara>
              <m:oMath>
                <m:r>
                  <w:rPr>
                    <w:rFonts w:ascii="Cambria Math" w:hAnsi="Cambria Math"/>
                  </w:rPr>
                  <m:t xml:space="preserve">sao cho: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+b)≥1-</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 xml:space="preserve">       k=1,…,N</m:t>
                </m:r>
              </m:oMath>
            </m:oMathPara>
          </w:p>
          <w:p w14:paraId="0059538F" w14:textId="77777777" w:rsidR="00226377" w:rsidRPr="00226377" w:rsidRDefault="0099632A" w:rsidP="00352E97">
            <w:pPr>
              <w:spacing w:after="0" w:line="360" w:lineRule="auto"/>
              <w:jc w:val="center"/>
            </w:pPr>
            <m:oMathPara>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&gt;0,        k=1,…,N</m:t>
                </m:r>
              </m:oMath>
            </m:oMathPara>
          </w:p>
        </w:tc>
        <w:tc>
          <w:tcPr>
            <w:tcW w:w="851" w:type="dxa"/>
            <w:vAlign w:val="center"/>
          </w:tcPr>
          <w:p w14:paraId="7DE7553C" w14:textId="77777777" w:rsidR="00B22DEF" w:rsidRDefault="00B22DEF" w:rsidP="00352E97">
            <w:pPr>
              <w:keepNext/>
              <w:spacing w:after="0" w:line="360" w:lineRule="auto"/>
              <w:jc w:val="center"/>
            </w:pPr>
            <w:bookmarkStart w:id="367" w:name="_Ref362904420"/>
            <w:r>
              <w:t>(2.</w:t>
            </w:r>
            <w:fldSimple w:instr=" SEQ 2. \* ARABIC ">
              <w:r w:rsidR="00150692">
                <w:rPr>
                  <w:noProof/>
                </w:rPr>
                <w:t>5</w:t>
              </w:r>
            </w:fldSimple>
            <w:r>
              <w:t>)</w:t>
            </w:r>
            <w:bookmarkEnd w:id="367"/>
          </w:p>
        </w:tc>
      </w:tr>
    </w:tbl>
    <w:p w14:paraId="4440AD38" w14:textId="77777777" w:rsidR="001C6A23" w:rsidRDefault="006C5BC4" w:rsidP="00352E97">
      <w:pPr>
        <w:spacing w:after="0" w:line="360" w:lineRule="auto"/>
        <w:ind w:firstLine="720"/>
        <w:jc w:val="both"/>
      </w:pPr>
      <w:r>
        <w:t xml:space="preserve">Với C là một số nguyên dương, được sử dụng để điều khiển giữa việc tối ưu hàm mục tiêu và những mẫu </w:t>
      </w:r>
      <w:proofErr w:type="gramStart"/>
      <w:r>
        <w:t>vi</w:t>
      </w:r>
      <w:proofErr w:type="gramEnd"/>
      <w:r>
        <w:t xml:space="preserve"> phạm ràng buộc phân lớp của SVM trong </w:t>
      </w:r>
      <w:r w:rsidR="00A66D48">
        <w:fldChar w:fldCharType="begin"/>
      </w:r>
      <w:r w:rsidR="00A66D48">
        <w:instrText xml:space="preserve"> REF _Ref362903633 \h </w:instrText>
      </w:r>
      <w:r w:rsidR="00A66D48">
        <w:fldChar w:fldCharType="separate"/>
      </w:r>
      <w:r w:rsidR="00150692">
        <w:t>(2.</w:t>
      </w:r>
      <w:r w:rsidR="00150692">
        <w:rPr>
          <w:noProof/>
        </w:rPr>
        <w:t>3</w:t>
      </w:r>
      <w:r w:rsidR="00150692">
        <w:t>)</w:t>
      </w:r>
      <w:r w:rsidR="00A66D48">
        <w:fldChar w:fldCharType="end"/>
      </w:r>
      <w:r w:rsidR="00A66D48">
        <w:t>.</w:t>
      </w:r>
    </w:p>
    <w:p w14:paraId="00422772" w14:textId="77777777" w:rsidR="00C718F9" w:rsidRDefault="006C5BC4" w:rsidP="00352E97">
      <w:pPr>
        <w:spacing w:after="0" w:line="360" w:lineRule="auto"/>
        <w:ind w:firstLine="720"/>
        <w:jc w:val="both"/>
      </w:pPr>
      <w:r>
        <w:t>Từ</w:t>
      </w:r>
      <w:r w:rsidR="001E75CC">
        <w:t xml:space="preserve"> </w:t>
      </w:r>
      <w:r w:rsidR="001E75CC">
        <w:fldChar w:fldCharType="begin"/>
      </w:r>
      <w:r w:rsidR="001E75CC">
        <w:instrText xml:space="preserve"> REF _Ref362904420 \h </w:instrText>
      </w:r>
      <w:r w:rsidR="001E75CC">
        <w:fldChar w:fldCharType="separate"/>
      </w:r>
      <w:r w:rsidR="00150692">
        <w:t>(2.</w:t>
      </w:r>
      <w:r w:rsidR="00150692">
        <w:rPr>
          <w:noProof/>
        </w:rPr>
        <w:t>5</w:t>
      </w:r>
      <w:r w:rsidR="00150692">
        <w:t>)</w:t>
      </w:r>
      <w:r w:rsidR="001E75CC">
        <w:fldChar w:fldCharType="end"/>
      </w:r>
      <w:r>
        <w:t>, ta có biểu thức Lagrangian tương ứ</w:t>
      </w:r>
      <w:r w:rsidR="00A7029C">
        <w:t>ng là:</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79"/>
        <w:gridCol w:w="851"/>
      </w:tblGrid>
      <w:tr w:rsidR="00C718F9" w14:paraId="737B1155" w14:textId="77777777" w:rsidTr="00824D3D">
        <w:tc>
          <w:tcPr>
            <w:tcW w:w="421" w:type="dxa"/>
          </w:tcPr>
          <w:p w14:paraId="04EFFBB0" w14:textId="77777777" w:rsidR="00C718F9" w:rsidRDefault="00C718F9" w:rsidP="00352E97">
            <w:pPr>
              <w:spacing w:after="0" w:line="360" w:lineRule="auto"/>
              <w:jc w:val="both"/>
            </w:pPr>
          </w:p>
        </w:tc>
        <w:tc>
          <w:tcPr>
            <w:tcW w:w="8079" w:type="dxa"/>
          </w:tcPr>
          <w:p w14:paraId="0597360E" w14:textId="77777777" w:rsidR="00C718F9" w:rsidRPr="00226377" w:rsidRDefault="00602597" w:rsidP="00352E97">
            <w:pPr>
              <w:spacing w:after="0" w:line="360" w:lineRule="auto"/>
              <w:jc w:val="center"/>
            </w:pPr>
            <m:oMathPara>
              <m:oMath>
                <m:r>
                  <w:rPr>
                    <w:rFonts w:ascii="Cambria Math" w:hAnsi="Cambria Math"/>
                  </w:rPr>
                  <m:t>L</m:t>
                </m:r>
                <m:d>
                  <m:dPr>
                    <m:ctrlPr>
                      <w:rPr>
                        <w:rFonts w:ascii="Cambria Math" w:hAnsi="Cambria Math"/>
                        <w:i/>
                      </w:rPr>
                    </m:ctrlPr>
                  </m:dPr>
                  <m:e>
                    <m:r>
                      <w:rPr>
                        <w:rFonts w:ascii="Cambria Math" w:hAnsi="Cambria Math"/>
                      </w:rPr>
                      <m:t>w,b,ξ;α,v</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p</m:t>
                    </m:r>
                  </m:sub>
                </m:sSub>
                <m:d>
                  <m:dPr>
                    <m:ctrlPr>
                      <w:rPr>
                        <w:rFonts w:ascii="Cambria Math" w:hAnsi="Cambria Math"/>
                        <w:i/>
                      </w:rPr>
                    </m:ctrlPr>
                  </m:dPr>
                  <m:e>
                    <m:r>
                      <w:rPr>
                        <w:rFonts w:ascii="Cambria Math" w:hAnsi="Cambria Math"/>
                      </w:rPr>
                      <m:t>w,ξ</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k</m:t>
                        </m:r>
                      </m:sub>
                    </m:sSub>
                  </m:e>
                </m:nary>
              </m:oMath>
            </m:oMathPara>
          </w:p>
        </w:tc>
        <w:tc>
          <w:tcPr>
            <w:tcW w:w="851" w:type="dxa"/>
            <w:vAlign w:val="center"/>
          </w:tcPr>
          <w:p w14:paraId="150171E5" w14:textId="77777777" w:rsidR="00C718F9" w:rsidRDefault="00C718F9" w:rsidP="00352E97">
            <w:pPr>
              <w:keepNext/>
              <w:spacing w:after="0" w:line="360" w:lineRule="auto"/>
              <w:jc w:val="center"/>
            </w:pPr>
            <w:bookmarkStart w:id="368" w:name="_Ref362904838"/>
            <w:r>
              <w:t>(2.</w:t>
            </w:r>
            <w:fldSimple w:instr=" SEQ 2. \* ARABIC ">
              <w:r w:rsidR="00150692">
                <w:rPr>
                  <w:noProof/>
                </w:rPr>
                <w:t>6</w:t>
              </w:r>
            </w:fldSimple>
            <w:r>
              <w:t>)</w:t>
            </w:r>
            <w:bookmarkEnd w:id="368"/>
          </w:p>
        </w:tc>
      </w:tr>
    </w:tbl>
    <w:p w14:paraId="5354DD5C" w14:textId="77777777" w:rsidR="006C5BC4" w:rsidRDefault="006C5BC4" w:rsidP="00352E97">
      <w:pPr>
        <w:spacing w:after="0" w:line="360" w:lineRule="auto"/>
        <w:ind w:firstLine="720"/>
        <w:jc w:val="both"/>
      </w:pPr>
      <w:r>
        <w:t xml:space="preserve">Với các hệ số Lagrangian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≥0 </m:t>
        </m:r>
      </m:oMath>
      <w:r>
        <w:t xml:space="preserve">với </w:t>
      </w:r>
      <m:oMath>
        <m:r>
          <w:rPr>
            <w:rFonts w:ascii="Cambria Math" w:hAnsi="Cambria Math"/>
          </w:rPr>
          <m:t>k=1,…,N.</m:t>
        </m:r>
      </m:oMath>
      <w:r>
        <w:t xml:space="preserve"> Từ biểu thứ</w:t>
      </w:r>
      <w:r w:rsidR="001877CF">
        <w:t xml:space="preserve">c </w:t>
      </w:r>
      <w:r w:rsidR="001877CF">
        <w:fldChar w:fldCharType="begin"/>
      </w:r>
      <w:r w:rsidR="001877CF">
        <w:instrText xml:space="preserve"> REF _Ref362904838 \h </w:instrText>
      </w:r>
      <w:r w:rsidR="001877CF">
        <w:fldChar w:fldCharType="separate"/>
      </w:r>
      <w:r w:rsidR="00150692">
        <w:t>(2.</w:t>
      </w:r>
      <w:r w:rsidR="00150692">
        <w:rPr>
          <w:noProof/>
        </w:rPr>
        <w:t>6</w:t>
      </w:r>
      <w:r w:rsidR="00150692">
        <w:t>)</w:t>
      </w:r>
      <w:r w:rsidR="001877CF">
        <w:fldChar w:fldCharType="end"/>
      </w:r>
      <w:r>
        <w:t>, ta</w:t>
      </w:r>
    </w:p>
    <w:p w14:paraId="79BD0762" w14:textId="77777777" w:rsidR="006C5BC4" w:rsidRDefault="006C5BC4" w:rsidP="00352E97">
      <w:pPr>
        <w:spacing w:after="0" w:line="360" w:lineRule="auto"/>
        <w:jc w:val="both"/>
      </w:pPr>
      <w:proofErr w:type="gramStart"/>
      <w:r>
        <w:t>có</w:t>
      </w:r>
      <w:proofErr w:type="gramEnd"/>
      <w:r>
        <w:t xml:space="preserve"> lời giải của vấn đề tương ứng với việc giải bài toán:</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4F6084" w14:paraId="57F0B1F9" w14:textId="77777777" w:rsidTr="00824D3D">
        <w:tc>
          <w:tcPr>
            <w:tcW w:w="704" w:type="dxa"/>
          </w:tcPr>
          <w:p w14:paraId="63D12932" w14:textId="77777777" w:rsidR="004F6084" w:rsidRDefault="004F6084" w:rsidP="00352E97">
            <w:pPr>
              <w:spacing w:after="0" w:line="360" w:lineRule="auto"/>
              <w:jc w:val="both"/>
            </w:pPr>
          </w:p>
        </w:tc>
        <w:tc>
          <w:tcPr>
            <w:tcW w:w="7796" w:type="dxa"/>
          </w:tcPr>
          <w:p w14:paraId="6A2640E6" w14:textId="77777777" w:rsidR="004F6084" w:rsidRPr="00226377" w:rsidRDefault="00625B91" w:rsidP="00352E97">
            <w:pPr>
              <w:spacing w:after="0" w:line="360"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α,v</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w,b,ξ</m:t>
                            </m:r>
                          </m:lim>
                        </m:limLow>
                      </m:fName>
                      <m:e>
                        <m:r>
                          <w:rPr>
                            <w:rFonts w:ascii="Cambria Math" w:hAnsi="Cambria Math"/>
                          </w:rPr>
                          <m:t>L(w,b,ξ;α,v)</m:t>
                        </m:r>
                      </m:e>
                    </m:func>
                  </m:e>
                </m:func>
              </m:oMath>
            </m:oMathPara>
          </w:p>
        </w:tc>
        <w:tc>
          <w:tcPr>
            <w:tcW w:w="851" w:type="dxa"/>
            <w:vAlign w:val="center"/>
          </w:tcPr>
          <w:p w14:paraId="58949A4F" w14:textId="77777777" w:rsidR="004F6084" w:rsidRDefault="004F6084" w:rsidP="00352E97">
            <w:pPr>
              <w:keepNext/>
              <w:spacing w:after="0" w:line="360" w:lineRule="auto"/>
              <w:jc w:val="center"/>
            </w:pPr>
            <w:r>
              <w:t>(2.</w:t>
            </w:r>
            <w:fldSimple w:instr=" SEQ 2. \* ARABIC ">
              <w:r w:rsidR="00150692">
                <w:rPr>
                  <w:noProof/>
                </w:rPr>
                <w:t>7</w:t>
              </w:r>
            </w:fldSimple>
            <w:r>
              <w:t>)</w:t>
            </w:r>
          </w:p>
        </w:tc>
      </w:tr>
    </w:tbl>
    <w:p w14:paraId="47E87F2A" w14:textId="77777777" w:rsidR="004976AD" w:rsidRDefault="006C5BC4" w:rsidP="00352E97">
      <w:pPr>
        <w:spacing w:after="0" w:line="360" w:lineRule="auto"/>
        <w:jc w:val="both"/>
      </w:pPr>
      <w:r>
        <w:t>Lấy đạo hàm từng phần cho mỗi biến củ</w:t>
      </w:r>
      <w:r w:rsidR="004976AD">
        <w:t xml:space="preserve">a hàm Lagrangian L trong </w:t>
      </w:r>
      <w:r w:rsidR="004976AD">
        <w:fldChar w:fldCharType="begin"/>
      </w:r>
      <w:r w:rsidR="004976AD">
        <w:instrText xml:space="preserve"> REF _Ref362904838 \h </w:instrText>
      </w:r>
      <w:r w:rsidR="004976AD">
        <w:fldChar w:fldCharType="separate"/>
      </w:r>
      <w:r w:rsidR="00150692">
        <w:t>(2.</w:t>
      </w:r>
      <w:r w:rsidR="00150692">
        <w:rPr>
          <w:noProof/>
        </w:rPr>
        <w:t>6</w:t>
      </w:r>
      <w:r w:rsidR="00150692">
        <w:t>)</w:t>
      </w:r>
      <w:r w:rsidR="004976AD">
        <w:fldChar w:fldCharType="end"/>
      </w:r>
      <w:r w:rsidR="00EA20BA">
        <w:t>, ta có:</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4976AD" w14:paraId="44959D7D" w14:textId="77777777" w:rsidTr="00824D3D">
        <w:tc>
          <w:tcPr>
            <w:tcW w:w="704" w:type="dxa"/>
          </w:tcPr>
          <w:p w14:paraId="3D6342B4" w14:textId="77777777" w:rsidR="004976AD" w:rsidRDefault="004976AD" w:rsidP="00352E97">
            <w:pPr>
              <w:spacing w:after="0" w:line="360" w:lineRule="auto"/>
              <w:jc w:val="both"/>
            </w:pPr>
          </w:p>
        </w:tc>
        <w:tc>
          <w:tcPr>
            <w:tcW w:w="7796" w:type="dxa"/>
          </w:tcPr>
          <w:p w14:paraId="2402C211" w14:textId="77777777" w:rsidR="004976AD" w:rsidRPr="00226377" w:rsidRDefault="00625B91" w:rsidP="00352E97">
            <w:pPr>
              <w:spacing w:after="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=0                  →w=</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e>
                      <m:e>
                        <m:f>
                          <m:fPr>
                            <m:ctrlPr>
                              <w:rPr>
                                <w:rFonts w:ascii="Cambria Math" w:hAnsi="Cambria Math"/>
                                <w:i/>
                              </w:rPr>
                            </m:ctrlPr>
                          </m:fPr>
                          <m:num>
                            <m:r>
                              <w:rPr>
                                <w:rFonts w:ascii="Cambria Math" w:hAnsi="Cambria Math"/>
                              </w:rPr>
                              <m:t>∂L</m:t>
                            </m:r>
                          </m:num>
                          <m:den>
                            <m:r>
                              <w:rPr>
                                <w:rFonts w:ascii="Cambria Math" w:hAnsi="Cambria Math"/>
                              </w:rPr>
                              <m:t>∂b</m:t>
                            </m:r>
                          </m:den>
                        </m:f>
                        <m:r>
                          <w:rPr>
                            <w:rFonts w:ascii="Cambria Math" w:hAnsi="Cambria Math"/>
                          </w:rPr>
                          <m:t>=0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=0</m:t>
                        </m:r>
                      </m:e>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k</m:t>
                                </m:r>
                              </m:sub>
                            </m:sSub>
                          </m:den>
                        </m:f>
                        <m:r>
                          <w:rPr>
                            <w:rFonts w:ascii="Cambria Math" w:hAnsi="Cambria Math"/>
                          </w:rPr>
                          <m:t>=0    →0≤</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≤C,k=1,…,N</m:t>
                        </m:r>
                      </m:e>
                    </m:eqArr>
                  </m:e>
                </m:d>
              </m:oMath>
            </m:oMathPara>
          </w:p>
        </w:tc>
        <w:tc>
          <w:tcPr>
            <w:tcW w:w="851" w:type="dxa"/>
            <w:vAlign w:val="center"/>
          </w:tcPr>
          <w:p w14:paraId="18DBD561" w14:textId="77777777" w:rsidR="004976AD" w:rsidRDefault="004976AD" w:rsidP="00352E97">
            <w:pPr>
              <w:keepNext/>
              <w:spacing w:after="0" w:line="360" w:lineRule="auto"/>
              <w:jc w:val="center"/>
            </w:pPr>
            <w:bookmarkStart w:id="369" w:name="_Ref362905425"/>
            <w:r>
              <w:t>(2.</w:t>
            </w:r>
            <w:fldSimple w:instr=" SEQ 2. \* ARABIC ">
              <w:r w:rsidR="00150692">
                <w:rPr>
                  <w:noProof/>
                </w:rPr>
                <w:t>8</w:t>
              </w:r>
            </w:fldSimple>
            <w:r>
              <w:t>)</w:t>
            </w:r>
            <w:bookmarkEnd w:id="369"/>
          </w:p>
        </w:tc>
      </w:tr>
    </w:tbl>
    <w:p w14:paraId="3AC7A78A" w14:textId="77777777" w:rsidR="006C5BC4" w:rsidRDefault="006C5BC4" w:rsidP="00352E97">
      <w:pPr>
        <w:spacing w:after="0" w:line="360" w:lineRule="auto"/>
        <w:ind w:firstLine="720"/>
        <w:jc w:val="both"/>
      </w:pPr>
      <w:r>
        <w:lastRenderedPageBreak/>
        <w:t xml:space="preserve">Thay </w:t>
      </w:r>
      <w:r w:rsidR="006C1619">
        <w:fldChar w:fldCharType="begin"/>
      </w:r>
      <w:r w:rsidR="006C1619">
        <w:instrText xml:space="preserve"> REF _Ref362905425 \h </w:instrText>
      </w:r>
      <w:r w:rsidR="006C1619">
        <w:fldChar w:fldCharType="separate"/>
      </w:r>
      <w:r w:rsidR="00150692">
        <w:t>(2.</w:t>
      </w:r>
      <w:r w:rsidR="00150692">
        <w:rPr>
          <w:noProof/>
        </w:rPr>
        <w:t>8</w:t>
      </w:r>
      <w:r w:rsidR="00150692">
        <w:t>)</w:t>
      </w:r>
      <w:r w:rsidR="006C1619">
        <w:fldChar w:fldCharType="end"/>
      </w:r>
      <w:r w:rsidR="006C1619">
        <w:t xml:space="preserve"> vào </w:t>
      </w:r>
      <w:r w:rsidR="006C1619">
        <w:fldChar w:fldCharType="begin"/>
      </w:r>
      <w:r w:rsidR="006C1619">
        <w:instrText xml:space="preserve"> REF _Ref362904838 \h </w:instrText>
      </w:r>
      <w:r w:rsidR="006C1619">
        <w:fldChar w:fldCharType="separate"/>
      </w:r>
      <w:r w:rsidR="00150692">
        <w:t>(2.</w:t>
      </w:r>
      <w:r w:rsidR="00150692">
        <w:rPr>
          <w:noProof/>
        </w:rPr>
        <w:t>6</w:t>
      </w:r>
      <w:r w:rsidR="00150692">
        <w:t>)</w:t>
      </w:r>
      <w:r w:rsidR="006C1619">
        <w:fldChar w:fldCharType="end"/>
      </w:r>
      <w:r>
        <w:t xml:space="preserve"> ta có bài toán đối ngẫu dạng tối ưu bậc hai (Dual Quadratic Programming) cho bài toán SVM như sau:</w:t>
      </w:r>
    </w:p>
    <w:p w14:paraId="18733EE3" w14:textId="77777777" w:rsidR="00824D3D" w:rsidRDefault="00824D3D" w:rsidP="00352E97">
      <w:pPr>
        <w:spacing w:after="0" w:line="360" w:lineRule="auto"/>
        <w:jc w:val="both"/>
      </w:pPr>
    </w:p>
    <w:p w14:paraId="18405792" w14:textId="77777777" w:rsidR="00AD19FC" w:rsidRDefault="00AD19FC" w:rsidP="00352E97">
      <w:pPr>
        <w:spacing w:after="0" w:line="360" w:lineRule="auto"/>
        <w:jc w:val="both"/>
      </w:pPr>
    </w:p>
    <w:p w14:paraId="776C2BFD" w14:textId="77777777" w:rsidR="00AD19FC" w:rsidRDefault="00AD19FC" w:rsidP="00352E97">
      <w:pPr>
        <w:spacing w:after="0" w:line="360" w:lineRule="auto"/>
        <w:jc w:val="both"/>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824D3D" w14:paraId="09675C32" w14:textId="77777777" w:rsidTr="006F2364">
        <w:tc>
          <w:tcPr>
            <w:tcW w:w="704" w:type="dxa"/>
          </w:tcPr>
          <w:p w14:paraId="0BE092B5" w14:textId="77777777" w:rsidR="00824D3D" w:rsidRDefault="00824D3D" w:rsidP="00352E97">
            <w:pPr>
              <w:spacing w:after="0" w:line="360" w:lineRule="auto"/>
              <w:jc w:val="both"/>
            </w:pPr>
          </w:p>
        </w:tc>
        <w:tc>
          <w:tcPr>
            <w:tcW w:w="7796" w:type="dxa"/>
          </w:tcPr>
          <w:p w14:paraId="4168DEBA" w14:textId="77777777" w:rsidR="00AD19FC" w:rsidRPr="00AD19FC" w:rsidRDefault="00625B91" w:rsidP="00352E97">
            <w:pPr>
              <w:spacing w:after="0" w:line="360"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sSub>
                      <m:sSubPr>
                        <m:ctrlPr>
                          <w:rPr>
                            <w:rFonts w:ascii="Cambria Math" w:hAnsi="Cambria Math"/>
                            <w:i/>
                          </w:rPr>
                        </m:ctrlPr>
                      </m:sSubPr>
                      <m:e>
                        <m:r>
                          <w:rPr>
                            <w:rFonts w:ascii="Cambria Math" w:hAnsi="Cambria Math"/>
                          </w:rPr>
                          <m:t>J</m:t>
                        </m:r>
                      </m:e>
                      <m:sub>
                        <m:r>
                          <w:rPr>
                            <w:rFonts w:ascii="Cambria Math" w:hAnsi="Cambria Math"/>
                          </w:rPr>
                          <m:t>D</m:t>
                        </m:r>
                      </m:sub>
                    </m:sSub>
                    <m:d>
                      <m:dPr>
                        <m:ctrlPr>
                          <w:rPr>
                            <w:rFonts w:ascii="Cambria Math" w:hAnsi="Cambria Math"/>
                            <w:i/>
                          </w:rPr>
                        </m:ctrlPr>
                      </m:dPr>
                      <m:e>
                        <m:r>
                          <w:rPr>
                            <w:rFonts w:ascii="Cambria Math" w:hAnsi="Cambria Math"/>
                          </w:rPr>
                          <m:t>α</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k.l=1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l</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l</m:t>
                        </m:r>
                      </m:sub>
                    </m:sSub>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α</m:t>
                        </m:r>
                      </m:e>
                      <m:sub>
                        <m:r>
                          <w:rPr>
                            <w:rFonts w:ascii="Cambria Math" w:hAnsi="Cambria Math"/>
                          </w:rPr>
                          <m:t>l</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e>
                </m:nary>
              </m:oMath>
            </m:oMathPara>
          </w:p>
          <w:p w14:paraId="6F356F84" w14:textId="77777777" w:rsidR="00F56A0B" w:rsidRPr="00F56A0B" w:rsidRDefault="00F56A0B" w:rsidP="00352E97">
            <w:pPr>
              <w:spacing w:after="0" w:line="360" w:lineRule="auto"/>
              <w:jc w:val="center"/>
            </w:pPr>
            <m:oMathPara>
              <m:oMath>
                <m:r>
                  <w:rPr>
                    <w:rFonts w:ascii="Cambria Math" w:hAnsi="Cambria Math"/>
                  </w:rPr>
                  <m:t xml:space="preserve">sao cho: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e>
                </m:nary>
              </m:oMath>
            </m:oMathPara>
          </w:p>
          <w:p w14:paraId="70041502" w14:textId="77777777" w:rsidR="00F56A0B" w:rsidRPr="00F56A0B" w:rsidRDefault="00F56A0B" w:rsidP="00352E97">
            <w:pPr>
              <w:spacing w:after="0" w:line="360" w:lineRule="auto"/>
              <w:jc w:val="center"/>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≤C,     k=1,…N</m:t>
                </m:r>
              </m:oMath>
            </m:oMathPara>
          </w:p>
        </w:tc>
        <w:tc>
          <w:tcPr>
            <w:tcW w:w="851" w:type="dxa"/>
            <w:vAlign w:val="center"/>
          </w:tcPr>
          <w:p w14:paraId="67A6E9E1" w14:textId="77777777" w:rsidR="00824D3D" w:rsidRDefault="00824D3D" w:rsidP="00352E97">
            <w:pPr>
              <w:keepNext/>
              <w:spacing w:after="0" w:line="360" w:lineRule="auto"/>
              <w:jc w:val="center"/>
            </w:pPr>
            <w:bookmarkStart w:id="370" w:name="_Ref362905929"/>
            <w:r>
              <w:t>(2.</w:t>
            </w:r>
            <w:fldSimple w:instr=" SEQ 2. \* ARABIC ">
              <w:r w:rsidR="00150692">
                <w:rPr>
                  <w:noProof/>
                </w:rPr>
                <w:t>9</w:t>
              </w:r>
            </w:fldSimple>
            <w:r>
              <w:t>)</w:t>
            </w:r>
            <w:bookmarkEnd w:id="370"/>
          </w:p>
        </w:tc>
      </w:tr>
    </w:tbl>
    <w:p w14:paraId="5D489C84" w14:textId="77777777" w:rsidR="00422E41" w:rsidRPr="00422E41" w:rsidRDefault="006C5BC4" w:rsidP="00352E97">
      <w:pPr>
        <w:spacing w:after="0" w:line="360" w:lineRule="auto"/>
        <w:jc w:val="both"/>
      </w:pPr>
      <w:r>
        <w:tab/>
        <w:t xml:space="preserve">Do biểu thức </w:t>
      </w:r>
      <w:r w:rsidR="00BB794C">
        <w:fldChar w:fldCharType="begin"/>
      </w:r>
      <w:r w:rsidR="00BB794C">
        <w:instrText xml:space="preserve"> REF _Ref362905929 \h </w:instrText>
      </w:r>
      <w:r w:rsidR="00BB794C">
        <w:fldChar w:fldCharType="separate"/>
      </w:r>
      <w:r w:rsidR="00150692">
        <w:t>(2.</w:t>
      </w:r>
      <w:r w:rsidR="00150692">
        <w:rPr>
          <w:noProof/>
        </w:rPr>
        <w:t>9</w:t>
      </w:r>
      <w:r w:rsidR="00150692">
        <w:t>)</w:t>
      </w:r>
      <w:r w:rsidR="00BB794C">
        <w:fldChar w:fldCharType="end"/>
      </w:r>
      <w:r w:rsidR="00BB794C">
        <w:t xml:space="preserve"> </w:t>
      </w:r>
      <w:r>
        <w:t>là dạng bài toán tối ưu bậc hai (Quadratic Programming), do vậy có thể sử dụng các bộ giải tối ưu (optimization solvers) để tìm lời giải.</w:t>
      </w:r>
    </w:p>
    <w:p w14:paraId="45A95031" w14:textId="77777777" w:rsidR="00546601" w:rsidRPr="00613E42" w:rsidRDefault="00546601" w:rsidP="00D7429D">
      <w:pPr>
        <w:pStyle w:val="ListParagraph"/>
        <w:numPr>
          <w:ilvl w:val="2"/>
          <w:numId w:val="1"/>
        </w:numPr>
        <w:spacing w:after="0" w:line="360" w:lineRule="auto"/>
        <w:ind w:left="1134" w:hanging="774"/>
        <w:jc w:val="both"/>
        <w:outlineLvl w:val="2"/>
        <w:rPr>
          <w:b/>
          <w:sz w:val="28"/>
        </w:rPr>
      </w:pPr>
      <w:bookmarkStart w:id="371" w:name="_Toc366053545"/>
      <w:r w:rsidRPr="00613E42">
        <w:rPr>
          <w:b/>
          <w:sz w:val="28"/>
        </w:rPr>
        <w:t>Giới thiệu về hàm kernel trong SVM</w:t>
      </w:r>
      <w:bookmarkEnd w:id="371"/>
    </w:p>
    <w:p w14:paraId="0B763248" w14:textId="77777777" w:rsidR="00EB5C88" w:rsidRDefault="00C92D3C" w:rsidP="00352E97">
      <w:pPr>
        <w:spacing w:after="0" w:line="360" w:lineRule="auto"/>
        <w:ind w:firstLine="720"/>
        <w:jc w:val="both"/>
      </w:pPr>
      <w:r>
        <w:t>Để mở rộng khả năng phân lớp của thuật toán SVM, thay vì sử</w:t>
      </w:r>
      <w:r w:rsidR="00811A1D">
        <w:t xml:space="preserve"> dụ</w:t>
      </w:r>
      <w:r>
        <w:t>ng hàm tích nội (inner product)</w:t>
      </w:r>
      <w:r w:rsidR="0076690D">
        <w:t>, người ta đưa ra khái niệm kernel</w:t>
      </w:r>
      <w:r>
        <w:t xml:space="preserve"> để đo độ tương đồng giữa 2 mẫu </w:t>
      </w:r>
      <m:oMath>
        <m:r>
          <w:rPr>
            <w:rFonts w:ascii="Cambria Math" w:hAnsi="Cambria Math"/>
          </w:rPr>
          <m:t xml:space="preserve">x,x' </m:t>
        </m:r>
      </m:oMath>
      <w:r>
        <w:t>trong không gian dữ liệ</w:t>
      </w:r>
      <w:r w:rsidR="005C2CA0">
        <w:t>u</w:t>
      </w:r>
      <w:r>
        <w:t xml:space="preserve"> huấn luyện</w:t>
      </w:r>
      <w:r w:rsidR="005C2CA0">
        <w:t xml:space="preserve"> đầu vào</w:t>
      </w:r>
      <w:r>
        <w:t>.</w:t>
      </w:r>
    </w:p>
    <w:p w14:paraId="5073BCC3" w14:textId="77777777" w:rsidR="00C92D3C" w:rsidRDefault="00C92D3C" w:rsidP="00352E97">
      <w:pPr>
        <w:spacing w:after="0" w:line="360" w:lineRule="auto"/>
        <w:ind w:firstLine="720"/>
        <w:jc w:val="both"/>
      </w:pPr>
      <w:r>
        <w:t xml:space="preserve">Đầu tiên, dữ liệu </w:t>
      </w:r>
      <w:r w:rsidR="00F31A03">
        <w:t>huấn luyện</w:t>
      </w:r>
      <w:r>
        <w:t xml:space="preserve"> sẽ được chuyển sang không gian </w:t>
      </w:r>
      <w:r w:rsidRPr="0039674F">
        <w:rPr>
          <w:i/>
        </w:rPr>
        <w:t>H</w:t>
      </w:r>
      <w:r w:rsidR="0092530A">
        <w:t xml:space="preserve"> (chính là không gian đặc trưng (feature space))</w:t>
      </w:r>
      <w:r>
        <w:t xml:space="preserve"> bằng hàm ánh xạ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97773D" w14:paraId="199FAD05" w14:textId="77777777" w:rsidTr="006F2364">
        <w:tc>
          <w:tcPr>
            <w:tcW w:w="704" w:type="dxa"/>
          </w:tcPr>
          <w:p w14:paraId="031D5F0F" w14:textId="77777777" w:rsidR="0097773D" w:rsidRDefault="0097773D" w:rsidP="00352E97">
            <w:pPr>
              <w:spacing w:after="0" w:line="360" w:lineRule="auto"/>
              <w:jc w:val="both"/>
            </w:pPr>
          </w:p>
        </w:tc>
        <w:tc>
          <w:tcPr>
            <w:tcW w:w="7796" w:type="dxa"/>
          </w:tcPr>
          <w:p w14:paraId="18D46A3D" w14:textId="77777777" w:rsidR="0097773D" w:rsidRPr="00F56A0B" w:rsidRDefault="00910050" w:rsidP="00352E97">
            <w:pPr>
              <w:spacing w:after="0" w:line="360" w:lineRule="auto"/>
              <w:jc w:val="center"/>
            </w:pPr>
            <m:oMathPara>
              <m:oMath>
                <m:r>
                  <m:rPr>
                    <m:sty m:val="p"/>
                  </m:rPr>
                  <w:rPr>
                    <w:rFonts w:ascii="Cambria Math" w:eastAsiaTheme="minorEastAsia" w:hAnsi="Cambria Math"/>
                  </w:rPr>
                  <m:t xml:space="preserve">Φ </m:t>
                </m:r>
                <m:r>
                  <w:rPr>
                    <w:rFonts w:ascii="Cambria Math" w:hAnsi="Cambria Math"/>
                  </w:rPr>
                  <m:t>:X→H,     x⟼</m:t>
                </m:r>
                <m:r>
                  <m:rPr>
                    <m:sty m:val="p"/>
                  </m:rPr>
                  <w:rPr>
                    <w:rFonts w:ascii="Cambria Math" w:eastAsiaTheme="minorEastAsia" w:hAnsi="Cambria Math"/>
                  </w:rPr>
                  <m:t>Φ</m:t>
                </m:r>
                <m:r>
                  <w:rPr>
                    <w:rFonts w:ascii="Cambria Math" w:hAnsi="Cambria Math"/>
                  </w:rPr>
                  <m:t>(x)</m:t>
                </m:r>
              </m:oMath>
            </m:oMathPara>
          </w:p>
        </w:tc>
        <w:tc>
          <w:tcPr>
            <w:tcW w:w="851" w:type="dxa"/>
            <w:vAlign w:val="center"/>
          </w:tcPr>
          <w:p w14:paraId="27FC6AF3" w14:textId="77777777" w:rsidR="0097773D" w:rsidRDefault="0097773D" w:rsidP="00352E97">
            <w:pPr>
              <w:keepNext/>
              <w:spacing w:after="0" w:line="360" w:lineRule="auto"/>
              <w:jc w:val="center"/>
            </w:pPr>
            <w:r>
              <w:t>(2.</w:t>
            </w:r>
            <w:fldSimple w:instr=" SEQ 2. \* ARABIC ">
              <w:r w:rsidR="00150692">
                <w:rPr>
                  <w:noProof/>
                </w:rPr>
                <w:t>10</w:t>
              </w:r>
            </w:fldSimple>
            <w:r>
              <w:t>)</w:t>
            </w:r>
          </w:p>
        </w:tc>
      </w:tr>
    </w:tbl>
    <w:p w14:paraId="1DBD49E6" w14:textId="77777777" w:rsidR="00C92D3C" w:rsidRDefault="00C92D3C" w:rsidP="00352E97">
      <w:pPr>
        <w:spacing w:after="0" w:line="360" w:lineRule="auto"/>
        <w:ind w:firstLine="720"/>
        <w:jc w:val="both"/>
      </w:pPr>
      <w:r>
        <w:t xml:space="preserve">Để tính độ tương đồng giữa các mẫu học trong </w:t>
      </w:r>
      <w:r w:rsidRPr="00254F1C">
        <w:rPr>
          <w:i/>
        </w:rPr>
        <w:t>H</w:t>
      </w:r>
      <w:r>
        <w:t xml:space="preserve">, ta có thể sử dụng hàm tích nội tương ứng trong không gian </w:t>
      </w:r>
      <w:r w:rsidRPr="00137308">
        <w:rPr>
          <w:i/>
        </w:rPr>
        <w:t>H</w:t>
      </w:r>
      <w:r>
        <w:t xml:space="preserve">, ký </w:t>
      </w:r>
      <w:proofErr w:type="gramStart"/>
      <w:r>
        <w:t>hiệ</w:t>
      </w:r>
      <w:r w:rsidR="005D3F53">
        <w:t xml:space="preserve">u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H</m:t>
            </m:r>
          </m:sub>
        </m:sSub>
      </m:oMath>
      <w:r>
        <w:t>. Để tiện lợi, ta định nghĩa hàm tương</w:t>
      </w:r>
      <w:r w:rsidR="003649C2">
        <w:t xml:space="preserve"> </w:t>
      </w:r>
      <w:r>
        <w:t>ứng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241998" w14:paraId="7456F01C" w14:textId="77777777" w:rsidTr="006F2364">
        <w:tc>
          <w:tcPr>
            <w:tcW w:w="704" w:type="dxa"/>
          </w:tcPr>
          <w:p w14:paraId="01C8AF0F" w14:textId="77777777" w:rsidR="00241998" w:rsidRDefault="00241998" w:rsidP="00352E97">
            <w:pPr>
              <w:spacing w:after="0" w:line="360" w:lineRule="auto"/>
              <w:jc w:val="both"/>
            </w:pPr>
          </w:p>
        </w:tc>
        <w:tc>
          <w:tcPr>
            <w:tcW w:w="7796" w:type="dxa"/>
          </w:tcPr>
          <w:p w14:paraId="0AF09643" w14:textId="77777777" w:rsidR="00241998" w:rsidRPr="00F56A0B" w:rsidRDefault="000E6F5C" w:rsidP="00352E97">
            <w:pPr>
              <w:spacing w:after="0" w:line="360" w:lineRule="auto"/>
              <w:jc w:val="center"/>
            </w:pPr>
            <m:oMathPara>
              <m:oMath>
                <m:r>
                  <m:rPr>
                    <m:sty m:val="p"/>
                  </m:rPr>
                  <w:rPr>
                    <w:rFonts w:ascii="Cambria Math" w:eastAsiaTheme="minorEastAsia" w:hAnsi="Cambria Math"/>
                  </w:rPr>
                  <m:t>K :X×X→</m:t>
                </m:r>
                <m:r>
                  <m:rPr>
                    <m:scr m:val="double-struck"/>
                    <m:sty m:val="p"/>
                  </m:rPr>
                  <w:rPr>
                    <w:rFonts w:ascii="Cambria Math" w:eastAsiaTheme="minorEastAsia" w:hAnsi="Cambria Math"/>
                  </w:rPr>
                  <m:t>R, (</m:t>
                </m:r>
                <m:r>
                  <w:rPr>
                    <w:rFonts w:ascii="Cambria Math" w:eastAsiaTheme="minorEastAsia" w:hAnsi="Cambria Math"/>
                  </w:rPr>
                  <m:t>x,x')⟼K(x,x')</m:t>
                </m:r>
              </m:oMath>
            </m:oMathPara>
          </w:p>
        </w:tc>
        <w:tc>
          <w:tcPr>
            <w:tcW w:w="851" w:type="dxa"/>
            <w:vAlign w:val="center"/>
          </w:tcPr>
          <w:p w14:paraId="4AC14A94" w14:textId="77777777" w:rsidR="00241998" w:rsidRDefault="00241998" w:rsidP="00352E97">
            <w:pPr>
              <w:keepNext/>
              <w:spacing w:after="0" w:line="360" w:lineRule="auto"/>
              <w:jc w:val="center"/>
            </w:pPr>
            <w:r>
              <w:t>(2.</w:t>
            </w:r>
            <w:fldSimple w:instr=" SEQ 2. \* ARABIC ">
              <w:r w:rsidR="00150692">
                <w:rPr>
                  <w:noProof/>
                </w:rPr>
                <w:t>11</w:t>
              </w:r>
            </w:fldSimple>
            <w:r>
              <w:t>)</w:t>
            </w:r>
          </w:p>
        </w:tc>
      </w:tr>
    </w:tbl>
    <w:p w14:paraId="464669B8" w14:textId="77777777" w:rsidR="00C92D3C" w:rsidRDefault="00C92D3C" w:rsidP="00352E97">
      <w:pPr>
        <w:spacing w:after="0" w:line="360" w:lineRule="auto"/>
        <w:jc w:val="both"/>
      </w:pPr>
      <w:proofErr w:type="gramStart"/>
      <w:r>
        <w:t>mà</w:t>
      </w:r>
      <w:proofErr w:type="gramEnd"/>
      <w:r>
        <w:t xml:space="preserve"> thỏa điều kiệ</w:t>
      </w:r>
      <w:r w:rsidR="00451B6B">
        <w:t>n:</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E87C28" w14:paraId="5A3E0183" w14:textId="77777777" w:rsidTr="006F2364">
        <w:tc>
          <w:tcPr>
            <w:tcW w:w="704" w:type="dxa"/>
          </w:tcPr>
          <w:p w14:paraId="165281F3" w14:textId="77777777" w:rsidR="00E87C28" w:rsidRDefault="00E87C28" w:rsidP="00352E97">
            <w:pPr>
              <w:spacing w:after="0" w:line="360" w:lineRule="auto"/>
              <w:jc w:val="both"/>
            </w:pPr>
          </w:p>
        </w:tc>
        <w:tc>
          <w:tcPr>
            <w:tcW w:w="7796" w:type="dxa"/>
          </w:tcPr>
          <w:p w14:paraId="76501367" w14:textId="77777777" w:rsidR="00E87C28" w:rsidRPr="00F56A0B" w:rsidRDefault="00055A3F" w:rsidP="00352E97">
            <w:pPr>
              <w:spacing w:after="0" w:line="360" w:lineRule="auto"/>
              <w:jc w:val="cente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hAnsi="Cambria Math"/>
                                <w:i/>
                              </w:rPr>
                            </m:ctrlPr>
                          </m:dPr>
                          <m:e>
                            <m:r>
                              <w:rPr>
                                <w:rFonts w:ascii="Cambria Math" w:eastAsiaTheme="minorEastAsia" w:hAnsi="Cambria Math"/>
                              </w:rPr>
                              <m:t>x</m:t>
                            </m:r>
                          </m:e>
                        </m:d>
                        <m:r>
                          <w:rPr>
                            <w:rFonts w:ascii="Cambria Math" w:hAnsi="Cambria Math"/>
                          </w:rPr>
                          <m:t>,</m:t>
                        </m:r>
                        <m:r>
                          <m:rPr>
                            <m:sty m:val="p"/>
                          </m:rPr>
                          <w:rPr>
                            <w:rFonts w:ascii="Cambria Math" w:eastAsiaTheme="minorEastAsia" w:hAnsi="Cambria Math"/>
                          </w:rPr>
                          <m:t>Φ</m:t>
                        </m:r>
                        <m:r>
                          <w:rPr>
                            <w:rFonts w:ascii="Cambria Math" w:hAnsi="Cambria Math"/>
                          </w:rPr>
                          <m:t>(</m:t>
                        </m:r>
                        <m:r>
                          <w:rPr>
                            <w:rFonts w:ascii="Cambria Math" w:eastAsiaTheme="minorEastAsia" w:hAnsi="Cambria Math"/>
                          </w:rPr>
                          <m:t>x'</m:t>
                        </m:r>
                        <m:r>
                          <w:rPr>
                            <w:rFonts w:ascii="Cambria Math" w:hAnsi="Cambria Math"/>
                          </w:rPr>
                          <m:t>)</m:t>
                        </m:r>
                      </m:e>
                    </m:d>
                  </m:e>
                  <m:sub>
                    <m:r>
                      <w:rPr>
                        <w:rFonts w:ascii="Cambria Math" w:eastAsiaTheme="minorEastAsia" w:hAnsi="Cambria Math"/>
                      </w:rPr>
                      <m:t>H</m:t>
                    </m:r>
                  </m:sub>
                </m:sSub>
                <m:r>
                  <w:rPr>
                    <w:rFonts w:ascii="Cambria Math" w:eastAsiaTheme="minorEastAsia" w:hAnsi="Cambria Math"/>
                  </w:rPr>
                  <m:t>, ∀x,x'∈H</m:t>
                </m:r>
              </m:oMath>
            </m:oMathPara>
          </w:p>
        </w:tc>
        <w:tc>
          <w:tcPr>
            <w:tcW w:w="851" w:type="dxa"/>
            <w:vAlign w:val="center"/>
          </w:tcPr>
          <w:p w14:paraId="7905453C" w14:textId="77777777" w:rsidR="00E87C28" w:rsidRDefault="00E87C28" w:rsidP="00352E97">
            <w:pPr>
              <w:keepNext/>
              <w:spacing w:after="0" w:line="360" w:lineRule="auto"/>
              <w:jc w:val="center"/>
            </w:pPr>
            <w:bookmarkStart w:id="372" w:name="_Ref362908918"/>
            <w:r>
              <w:t>(2.</w:t>
            </w:r>
            <w:fldSimple w:instr=" SEQ 2. \* ARABIC ">
              <w:r w:rsidR="00150692">
                <w:rPr>
                  <w:noProof/>
                </w:rPr>
                <w:t>12</w:t>
              </w:r>
            </w:fldSimple>
            <w:r>
              <w:t>)</w:t>
            </w:r>
            <w:bookmarkEnd w:id="372"/>
          </w:p>
        </w:tc>
      </w:tr>
    </w:tbl>
    <w:p w14:paraId="17CCDC07" w14:textId="77777777" w:rsidR="00C92D3C" w:rsidRDefault="00CE131C" w:rsidP="00352E97">
      <w:pPr>
        <w:spacing w:after="0" w:line="360" w:lineRule="auto"/>
        <w:ind w:firstLine="720"/>
        <w:jc w:val="both"/>
        <w:rPr>
          <w:rFonts w:eastAsiaTheme="minorEastAsia"/>
        </w:rPr>
      </w:pPr>
      <w:r>
        <w:lastRenderedPageBreak/>
        <w:t xml:space="preserve">Hàm như ở công thức </w:t>
      </w:r>
      <w:r>
        <w:fldChar w:fldCharType="begin"/>
      </w:r>
      <w:r>
        <w:instrText xml:space="preserve"> REF _Ref362908918 \h </w:instrText>
      </w:r>
      <w:r>
        <w:fldChar w:fldCharType="separate"/>
      </w:r>
      <w:r w:rsidR="00150692">
        <w:t>(2.</w:t>
      </w:r>
      <w:r w:rsidR="00150692">
        <w:rPr>
          <w:noProof/>
        </w:rPr>
        <w:t>12</w:t>
      </w:r>
      <w:r w:rsidR="00150692">
        <w:t>)</w:t>
      </w:r>
      <w:r>
        <w:fldChar w:fldCharType="end"/>
      </w:r>
      <w:r>
        <w:t xml:space="preserve"> chính là hàm kernel.</w:t>
      </w:r>
      <w:r w:rsidR="00811A1D">
        <w:t xml:space="preserve"> Với cách thức thay </w:t>
      </w:r>
      <w:r w:rsidR="0092530A">
        <w:t xml:space="preserve">hàm tích nội bởi hàm kernel </w:t>
      </w:r>
      <m:oMath>
        <m:r>
          <w:rPr>
            <w:rFonts w:ascii="Cambria Math" w:hAnsi="Cambria Math"/>
          </w:rPr>
          <m:t>K(</m:t>
        </m:r>
        <m:r>
          <w:rPr>
            <w:rFonts w:ascii="Cambria Math" w:eastAsiaTheme="minorEastAsia" w:hAnsi="Cambria Math"/>
          </w:rPr>
          <m:t>x,x'</m:t>
        </m:r>
        <m:r>
          <w:rPr>
            <w:rFonts w:ascii="Cambria Math" w:hAnsi="Cambria Math"/>
          </w:rPr>
          <m:t>)</m:t>
        </m:r>
      </m:oMath>
      <w:r w:rsidR="0092530A">
        <w:rPr>
          <w:rFonts w:eastAsiaTheme="minorEastAsia"/>
        </w:rPr>
        <w:t xml:space="preserve"> như trên, chúng ta có thể sửa dụng SVM trong không gian </w:t>
      </w:r>
      <w:r w:rsidR="0012787A">
        <w:rPr>
          <w:rFonts w:eastAsiaTheme="minorEastAsia"/>
        </w:rPr>
        <w:t xml:space="preserve">đặc trưng </w:t>
      </w:r>
      <w:r w:rsidR="0012787A" w:rsidRPr="00387681">
        <w:rPr>
          <w:rFonts w:eastAsiaTheme="minorEastAsia"/>
          <w:i/>
        </w:rPr>
        <w:t>H</w:t>
      </w:r>
      <w:r w:rsidR="00E3321E">
        <w:rPr>
          <w:rFonts w:eastAsiaTheme="minorEastAsia"/>
        </w:rPr>
        <w:t xml:space="preserve"> mà hơn nữa, nếu chúng ta có thể tính được trực tiếp giá trị của </w:t>
      </w:r>
      <m:oMath>
        <m:r>
          <w:rPr>
            <w:rFonts w:ascii="Cambria Math" w:hAnsi="Cambria Math"/>
          </w:rPr>
          <m:t>K</m:t>
        </m:r>
        <m:d>
          <m:dPr>
            <m:ctrlPr>
              <w:rPr>
                <w:rFonts w:ascii="Cambria Math" w:hAnsi="Cambria Math"/>
                <w:i/>
              </w:rPr>
            </m:ctrlPr>
          </m:dPr>
          <m:e>
            <m:r>
              <w:rPr>
                <w:rFonts w:ascii="Cambria Math" w:eastAsiaTheme="minorEastAsia" w:hAnsi="Cambria Math"/>
              </w:rPr>
              <m:t>x,x'</m:t>
            </m:r>
          </m:e>
        </m:d>
      </m:oMath>
      <w:r w:rsidR="003543A4">
        <w:rPr>
          <w:rFonts w:eastAsiaTheme="minorEastAsia"/>
        </w:rPr>
        <w:t xml:space="preserve"> </w:t>
      </w:r>
      <w:r w:rsidR="00E3321E">
        <w:rPr>
          <w:rFonts w:eastAsiaTheme="minorEastAsia"/>
        </w:rPr>
        <w:t xml:space="preserve">mà không cần phải tính chính xác các vector đặc trưng (feature vector), từ đó có thể giúp cho việc tính toán sẽ trở nên nhẹ </w:t>
      </w:r>
      <w:r w:rsidR="00AF322A">
        <w:rPr>
          <w:rFonts w:eastAsiaTheme="minorEastAsia"/>
        </w:rPr>
        <w:t xml:space="preserve">nhàng </w:t>
      </w:r>
      <w:r w:rsidR="00E3321E">
        <w:rPr>
          <w:rFonts w:eastAsiaTheme="minorEastAsia"/>
        </w:rPr>
        <w:t>hơn rất nhiều đối với không gian đặc tr</w:t>
      </w:r>
      <w:r w:rsidR="00EA63EC">
        <w:rPr>
          <w:rFonts w:eastAsiaTheme="minorEastAsia"/>
        </w:rPr>
        <w:t>ư</w:t>
      </w:r>
      <w:r w:rsidR="00E3321E">
        <w:rPr>
          <w:rFonts w:eastAsiaTheme="minorEastAsia"/>
        </w:rPr>
        <w:t xml:space="preserve">ng có nhiều chiều. </w:t>
      </w:r>
    </w:p>
    <w:p w14:paraId="7E7ECC32" w14:textId="340FDDAF" w:rsidR="008D1266" w:rsidDel="00D57069" w:rsidRDefault="008D1266" w:rsidP="00352E97">
      <w:pPr>
        <w:spacing w:after="0" w:line="360" w:lineRule="auto"/>
        <w:ind w:firstLine="720"/>
        <w:jc w:val="both"/>
        <w:rPr>
          <w:del w:id="373" w:author="Van-Thanh Hoang" w:date="2013-09-03T23:53:00Z"/>
        </w:rPr>
      </w:pPr>
      <w:bookmarkStart w:id="374" w:name="_Toc366016482"/>
      <w:bookmarkEnd w:id="374"/>
    </w:p>
    <w:p w14:paraId="2921BF6D" w14:textId="77777777" w:rsidR="00F616ED" w:rsidRPr="002D46D2" w:rsidRDefault="000155D8" w:rsidP="005F65DA">
      <w:pPr>
        <w:pStyle w:val="ListParagraph"/>
        <w:numPr>
          <w:ilvl w:val="2"/>
          <w:numId w:val="1"/>
        </w:numPr>
        <w:spacing w:after="0" w:line="360" w:lineRule="auto"/>
        <w:ind w:left="1134" w:hanging="774"/>
        <w:jc w:val="both"/>
        <w:outlineLvl w:val="2"/>
        <w:rPr>
          <w:b/>
          <w:sz w:val="28"/>
        </w:rPr>
      </w:pPr>
      <w:bookmarkStart w:id="375" w:name="_Toc366053546"/>
      <w:r w:rsidRPr="002D46D2">
        <w:rPr>
          <w:b/>
          <w:sz w:val="28"/>
        </w:rPr>
        <w:t>P</w:t>
      </w:r>
      <w:r w:rsidR="00F616ED" w:rsidRPr="002D46D2">
        <w:rPr>
          <w:b/>
          <w:sz w:val="28"/>
        </w:rPr>
        <w:t xml:space="preserve">hương pháp xác định </w:t>
      </w:r>
      <w:r w:rsidR="000D2BEF" w:rsidRPr="002D46D2">
        <w:rPr>
          <w:b/>
          <w:sz w:val="28"/>
        </w:rPr>
        <w:t>vùng tăng cường</w:t>
      </w:r>
      <w:r w:rsidR="00F855FE" w:rsidRPr="002D46D2">
        <w:rPr>
          <w:b/>
          <w:sz w:val="28"/>
        </w:rPr>
        <w:t xml:space="preserve"> dựa trên SVM</w:t>
      </w:r>
      <w:bookmarkEnd w:id="375"/>
    </w:p>
    <w:p w14:paraId="0EB98BFF" w14:textId="77777777" w:rsidR="009C124F" w:rsidRDefault="006D1929" w:rsidP="00352E97">
      <w:pPr>
        <w:spacing w:after="0" w:line="360" w:lineRule="auto"/>
        <w:ind w:firstLine="720"/>
        <w:jc w:val="both"/>
      </w:pPr>
      <w:r>
        <w:t xml:space="preserve">SVM là một phương pháp học máy được đánh giá khá cao và được sử dụng rộng rãi trong nhiều lĩnh vực khác nhau. </w:t>
      </w:r>
      <w:r w:rsidR="00911A19">
        <w:t>Đ</w:t>
      </w:r>
      <w:r>
        <w:t xml:space="preserve">iểm mạnh của phương pháp này đó là tính chính xác và </w:t>
      </w:r>
      <w:r w:rsidR="00A57B0D">
        <w:t>sự</w:t>
      </w:r>
      <w:r>
        <w:t xml:space="preserve"> linh hoạt, nó có thể làm việc với những nguồn và loại dữ liệu khác nhau, thậm chí là với những dữ liệu không được biểu diễn dưới dạng các vector đặc trưng. </w:t>
      </w:r>
      <w:r w:rsidR="0081313B">
        <w:t>Điều này thực sự hữu ích vì những các chuỗi gen của sinh vật thường là những dữ liệu không được biểu diễn dưới dạng vector.</w:t>
      </w:r>
    </w:p>
    <w:p w14:paraId="7F3C6F7A" w14:textId="77777777" w:rsidR="00494572" w:rsidRDefault="0040428F" w:rsidP="00352E97">
      <w:pPr>
        <w:spacing w:after="0" w:line="360" w:lineRule="auto"/>
        <w:ind w:firstLine="720"/>
        <w:jc w:val="both"/>
      </w:pPr>
      <w:r>
        <w:t>Đ</w:t>
      </w:r>
      <w:r w:rsidR="002B6C40">
        <w:t xml:space="preserve">ối với phương pháp xác định </w:t>
      </w:r>
      <w:r w:rsidR="00EC7485">
        <w:t>vùng tăng cường</w:t>
      </w:r>
      <w:r w:rsidR="002B6C40">
        <w:t xml:space="preserve"> dựa trên SVM, bài toán được đưa về dạng bài toán phân loại nhị phân, nghĩa là </w:t>
      </w:r>
      <w:r w:rsidR="00362148">
        <w:t xml:space="preserve">xác định xem một chuỗi ADN là </w:t>
      </w:r>
      <w:r w:rsidR="00241C94">
        <w:t>vùng tăng cường</w:t>
      </w:r>
      <w:r w:rsidR="00362148">
        <w:t xml:space="preserve"> hay không</w:t>
      </w:r>
      <w:r w:rsidR="00300AF1">
        <w:t xml:space="preserve"> dựa vào một bộ phân loại được huấn luyện trước</w:t>
      </w:r>
      <w:r w:rsidR="00362148">
        <w:t xml:space="preserve">. </w:t>
      </w:r>
      <w:r w:rsidR="009C124F">
        <w:t xml:space="preserve">Lúc này, bộ phân loại sẽ kiểm tra các chuỗi gen đầu vào xác định vùng nào là </w:t>
      </w:r>
      <w:r w:rsidR="00540C3B">
        <w:t>vùng tăng cường</w:t>
      </w:r>
      <w:r w:rsidR="009C124F">
        <w:t xml:space="preserve"> ta</w:t>
      </w:r>
      <w:r w:rsidR="0006270D">
        <w:t xml:space="preserve"> cần tìm kiếm</w:t>
      </w:r>
      <w:r w:rsidR="00665CCA">
        <w:t>.</w:t>
      </w:r>
    </w:p>
    <w:p w14:paraId="4C8DA437" w14:textId="77777777" w:rsidR="002B410D" w:rsidRDefault="002B410D" w:rsidP="00352E97">
      <w:pPr>
        <w:spacing w:after="0" w:line="360" w:lineRule="auto"/>
        <w:ind w:firstLine="720"/>
        <w:jc w:val="both"/>
        <w:rPr>
          <w:ins w:id="376" w:author="Van-Thanh Hoang" w:date="2013-09-03T23:53:00Z"/>
          <w:rFonts w:eastAsiaTheme="minorEastAsia"/>
        </w:rPr>
      </w:pPr>
      <w:r>
        <w:t xml:space="preserve">Như đã giới thiệu ở trên, quá trình tìm ra một bộ phân loại dựa vào SVM, cũng chính là quá trình ta định nghĩa ra một hàm kernel </w:t>
      </w:r>
      <m:oMath>
        <m:r>
          <w:rPr>
            <w:rFonts w:ascii="Cambria Math" w:hAnsi="Cambria Math"/>
          </w:rPr>
          <m:t>K(x,y)</m:t>
        </m:r>
      </m:oMath>
      <w:r>
        <w:rPr>
          <w:rFonts w:eastAsiaTheme="minorEastAsia"/>
        </w:rPr>
        <w:t xml:space="preserve"> </w:t>
      </w:r>
      <w:r w:rsidR="00571154">
        <w:rPr>
          <w:rFonts w:eastAsiaTheme="minorEastAsia"/>
        </w:rPr>
        <w:t xml:space="preserve">có thể tính ra được độ tương tự giữa hai đối tượng x và y. </w:t>
      </w:r>
      <w:r w:rsidR="00561A3A">
        <w:rPr>
          <w:rFonts w:eastAsiaTheme="minorEastAsia"/>
        </w:rPr>
        <w:t>Hàm kernel được định nghĩa ra nên phản ánh được miền tri thức mà ta đang sử dụng và điều này là cực kỳ quan trọ</w:t>
      </w:r>
      <w:r w:rsidR="005E3823">
        <w:rPr>
          <w:rFonts w:eastAsiaTheme="minorEastAsia"/>
        </w:rPr>
        <w:t>ng</w:t>
      </w:r>
      <w:r w:rsidR="00561A3A">
        <w:rPr>
          <w:rFonts w:eastAsiaTheme="minorEastAsia"/>
        </w:rPr>
        <w:t>, nó sẽ ảnh hưởng đến mức độ hiệu quả của phương pháp.</w:t>
      </w:r>
      <w:r w:rsidR="00BE6161">
        <w:rPr>
          <w:rFonts w:eastAsiaTheme="minorEastAsia"/>
        </w:rPr>
        <w:t xml:space="preserve"> Dưới đây, em sẽ giới thiệu về một số hàm kernel đã được giới thiệu và sử dụng trong các phương pháp xác định </w:t>
      </w:r>
      <w:r w:rsidR="007574BF">
        <w:rPr>
          <w:rFonts w:eastAsiaTheme="minorEastAsia"/>
        </w:rPr>
        <w:t>vùng tăng cường</w:t>
      </w:r>
      <w:r w:rsidR="00BE6161">
        <w:rPr>
          <w:rFonts w:eastAsiaTheme="minorEastAsia"/>
        </w:rPr>
        <w:t xml:space="preserve"> dựa vào SVM đã có trước đó.</w:t>
      </w:r>
    </w:p>
    <w:p w14:paraId="5147B44B" w14:textId="77777777" w:rsidR="00FE1430" w:rsidRDefault="00FE1430" w:rsidP="00352E97">
      <w:pPr>
        <w:spacing w:after="0" w:line="360" w:lineRule="auto"/>
        <w:ind w:firstLine="720"/>
        <w:jc w:val="both"/>
        <w:rPr>
          <w:ins w:id="377" w:author="Van-Thanh Hoang" w:date="2013-09-03T23:53:00Z"/>
          <w:rFonts w:eastAsiaTheme="minorEastAsia"/>
        </w:rPr>
      </w:pPr>
    </w:p>
    <w:p w14:paraId="7C03EEC9" w14:textId="77777777" w:rsidR="00FE1430" w:rsidRPr="00494572" w:rsidRDefault="00FE1430" w:rsidP="00352E97">
      <w:pPr>
        <w:spacing w:after="0" w:line="360" w:lineRule="auto"/>
        <w:ind w:firstLine="720"/>
        <w:jc w:val="both"/>
      </w:pPr>
    </w:p>
    <w:p w14:paraId="70E1A66C" w14:textId="77777777" w:rsidR="000E361D" w:rsidRPr="00856D81" w:rsidRDefault="000E361D" w:rsidP="00672D31">
      <w:pPr>
        <w:pStyle w:val="ListParagraph"/>
        <w:numPr>
          <w:ilvl w:val="2"/>
          <w:numId w:val="1"/>
        </w:numPr>
        <w:spacing w:after="0" w:line="360" w:lineRule="auto"/>
        <w:ind w:left="1134" w:hanging="774"/>
        <w:jc w:val="both"/>
        <w:outlineLvl w:val="2"/>
        <w:rPr>
          <w:b/>
          <w:sz w:val="28"/>
        </w:rPr>
      </w:pPr>
      <w:bookmarkStart w:id="378" w:name="_Toc366053547"/>
      <w:r w:rsidRPr="00856D81">
        <w:rPr>
          <w:b/>
          <w:sz w:val="28"/>
        </w:rPr>
        <w:lastRenderedPageBreak/>
        <w:t>Một số hàm kernel đã được sử dụng để giải quyết bài toán</w:t>
      </w:r>
      <w:bookmarkEnd w:id="378"/>
    </w:p>
    <w:p w14:paraId="7FCBF9CA" w14:textId="77777777" w:rsidR="009B0174" w:rsidRDefault="00420815" w:rsidP="00D45540">
      <w:pPr>
        <w:spacing w:after="0" w:line="360" w:lineRule="auto"/>
        <w:ind w:firstLine="720"/>
        <w:jc w:val="both"/>
      </w:pPr>
      <w:r>
        <w:t xml:space="preserve">Hàm kernel đầu tiên em muốn nói đến là hàm spectrum kernel. </w:t>
      </w:r>
      <w:r w:rsidR="003F2405">
        <w:t>Đây là hàm kernel được giới thiệu bởi Leslie</w:t>
      </w:r>
      <w:r w:rsidR="008657A1">
        <w:t xml:space="preserve"> </w:t>
      </w:r>
      <w:r w:rsidR="008657A1">
        <w:fldChar w:fldCharType="begin"/>
      </w:r>
      <w:r w:rsidR="008657A1">
        <w:instrText xml:space="preserve"> REF _Ref364863245 \n \h </w:instrText>
      </w:r>
      <w:r w:rsidR="008657A1">
        <w:fldChar w:fldCharType="separate"/>
      </w:r>
      <w:r w:rsidR="00150692">
        <w:t>[7]</w:t>
      </w:r>
      <w:r w:rsidR="008657A1">
        <w:fldChar w:fldCharType="end"/>
      </w:r>
      <w:r w:rsidR="003F2405">
        <w:t xml:space="preserve"> và được xem là một trong những hàm kernel đơn giản và</w:t>
      </w:r>
      <w:r w:rsidR="00AE194A">
        <w:t xml:space="preserve"> dễ dàng</w:t>
      </w:r>
      <w:r w:rsidR="00030914">
        <w:t xml:space="preserve"> sử dụng</w:t>
      </w:r>
      <w:r w:rsidR="00404D68">
        <w:t xml:space="preserve"> nhất</w:t>
      </w:r>
      <w:r w:rsidR="00AE194A">
        <w:t xml:space="preserve"> khi tính toán. Hơn nữa, nó có thể phù hợp với rất nhiều mô hình dữ liệu</w:t>
      </w:r>
      <w:r w:rsidR="00FD102F">
        <w:t xml:space="preserve"> khác nhau</w:t>
      </w:r>
      <w:r w:rsidR="0087072E">
        <w:t>, và khi áp dụng hàm kernel vào SVM thì thời gian để phân loại dữ liệu đầu vào đều ở dạng tuyế</w:t>
      </w:r>
      <w:r w:rsidR="00062019">
        <w:t>n tính</w:t>
      </w:r>
      <w:r w:rsidR="0087072E">
        <w:t>. Đ</w:t>
      </w:r>
      <w:r w:rsidR="003F2405">
        <w:t>ối với dữ liệu dạng chuỗi</w:t>
      </w:r>
      <w:r w:rsidR="00062019">
        <w:t xml:space="preserve">, hàm kernel này lại càng được sử dụng </w:t>
      </w:r>
      <w:r w:rsidR="00DA6F0D">
        <w:t>rộng rãi</w:t>
      </w:r>
      <w:r w:rsidR="00A515B4">
        <w:t xml:space="preserve"> do những ưu điểm của nó</w:t>
      </w:r>
      <w:r w:rsidR="003F2405">
        <w:t>.</w:t>
      </w:r>
    </w:p>
    <w:p w14:paraId="5ABEB6C7" w14:textId="1D60567C" w:rsidR="00223428" w:rsidRDefault="00B70277" w:rsidP="00D45540">
      <w:pPr>
        <w:spacing w:after="0" w:line="360" w:lineRule="auto"/>
        <w:ind w:firstLine="720"/>
        <w:jc w:val="both"/>
      </w:pPr>
      <w:r>
        <w:t>Leslie</w:t>
      </w:r>
      <w:r w:rsidR="009B0174">
        <w:t xml:space="preserve"> đã</w:t>
      </w:r>
      <w:r>
        <w:t xml:space="preserve"> đưa ra định nghĩa </w:t>
      </w:r>
      <w:r w:rsidRPr="00D046CE">
        <w:rPr>
          <w:i/>
        </w:rPr>
        <w:t>k-mer</w:t>
      </w:r>
      <w:r>
        <w:t xml:space="preserve"> là </w:t>
      </w:r>
      <w:r w:rsidR="00C14BEA">
        <w:t xml:space="preserve">tất cả </w:t>
      </w:r>
      <w:r>
        <w:t xml:space="preserve">những đoạn có độ dài </w:t>
      </w:r>
      <w:r w:rsidRPr="00024B34">
        <w:rPr>
          <w:i/>
        </w:rPr>
        <w:t>k</w:t>
      </w:r>
      <w:r>
        <w:t xml:space="preserve"> </w:t>
      </w:r>
      <w:r w:rsidR="00EB4C6C">
        <w:t xml:space="preserve">có thể tạo </w:t>
      </w:r>
      <w:r>
        <w:t xml:space="preserve">được từ tất cả các ký tự thuộc tập </w:t>
      </w:r>
      <w:r w:rsidRPr="000B69A4">
        <w:rPr>
          <w:i/>
        </w:rPr>
        <w:t>Ʃ (Ʃ = {A, C, T, G}</w:t>
      </w:r>
      <w:r>
        <w:t xml:space="preserve"> đối với các chuỗi ADN).</w:t>
      </w:r>
      <w:r w:rsidR="007D1470">
        <w:t xml:space="preserve"> Khi đó, vector đặc trưng cho </w:t>
      </w:r>
      <w:r w:rsidR="00BE68CD">
        <w:t xml:space="preserve">một chuỗi </w:t>
      </w:r>
      <w:r w:rsidR="00BE68CD" w:rsidRPr="00DF6EBE">
        <w:rPr>
          <w:i/>
        </w:rPr>
        <w:t>x</w:t>
      </w:r>
      <w:r w:rsidR="00BE68CD">
        <w:t xml:space="preserve"> có độ dài </w:t>
      </w:r>
      <w:r w:rsidR="00BE68CD" w:rsidRPr="00D348F7">
        <w:rPr>
          <w:i/>
        </w:rPr>
        <w:t>l</w:t>
      </w:r>
      <w:r w:rsidR="00477F3A">
        <w:t xml:space="preserve"> (</w:t>
      </w:r>
      <w:r w:rsidR="00BE68CD">
        <w:t xml:space="preserve">trong chuỗi </w:t>
      </w:r>
      <w:r w:rsidR="00BE68CD" w:rsidRPr="00C75082">
        <w:rPr>
          <w:i/>
        </w:rPr>
        <w:t>x</w:t>
      </w:r>
      <w:r w:rsidR="00BE68CD">
        <w:t xml:space="preserve"> có chứa các ký tự thuộc tập </w:t>
      </w:r>
      <w:r w:rsidR="00BE68CD" w:rsidRPr="0090783D">
        <w:rPr>
          <w:i/>
        </w:rPr>
        <w:t>Ʃ</w:t>
      </w:r>
      <w:r w:rsidR="00477F3A">
        <w:t>)</w:t>
      </w:r>
      <w:r w:rsidR="00BE68CD">
        <w:t xml:space="preserve"> </w:t>
      </w:r>
      <w:r w:rsidR="0089439A">
        <w:t>có thể được biểu diễn như sau</w:t>
      </w:r>
      <w:r w:rsidR="00223428">
        <w:t>:</w:t>
      </w:r>
    </w:p>
    <w:tbl>
      <w:tblPr>
        <w:tblStyle w:val="TableGrid"/>
        <w:tblW w:w="9351"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414C55" w14:paraId="18FD1360" w14:textId="77777777" w:rsidTr="005C2FFD">
        <w:tc>
          <w:tcPr>
            <w:tcW w:w="704" w:type="dxa"/>
          </w:tcPr>
          <w:p w14:paraId="6176D7D8" w14:textId="77777777" w:rsidR="00414C55" w:rsidRDefault="00414C55" w:rsidP="00352E97">
            <w:pPr>
              <w:spacing w:after="0" w:line="360" w:lineRule="auto"/>
              <w:jc w:val="both"/>
            </w:pPr>
          </w:p>
        </w:tc>
        <w:tc>
          <w:tcPr>
            <w:tcW w:w="7796" w:type="dxa"/>
          </w:tcPr>
          <w:p w14:paraId="2743545C" w14:textId="77777777" w:rsidR="00414C55" w:rsidRPr="00F56A0B" w:rsidRDefault="00625B91" w:rsidP="00352E97">
            <w:pPr>
              <w:spacing w:after="0" w:line="360" w:lineRule="auto"/>
              <w:jc w:val="center"/>
            </w:pPr>
            <m:oMathPara>
              <m:oMath>
                <m:sSub>
                  <m:sSubPr>
                    <m:ctrlPr>
                      <w:rPr>
                        <w:rFonts w:ascii="Cambria Math" w:eastAsiaTheme="minorEastAsia" w:hAnsi="Cambria Math"/>
                      </w:rPr>
                    </m:ctrlPr>
                  </m:sSubPr>
                  <m:e>
                    <m:r>
                      <m:rPr>
                        <m:sty m:val="p"/>
                      </m:rPr>
                      <w:rPr>
                        <w:rFonts w:ascii="Cambria Math" w:eastAsiaTheme="minorEastAsia" w:hAnsi="Cambria Math"/>
                      </w:rPr>
                      <m:t>Φ</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α</m:t>
                        </m:r>
                      </m:sub>
                    </m:sSub>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 xml:space="preserve"> α∈</m:t>
                </m:r>
                <m:sSup>
                  <m:sSupPr>
                    <m:ctrlPr>
                      <w:rPr>
                        <w:rFonts w:ascii="Cambria Math" w:eastAsiaTheme="minorEastAsia" w:hAnsi="Cambria Math"/>
                        <w:i/>
                      </w:rPr>
                    </m:ctrlPr>
                  </m:sSupPr>
                  <m:e>
                    <m:r>
                      <w:rPr>
                        <w:rFonts w:ascii="Cambria Math" w:hAnsi="Cambria Math"/>
                      </w:rPr>
                      <m:t>Ʃ</m:t>
                    </m:r>
                  </m:e>
                  <m:sup>
                    <m:r>
                      <w:rPr>
                        <w:rFonts w:ascii="Cambria Math" w:eastAsiaTheme="minorEastAsia" w:hAnsi="Cambria Math"/>
                      </w:rPr>
                      <m:t>k</m:t>
                    </m:r>
                  </m:sup>
                </m:sSup>
              </m:oMath>
            </m:oMathPara>
          </w:p>
        </w:tc>
        <w:tc>
          <w:tcPr>
            <w:tcW w:w="851" w:type="dxa"/>
          </w:tcPr>
          <w:p w14:paraId="5D080D8F" w14:textId="77777777" w:rsidR="00414C55" w:rsidRDefault="00414C55" w:rsidP="00352E97">
            <w:pPr>
              <w:keepNext/>
              <w:spacing w:after="0" w:line="360" w:lineRule="auto"/>
              <w:jc w:val="center"/>
            </w:pPr>
            <w:r>
              <w:t>(2.</w:t>
            </w:r>
            <w:fldSimple w:instr=" SEQ 2. \* ARABIC ">
              <w:r w:rsidR="00150692">
                <w:rPr>
                  <w:noProof/>
                </w:rPr>
                <w:t>13</w:t>
              </w:r>
            </w:fldSimple>
            <w:r>
              <w:t>)</w:t>
            </w:r>
          </w:p>
        </w:tc>
      </w:tr>
    </w:tbl>
    <w:p w14:paraId="3FDCF6FB" w14:textId="77777777" w:rsidR="00C75ABD" w:rsidRDefault="0089439A" w:rsidP="009E75BC">
      <w:pPr>
        <w:spacing w:after="0" w:line="360" w:lineRule="auto"/>
        <w:ind w:firstLine="720"/>
        <w:jc w:val="both"/>
        <w:rPr>
          <w:rFonts w:eastAsiaTheme="minorEastAsia"/>
        </w:rPr>
      </w:pPr>
      <w:r>
        <w:t xml:space="preserve">Trong đó,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α</m:t>
            </m:r>
          </m:sub>
        </m:sSub>
        <m:d>
          <m:dPr>
            <m:ctrlPr>
              <w:rPr>
                <w:rFonts w:ascii="Cambria Math" w:eastAsiaTheme="minorEastAsia" w:hAnsi="Cambria Math"/>
                <w:i/>
              </w:rPr>
            </m:ctrlPr>
          </m:dPr>
          <m:e>
            <m:r>
              <w:rPr>
                <w:rFonts w:ascii="Cambria Math" w:eastAsiaTheme="minorEastAsia" w:hAnsi="Cambria Math"/>
              </w:rPr>
              <m:t>x</m:t>
            </m:r>
          </m:e>
        </m:d>
      </m:oMath>
      <w:r w:rsidR="007D46FB">
        <w:rPr>
          <w:rFonts w:eastAsiaTheme="minorEastAsia"/>
        </w:rPr>
        <w:t xml:space="preserve"> là số lần </w:t>
      </w:r>
      <w:r w:rsidR="007D46FB" w:rsidRPr="0095470F">
        <w:rPr>
          <w:rFonts w:eastAsiaTheme="minorEastAsia"/>
          <w:i/>
        </w:rPr>
        <w:t>k-mer</w:t>
      </w:r>
      <w:r w:rsidR="007D46FB">
        <w:rPr>
          <w:rFonts w:eastAsiaTheme="minorEastAsia"/>
        </w:rPr>
        <w:t xml:space="preserve"> </w:t>
      </w:r>
      <m:oMath>
        <m:r>
          <w:rPr>
            <w:rFonts w:ascii="Cambria Math" w:eastAsiaTheme="minorEastAsia" w:hAnsi="Cambria Math"/>
          </w:rPr>
          <m:t>α</m:t>
        </m:r>
      </m:oMath>
      <w:r w:rsidR="007D46FB">
        <w:rPr>
          <w:rFonts w:eastAsiaTheme="minorEastAsia"/>
        </w:rPr>
        <w:t xml:space="preserve"> xuất hiện ở trong chuỗi </w:t>
      </w:r>
      <w:r w:rsidR="007D46FB" w:rsidRPr="009523D9">
        <w:rPr>
          <w:rFonts w:eastAsiaTheme="minorEastAsia"/>
          <w:i/>
        </w:rPr>
        <w:t>x</w:t>
      </w:r>
      <w:r w:rsidR="00787734">
        <w:rPr>
          <w:rFonts w:eastAsiaTheme="minorEastAsia"/>
        </w:rPr>
        <w:t>.</w:t>
      </w:r>
      <w:r w:rsidR="0024445C">
        <w:rPr>
          <w:rFonts w:eastAsiaTheme="minorEastAsia"/>
        </w:rPr>
        <w:t xml:space="preserve"> </w:t>
      </w:r>
      <w:r w:rsidR="00784574">
        <w:t xml:space="preserve">Đối với trường hợp của ADN, vector đặc trưng sẽ có </w:t>
      </w:r>
      <m:oMath>
        <m:sSup>
          <m:sSupPr>
            <m:ctrlPr>
              <w:rPr>
                <w:rFonts w:ascii="Cambria Math" w:hAnsi="Cambria Math"/>
                <w:i/>
              </w:rPr>
            </m:ctrlPr>
          </m:sSupPr>
          <m:e>
            <m:r>
              <w:rPr>
                <w:rFonts w:ascii="Cambria Math" w:hAnsi="Cambria Math"/>
              </w:rPr>
              <m:t>4</m:t>
            </m:r>
          </m:e>
          <m:sup>
            <m:r>
              <w:rPr>
                <w:rFonts w:ascii="Cambria Math" w:hAnsi="Cambria Math"/>
              </w:rPr>
              <m:t>k</m:t>
            </m:r>
          </m:sup>
        </m:sSup>
      </m:oMath>
      <w:r w:rsidR="00784574">
        <w:rPr>
          <w:rFonts w:eastAsiaTheme="minorEastAsia"/>
        </w:rPr>
        <w:t xml:space="preserve"> trườ</w:t>
      </w:r>
      <w:r w:rsidR="0068166B">
        <w:rPr>
          <w:rFonts w:eastAsiaTheme="minorEastAsia"/>
        </w:rPr>
        <w:t xml:space="preserve">ng, tương ứng với </w:t>
      </w:r>
      <m:oMath>
        <m:sSup>
          <m:sSupPr>
            <m:ctrlPr>
              <w:rPr>
                <w:rFonts w:ascii="Cambria Math" w:hAnsi="Cambria Math"/>
                <w:i/>
              </w:rPr>
            </m:ctrlPr>
          </m:sSupPr>
          <m:e>
            <m:r>
              <w:rPr>
                <w:rFonts w:ascii="Cambria Math" w:hAnsi="Cambria Math"/>
              </w:rPr>
              <m:t>4</m:t>
            </m:r>
          </m:e>
          <m:sup>
            <m:r>
              <w:rPr>
                <w:rFonts w:ascii="Cambria Math" w:hAnsi="Cambria Math"/>
              </w:rPr>
              <m:t>k</m:t>
            </m:r>
          </m:sup>
        </m:sSup>
      </m:oMath>
      <w:r w:rsidR="0068166B">
        <w:rPr>
          <w:rFonts w:eastAsiaTheme="minorEastAsia"/>
        </w:rPr>
        <w:t xml:space="preserve"> </w:t>
      </w:r>
      <w:r w:rsidR="0068166B" w:rsidRPr="002817D3">
        <w:rPr>
          <w:rFonts w:eastAsiaTheme="minorEastAsia"/>
          <w:i/>
        </w:rPr>
        <w:t>k-mer</w:t>
      </w:r>
      <w:r w:rsidR="00A04F8C">
        <w:rPr>
          <w:rFonts w:eastAsiaTheme="minorEastAsia"/>
        </w:rPr>
        <w:t>.</w:t>
      </w:r>
    </w:p>
    <w:p w14:paraId="1AFBE25D" w14:textId="77777777" w:rsidR="00C93337" w:rsidRDefault="00C93337" w:rsidP="004A2540">
      <w:pPr>
        <w:spacing w:after="0" w:line="360" w:lineRule="auto"/>
        <w:ind w:firstLine="720"/>
        <w:jc w:val="both"/>
        <w:rPr>
          <w:rFonts w:eastAsiaTheme="minorEastAsia"/>
        </w:rPr>
      </w:pPr>
      <w:r>
        <w:rPr>
          <w:rFonts w:eastAsiaTheme="minorEastAsia"/>
        </w:rPr>
        <w:t>Lúc này, hàm spectrum kernel sẽ trở thành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09398D" w14:paraId="4A386247" w14:textId="77777777" w:rsidTr="002E490E">
        <w:tc>
          <w:tcPr>
            <w:tcW w:w="704" w:type="dxa"/>
          </w:tcPr>
          <w:p w14:paraId="4C27C1D5" w14:textId="77777777" w:rsidR="0009398D" w:rsidRDefault="0009398D" w:rsidP="00352E97">
            <w:pPr>
              <w:spacing w:after="0" w:line="360" w:lineRule="auto"/>
              <w:jc w:val="both"/>
            </w:pPr>
          </w:p>
        </w:tc>
        <w:tc>
          <w:tcPr>
            <w:tcW w:w="7796" w:type="dxa"/>
          </w:tcPr>
          <w:p w14:paraId="2C43DD20" w14:textId="77777777" w:rsidR="0009398D" w:rsidRPr="00F56A0B" w:rsidRDefault="00625B91" w:rsidP="00352E97">
            <w:pPr>
              <w:spacing w:after="0" w:line="360" w:lineRule="auto"/>
              <w:jc w:val="cente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k</m:t>
                        </m:r>
                      </m:sub>
                    </m:sSub>
                    <m:d>
                      <m:dPr>
                        <m:ctrlPr>
                          <w:rPr>
                            <w:rFonts w:ascii="Cambria Math" w:hAnsi="Cambria Math"/>
                            <w:i/>
                          </w:rPr>
                        </m:ctrlPr>
                      </m:dPr>
                      <m:e>
                        <m:r>
                          <w:rPr>
                            <w:rFonts w:ascii="Cambria Math" w:eastAsiaTheme="minorEastAsia" w:hAnsi="Cambria Math"/>
                          </w:rPr>
                          <m:t>x</m:t>
                        </m:r>
                      </m:e>
                    </m:d>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Φ</m:t>
                        </m:r>
                      </m:e>
                      <m:sub>
                        <m:r>
                          <w:rPr>
                            <w:rFonts w:ascii="Cambria Math" w:eastAsiaTheme="minorEastAsia" w:hAnsi="Cambria Math"/>
                          </w:rPr>
                          <m:t>k</m:t>
                        </m:r>
                      </m:sub>
                    </m:sSub>
                    <m:r>
                      <w:rPr>
                        <w:rFonts w:ascii="Cambria Math" w:hAnsi="Cambria Math"/>
                      </w:rPr>
                      <m:t>(</m:t>
                    </m:r>
                    <m:r>
                      <w:rPr>
                        <w:rFonts w:ascii="Cambria Math" w:eastAsiaTheme="minorEastAsia" w:hAnsi="Cambria Math"/>
                      </w:rPr>
                      <m:t>x'</m:t>
                    </m:r>
                    <m:r>
                      <w:rPr>
                        <w:rFonts w:ascii="Cambria Math" w:hAnsi="Cambria Math"/>
                      </w:rPr>
                      <m:t>)</m:t>
                    </m:r>
                  </m:e>
                </m:d>
              </m:oMath>
            </m:oMathPara>
          </w:p>
        </w:tc>
        <w:tc>
          <w:tcPr>
            <w:tcW w:w="851" w:type="dxa"/>
            <w:vAlign w:val="center"/>
          </w:tcPr>
          <w:p w14:paraId="4286D8CF" w14:textId="77777777" w:rsidR="0009398D" w:rsidRDefault="0009398D" w:rsidP="00352E97">
            <w:pPr>
              <w:keepNext/>
              <w:spacing w:after="0" w:line="360" w:lineRule="auto"/>
              <w:jc w:val="center"/>
            </w:pPr>
            <w:r>
              <w:t>(2.</w:t>
            </w:r>
            <w:fldSimple w:instr=" SEQ 2. \* ARABIC ">
              <w:r w:rsidR="00150692">
                <w:rPr>
                  <w:noProof/>
                </w:rPr>
                <w:t>14</w:t>
              </w:r>
            </w:fldSimple>
            <w:r>
              <w:t>)</w:t>
            </w:r>
          </w:p>
        </w:tc>
      </w:tr>
    </w:tbl>
    <w:p w14:paraId="701F18E7" w14:textId="77777777" w:rsidR="00311D1E" w:rsidRDefault="007F21D4" w:rsidP="006539E8">
      <w:pPr>
        <w:spacing w:after="0" w:line="360" w:lineRule="auto"/>
        <w:ind w:firstLine="720"/>
        <w:jc w:val="both"/>
        <w:rPr>
          <w:rFonts w:eastAsiaTheme="minorEastAsia"/>
        </w:rPr>
      </w:pPr>
      <w:r>
        <w:rPr>
          <w:rFonts w:eastAsiaTheme="minorEastAsia"/>
        </w:rPr>
        <w:t xml:space="preserve">Mặc dù số trường trong vector đặc trưng có thể rất lớn do tăng theo </w:t>
      </w:r>
      <w:r w:rsidRPr="007F21D4">
        <w:rPr>
          <w:rFonts w:eastAsiaTheme="minorEastAsia"/>
          <w:i/>
        </w:rPr>
        <w:t>k</w:t>
      </w:r>
      <w:r>
        <w:rPr>
          <w:rFonts w:eastAsiaTheme="minorEastAsia"/>
        </w:rPr>
        <w:t xml:space="preserve"> với cấp số mũ, nhưng số giá </w:t>
      </w:r>
      <w:r w:rsidR="00281A1E">
        <w:rPr>
          <w:rFonts w:eastAsiaTheme="minorEastAsia"/>
        </w:rPr>
        <w:t xml:space="preserve">trị khác 0 </w:t>
      </w:r>
      <w:r>
        <w:rPr>
          <w:rFonts w:eastAsiaTheme="minorEastAsia"/>
        </w:rPr>
        <w:t xml:space="preserve">ở trong </w:t>
      </w:r>
      <w:r w:rsidR="00281A1E">
        <w:rPr>
          <w:rFonts w:eastAsiaTheme="minorEastAsia"/>
        </w:rPr>
        <w:t xml:space="preserve">vector đặc trưng tối đa chỉ </w:t>
      </w:r>
      <w:proofErr w:type="gramStart"/>
      <w:r w:rsidR="00281A1E">
        <w:rPr>
          <w:rFonts w:eastAsiaTheme="minorEastAsia"/>
        </w:rPr>
        <w:t xml:space="preserve">là </w:t>
      </w:r>
      <w:proofErr w:type="gramEnd"/>
      <m:oMath>
        <m:r>
          <w:rPr>
            <w:rFonts w:ascii="Cambria Math" w:eastAsiaTheme="minorEastAsia" w:hAnsi="Cambria Math"/>
          </w:rPr>
          <m:t>l-k+1</m:t>
        </m:r>
      </m:oMath>
      <w:r w:rsidR="004B3F25">
        <w:rPr>
          <w:rFonts w:eastAsiaTheme="minorEastAsia"/>
        </w:rPr>
        <w:t>. Hơn nữa, bản chất của một hàm kernel</w:t>
      </w:r>
      <w:r w:rsidR="00281A1E">
        <w:rPr>
          <w:rFonts w:eastAsiaTheme="minorEastAsia"/>
        </w:rPr>
        <w:t xml:space="preserve"> </w:t>
      </w:r>
      <w:r w:rsidR="004763C1">
        <w:rPr>
          <w:rFonts w:eastAsiaTheme="minorEastAsia"/>
        </w:rPr>
        <w:t>là bắt cặp tự do (</w:t>
      </w:r>
      <w:r w:rsidR="00764FA4">
        <w:rPr>
          <w:rFonts w:eastAsiaTheme="minorEastAsia"/>
        </w:rPr>
        <w:t>alignment-free</w:t>
      </w:r>
      <w:r w:rsidR="004763C1">
        <w:rPr>
          <w:rFonts w:eastAsiaTheme="minorEastAsia"/>
        </w:rPr>
        <w:t>) bởi vì nó không cần phải tiến thành bắt cặp hai chuỗ</w:t>
      </w:r>
      <w:r w:rsidR="00C55986">
        <w:rPr>
          <w:rFonts w:eastAsiaTheme="minorEastAsia"/>
        </w:rPr>
        <w:t xml:space="preserve">i khi tính độ tương đồng giữa chúng, </w:t>
      </w:r>
      <w:r w:rsidR="0016164A">
        <w:rPr>
          <w:rFonts w:eastAsiaTheme="minorEastAsia"/>
        </w:rPr>
        <w:t>điều này giúp cho việc tính toán</w:t>
      </w:r>
      <w:r w:rsidR="00B13B42">
        <w:rPr>
          <w:rFonts w:eastAsiaTheme="minorEastAsia"/>
        </w:rPr>
        <w:t xml:space="preserve"> hàm kernel này</w:t>
      </w:r>
      <w:r w:rsidR="0016164A">
        <w:rPr>
          <w:rFonts w:eastAsiaTheme="minorEastAsia"/>
        </w:rPr>
        <w:t xml:space="preserve"> trở nên dễ dàng</w:t>
      </w:r>
      <w:r w:rsidR="00E05CF1">
        <w:rPr>
          <w:rFonts w:eastAsiaTheme="minorEastAsia"/>
        </w:rPr>
        <w:t xml:space="preserve"> và</w:t>
      </w:r>
      <w:r w:rsidR="00522E2B">
        <w:rPr>
          <w:rFonts w:eastAsiaTheme="minorEastAsia"/>
        </w:rPr>
        <w:t xml:space="preserve"> thuận tiệ</w:t>
      </w:r>
      <w:r w:rsidR="00885ED6">
        <w:rPr>
          <w:rFonts w:eastAsiaTheme="minorEastAsia"/>
        </w:rPr>
        <w:t>n</w:t>
      </w:r>
      <w:r w:rsidR="0016164A">
        <w:rPr>
          <w:rFonts w:eastAsiaTheme="minorEastAsia"/>
        </w:rPr>
        <w:t xml:space="preserve"> hơn rất nhiều</w:t>
      </w:r>
      <w:r w:rsidR="00311D1E">
        <w:rPr>
          <w:rFonts w:eastAsiaTheme="minorEastAsia"/>
        </w:rPr>
        <w:t>.</w:t>
      </w:r>
    </w:p>
    <w:p w14:paraId="740B5152" w14:textId="77777777" w:rsidR="00DA3D90" w:rsidRDefault="00DA3D90" w:rsidP="006539E8">
      <w:pPr>
        <w:spacing w:after="0" w:line="360" w:lineRule="auto"/>
        <w:ind w:firstLine="720"/>
        <w:jc w:val="both"/>
        <w:rPr>
          <w:rFonts w:eastAsiaTheme="minorEastAsia"/>
        </w:rPr>
      </w:pPr>
      <w:r>
        <w:rPr>
          <w:rFonts w:eastAsiaTheme="minorEastAsia"/>
        </w:rPr>
        <w:t xml:space="preserve">Từ hàm spectrum kernel, Leslie đã mở rộng nó để tạo thành </w:t>
      </w:r>
      <w:r w:rsidR="00C26114">
        <w:t xml:space="preserve">hàm kernel ghép đôi bất </w:t>
      </w:r>
      <w:r w:rsidR="00AE7F54">
        <w:t>đối</w:t>
      </w:r>
      <w:r w:rsidR="00C26114">
        <w:t xml:space="preserve"> xứng (mismatch kernel)</w:t>
      </w:r>
      <w:r w:rsidR="00995039">
        <w:t xml:space="preserve"> </w:t>
      </w:r>
      <w:r w:rsidR="00995039">
        <w:fldChar w:fldCharType="begin"/>
      </w:r>
      <w:r w:rsidR="00995039">
        <w:instrText xml:space="preserve"> REF _Ref365240384 \n \h </w:instrText>
      </w:r>
      <w:r w:rsidR="00995039">
        <w:fldChar w:fldCharType="separate"/>
      </w:r>
      <w:r w:rsidR="00150692">
        <w:t>[8]</w:t>
      </w:r>
      <w:r w:rsidR="00995039">
        <w:fldChar w:fldCharType="end"/>
      </w:r>
      <w:r w:rsidR="00863CE3">
        <w:t xml:space="preserve">, được ký hiệu </w:t>
      </w:r>
      <w:proofErr w:type="gramStart"/>
      <w:r w:rsidR="00863CE3">
        <w:t xml:space="preserve">là </w:t>
      </w:r>
      <w:proofErr w:type="gramEnd"/>
      <m:oMath>
        <m:r>
          <w:rPr>
            <w:rFonts w:ascii="Cambria Math" w:hAnsi="Cambria Math"/>
          </w:rPr>
          <m:t>(k,m)</m:t>
        </m:r>
      </m:oMath>
      <w:r w:rsidR="009C333E">
        <w:t xml:space="preserve">, trong đó, </w:t>
      </w:r>
      <w:r w:rsidR="009C333E" w:rsidRPr="00A44925">
        <w:rPr>
          <w:i/>
        </w:rPr>
        <w:t>k</w:t>
      </w:r>
      <w:r w:rsidR="009C333E">
        <w:t xml:space="preserve"> chính là dộ dài của </w:t>
      </w:r>
      <w:r w:rsidR="009C333E" w:rsidRPr="009C333E">
        <w:rPr>
          <w:i/>
        </w:rPr>
        <w:t>k-mer</w:t>
      </w:r>
      <w:r w:rsidR="009C333E">
        <w:t xml:space="preserve">, còn </w:t>
      </w:r>
      <w:r w:rsidR="009C333E" w:rsidRPr="007C3C3C">
        <w:rPr>
          <w:i/>
        </w:rPr>
        <w:t>m</w:t>
      </w:r>
      <w:r w:rsidR="00250DE4">
        <w:t xml:space="preserve"> quy định số lượng ký tự tối đa có thể khác khi </w:t>
      </w:r>
      <w:r w:rsidR="00EC5DC8">
        <w:t xml:space="preserve">đếm số lần xuất hiện của một </w:t>
      </w:r>
      <w:r w:rsidR="00EC5DC8" w:rsidRPr="002A2B16">
        <w:rPr>
          <w:i/>
        </w:rPr>
        <w:t>k-mer</w:t>
      </w:r>
      <w:r w:rsidR="00EC5DC8">
        <w:t xml:space="preserve"> trên một chuỗi.</w:t>
      </w:r>
      <w:r w:rsidR="00FE2198">
        <w:t xml:space="preserve"> Nghĩa là, với một </w:t>
      </w:r>
      <w:r w:rsidR="00FE2198" w:rsidRPr="006A3169">
        <w:rPr>
          <w:i/>
        </w:rPr>
        <w:t>k-</w:t>
      </w:r>
      <w:proofErr w:type="gramStart"/>
      <w:r w:rsidR="00FE2198" w:rsidRPr="006A3169">
        <w:rPr>
          <w:i/>
        </w:rPr>
        <w:t>mer</w:t>
      </w:r>
      <w:r w:rsidR="00FE2198">
        <w:t xml:space="preserve"> </w:t>
      </w:r>
      <w:proofErr w:type="gramEnd"/>
      <m:oMath>
        <m:r>
          <w:rPr>
            <w:rFonts w:ascii="Cambria Math" w:hAnsi="Cambria Math"/>
          </w:rPr>
          <m:t>α</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 xml:space="preserve"> với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sty m:val="p"/>
          </m:rPr>
          <w:rPr>
            <w:rFonts w:ascii="Cambria Math" w:hAnsi="Cambria Math"/>
          </w:rPr>
          <m:t>Ʃ</m:t>
        </m:r>
      </m:oMath>
      <w:r w:rsidR="009A6ACB">
        <w:rPr>
          <w:rFonts w:eastAsiaTheme="minorEastAsia"/>
        </w:rPr>
        <w:t xml:space="preserve">, </w:t>
      </w:r>
      <w:r w:rsidR="00976898">
        <w:rPr>
          <w:rFonts w:eastAsiaTheme="minorEastAsia"/>
        </w:rPr>
        <w:t xml:space="preserve">khi đếm số </w:t>
      </w:r>
      <w:r w:rsidR="009557C5">
        <w:rPr>
          <w:rFonts w:eastAsiaTheme="minorEastAsia"/>
        </w:rPr>
        <w:t xml:space="preserve">lần xuất hiện của </w:t>
      </w:r>
      <m:oMath>
        <m:r>
          <w:rPr>
            <w:rFonts w:ascii="Cambria Math" w:hAnsi="Cambria Math"/>
          </w:rPr>
          <m:t>α</m:t>
        </m:r>
      </m:oMath>
      <w:r w:rsidR="00C535CF">
        <w:rPr>
          <w:rFonts w:eastAsiaTheme="minorEastAsia"/>
        </w:rPr>
        <w:t xml:space="preserve"> trên một</w:t>
      </w:r>
      <w:r w:rsidR="009557C5">
        <w:rPr>
          <w:rFonts w:eastAsiaTheme="minorEastAsia"/>
        </w:rPr>
        <w:t xml:space="preserve"> chuỗi, ta sẽ tính thêm cả</w:t>
      </w:r>
      <w:r w:rsidR="008C7151">
        <w:rPr>
          <w:rFonts w:eastAsiaTheme="minorEastAsia"/>
        </w:rPr>
        <w:t xml:space="preserve"> số lần xuất hiện của</w:t>
      </w:r>
      <w:r w:rsidR="009557C5">
        <w:rPr>
          <w:rFonts w:eastAsiaTheme="minorEastAsia"/>
        </w:rPr>
        <w:t xml:space="preserve"> các chuỗi </w:t>
      </w:r>
      <m:oMath>
        <m:r>
          <w:rPr>
            <w:rFonts w:ascii="Cambria Math" w:eastAsiaTheme="minorEastAsia" w:hAnsi="Cambria Math"/>
          </w:rPr>
          <m:t>β</m:t>
        </m:r>
      </m:oMath>
      <w:r w:rsidR="009557C5">
        <w:rPr>
          <w:rFonts w:eastAsiaTheme="minorEastAsia"/>
        </w:rPr>
        <w:t xml:space="preserve"> khác sao cho </w:t>
      </w:r>
      <m:oMath>
        <m:r>
          <w:rPr>
            <w:rFonts w:ascii="Cambria Math" w:eastAsiaTheme="minorEastAsia" w:hAnsi="Cambria Math"/>
          </w:rPr>
          <m:t>β</m:t>
        </m:r>
      </m:oMath>
      <w:r w:rsidR="009557C5">
        <w:rPr>
          <w:rFonts w:eastAsiaTheme="minorEastAsia"/>
        </w:rPr>
        <w:t xml:space="preserve"> chỉ khác</w:t>
      </w:r>
      <w:r w:rsidR="00656D81">
        <w:rPr>
          <w:rFonts w:eastAsiaTheme="minorEastAsia"/>
        </w:rPr>
        <w:t xml:space="preserve"> </w:t>
      </w:r>
      <m:oMath>
        <m:r>
          <w:rPr>
            <w:rFonts w:ascii="Cambria Math" w:hAnsi="Cambria Math"/>
          </w:rPr>
          <m:t>α</m:t>
        </m:r>
      </m:oMath>
      <w:r w:rsidR="009557C5">
        <w:rPr>
          <w:rFonts w:eastAsiaTheme="minorEastAsia"/>
        </w:rPr>
        <w:t xml:space="preserve"> tối đa</w:t>
      </w:r>
      <w:r w:rsidR="003133CC">
        <w:rPr>
          <w:rFonts w:eastAsiaTheme="minorEastAsia"/>
        </w:rPr>
        <w:t xml:space="preserve"> </w:t>
      </w:r>
      <w:r w:rsidR="003133CC" w:rsidRPr="00953CA1">
        <w:rPr>
          <w:rFonts w:eastAsiaTheme="minorEastAsia"/>
          <w:i/>
        </w:rPr>
        <w:t>m</w:t>
      </w:r>
      <w:r w:rsidR="003133CC">
        <w:rPr>
          <w:rFonts w:eastAsiaTheme="minorEastAsia"/>
        </w:rPr>
        <w:t xml:space="preserve"> ký tự.</w:t>
      </w:r>
      <w:r w:rsidR="00155EC0">
        <w:rPr>
          <w:rFonts w:eastAsiaTheme="minorEastAsia"/>
        </w:rPr>
        <w:t xml:space="preserve"> Điều này cho phép</w:t>
      </w:r>
      <w:r w:rsidR="008B1570">
        <w:rPr>
          <w:rFonts w:eastAsiaTheme="minorEastAsia"/>
        </w:rPr>
        <w:t xml:space="preserve"> quá trình</w:t>
      </w:r>
      <w:r w:rsidR="00CF0085">
        <w:rPr>
          <w:rFonts w:eastAsiaTheme="minorEastAsia"/>
        </w:rPr>
        <w:t xml:space="preserve"> </w:t>
      </w:r>
      <w:r w:rsidR="00CF0085">
        <w:rPr>
          <w:rFonts w:eastAsiaTheme="minorEastAsia"/>
        </w:rPr>
        <w:lastRenderedPageBreak/>
        <w:t>so sánh giữa các chuỗi có thể ghi nhận được cả các mô típ có thể bị biến đổi trong quá trình phát triể</w:t>
      </w:r>
      <w:r w:rsidR="008B1570">
        <w:rPr>
          <w:rFonts w:eastAsiaTheme="minorEastAsia"/>
        </w:rPr>
        <w:t>n</w:t>
      </w:r>
      <w:r w:rsidR="003D6E40">
        <w:rPr>
          <w:rFonts w:eastAsiaTheme="minorEastAsia"/>
        </w:rPr>
        <w:t xml:space="preserve"> và tiến hóa</w:t>
      </w:r>
      <w:r w:rsidR="008B1570">
        <w:rPr>
          <w:rFonts w:eastAsiaTheme="minorEastAsia"/>
        </w:rPr>
        <w:t>.</w:t>
      </w:r>
    </w:p>
    <w:p w14:paraId="21846248" w14:textId="4DBFE151" w:rsidR="00681CE1" w:rsidRDefault="00FD6BD9">
      <w:pPr>
        <w:spacing w:after="0" w:line="360" w:lineRule="auto"/>
        <w:ind w:firstLine="720"/>
        <w:jc w:val="both"/>
        <w:rPr>
          <w:rFonts w:eastAsiaTheme="minorEastAsia"/>
        </w:rPr>
      </w:pPr>
      <w:r>
        <w:rPr>
          <w:rFonts w:eastAsiaTheme="minorEastAsia"/>
        </w:rPr>
        <w:t xml:space="preserve">Cũng </w:t>
      </w:r>
      <w:r w:rsidR="0097390A">
        <w:rPr>
          <w:rFonts w:eastAsiaTheme="minorEastAsia"/>
        </w:rPr>
        <w:t xml:space="preserve">được mở rộng </w:t>
      </w:r>
      <w:r>
        <w:rPr>
          <w:rFonts w:eastAsiaTheme="minorEastAsia"/>
        </w:rPr>
        <w:t>từ hàm spectrum kernel, có một hàm kernel khác được đánh giá cao</w:t>
      </w:r>
      <w:r w:rsidR="00677986">
        <w:rPr>
          <w:rFonts w:eastAsiaTheme="minorEastAsia"/>
        </w:rPr>
        <w:t xml:space="preserve"> là hàm kernel của Lee</w:t>
      </w:r>
      <w:r w:rsidR="00FC7A0A">
        <w:rPr>
          <w:rFonts w:eastAsiaTheme="minorEastAsia"/>
        </w:rPr>
        <w:t xml:space="preserve"> et al.</w:t>
      </w:r>
      <w:r w:rsidR="00677986">
        <w:rPr>
          <w:rFonts w:eastAsiaTheme="minorEastAsia"/>
        </w:rPr>
        <w:t xml:space="preserve">, được giới thiệu </w:t>
      </w:r>
      <w:r w:rsidR="001B6408">
        <w:rPr>
          <w:rFonts w:eastAsiaTheme="minorEastAsia"/>
        </w:rPr>
        <w:t>ở</w:t>
      </w:r>
      <w:r w:rsidR="00CA3A3F">
        <w:rPr>
          <w:rFonts w:eastAsiaTheme="minorEastAsia"/>
        </w:rPr>
        <w:t xml:space="preserve"> </w:t>
      </w:r>
      <w:r w:rsidR="00CA3A3F">
        <w:rPr>
          <w:rFonts w:eastAsiaTheme="minorEastAsia"/>
        </w:rPr>
        <w:fldChar w:fldCharType="begin"/>
      </w:r>
      <w:r w:rsidR="00CA3A3F">
        <w:rPr>
          <w:rFonts w:eastAsiaTheme="minorEastAsia"/>
        </w:rPr>
        <w:instrText xml:space="preserve"> REF _Ref365455845 \r \h </w:instrText>
      </w:r>
      <w:r w:rsidR="00CA3A3F">
        <w:rPr>
          <w:rFonts w:eastAsiaTheme="minorEastAsia"/>
        </w:rPr>
      </w:r>
      <w:r w:rsidR="00CA3A3F">
        <w:rPr>
          <w:rFonts w:eastAsiaTheme="minorEastAsia"/>
        </w:rPr>
        <w:fldChar w:fldCharType="separate"/>
      </w:r>
      <w:r w:rsidR="00150692">
        <w:rPr>
          <w:rFonts w:eastAsiaTheme="minorEastAsia"/>
        </w:rPr>
        <w:t>[6]</w:t>
      </w:r>
      <w:r w:rsidR="00CA3A3F">
        <w:rPr>
          <w:rFonts w:eastAsiaTheme="minorEastAsia"/>
        </w:rPr>
        <w:fldChar w:fldCharType="end"/>
      </w:r>
      <w:r w:rsidR="00F8632D">
        <w:rPr>
          <w:rFonts w:eastAsiaTheme="minorEastAsia"/>
        </w:rPr>
        <w:t xml:space="preserve">. </w:t>
      </w:r>
      <w:r w:rsidR="00465AB0">
        <w:rPr>
          <w:rFonts w:eastAsiaTheme="minorEastAsia"/>
        </w:rPr>
        <w:t>Như ta đã biết, các chuỗi ADN được tạo thành từ các bazơ</w:t>
      </w:r>
      <w:r w:rsidR="00FB2832">
        <w:rPr>
          <w:rFonts w:eastAsiaTheme="minorEastAsia"/>
        </w:rPr>
        <w:t xml:space="preserve"> A, T, G, C, các bazơ này bắt cặp </w:t>
      </w:r>
      <w:proofErr w:type="gramStart"/>
      <w:r w:rsidR="00FB2832">
        <w:rPr>
          <w:rFonts w:eastAsiaTheme="minorEastAsia"/>
        </w:rPr>
        <w:t>theo</w:t>
      </w:r>
      <w:proofErr w:type="gramEnd"/>
      <w:r w:rsidR="00FB2832">
        <w:rPr>
          <w:rFonts w:eastAsiaTheme="minorEastAsia"/>
        </w:rPr>
        <w:t xml:space="preserve"> quy tắc: A bắt cặp với T và ngược lại, G bắt cặp với C và ngược lại. Do đó, ứng với mỗi</w:t>
      </w:r>
      <w:r w:rsidR="00117A8E">
        <w:rPr>
          <w:rFonts w:eastAsiaTheme="minorEastAsia"/>
        </w:rPr>
        <w:t xml:space="preserve"> </w:t>
      </w:r>
      <w:r w:rsidR="00117A8E" w:rsidRPr="00B85E2C">
        <w:rPr>
          <w:rFonts w:eastAsiaTheme="minorEastAsia"/>
          <w:i/>
        </w:rPr>
        <w:t>k-mer</w:t>
      </w:r>
      <w:r w:rsidR="00FB2832">
        <w:rPr>
          <w:rFonts w:eastAsiaTheme="minorEastAsia"/>
        </w:rPr>
        <w:t xml:space="preserve">, ta sẽ có một </w:t>
      </w:r>
      <w:r w:rsidR="00FB2832" w:rsidRPr="00FB2832">
        <w:rPr>
          <w:rFonts w:eastAsiaTheme="minorEastAsia"/>
          <w:i/>
        </w:rPr>
        <w:t>k-mer</w:t>
      </w:r>
      <w:r w:rsidR="00FB2832">
        <w:rPr>
          <w:rFonts w:eastAsiaTheme="minorEastAsia"/>
        </w:rPr>
        <w:t xml:space="preserve"> khác ở dạng </w:t>
      </w:r>
      <w:r w:rsidR="00DE660E">
        <w:rPr>
          <w:rFonts w:eastAsiaTheme="minorEastAsia"/>
        </w:rPr>
        <w:t>đảo ngược với nó</w:t>
      </w:r>
      <w:r w:rsidR="00FB2832">
        <w:rPr>
          <w:rFonts w:eastAsiaTheme="minorEastAsia"/>
        </w:rPr>
        <w:t>.</w:t>
      </w:r>
      <w:r w:rsidR="007A05D2">
        <w:rPr>
          <w:rFonts w:eastAsiaTheme="minorEastAsia"/>
        </w:rPr>
        <w:t xml:space="preserve"> Ví dụ như ta có chuỗi TTGCGAT, thì dạng </w:t>
      </w:r>
      <w:r w:rsidR="00D03B11">
        <w:rPr>
          <w:rFonts w:eastAsiaTheme="minorEastAsia"/>
        </w:rPr>
        <w:t xml:space="preserve">đảo </w:t>
      </w:r>
      <w:r w:rsidR="007A05D2">
        <w:rPr>
          <w:rFonts w:eastAsiaTheme="minorEastAsia"/>
        </w:rPr>
        <w:t xml:space="preserve">ngược của nó sẽ là ATCGCAA. </w:t>
      </w:r>
      <w:r w:rsidR="00FC7A4F">
        <w:rPr>
          <w:rFonts w:eastAsiaTheme="minorEastAsia"/>
        </w:rPr>
        <w:t>K</w:t>
      </w:r>
      <w:r w:rsidR="003C126D">
        <w:rPr>
          <w:rFonts w:eastAsiaTheme="minorEastAsia"/>
        </w:rPr>
        <w:t>hi xây dựng vector đặc trưng</w:t>
      </w:r>
      <w:r w:rsidR="00DE7A28">
        <w:rPr>
          <w:rFonts w:eastAsiaTheme="minorEastAsia"/>
        </w:rPr>
        <w:t xml:space="preserve"> cho hàm kernel mới</w:t>
      </w:r>
      <w:r w:rsidR="00AF3779">
        <w:rPr>
          <w:rFonts w:eastAsiaTheme="minorEastAsia"/>
        </w:rPr>
        <w:t>, Lee</w:t>
      </w:r>
      <w:r w:rsidR="008267B7">
        <w:rPr>
          <w:rFonts w:eastAsiaTheme="minorEastAsia"/>
        </w:rPr>
        <w:t xml:space="preserve"> et al. </w:t>
      </w:r>
      <w:r w:rsidR="008267B7">
        <w:rPr>
          <w:rFonts w:eastAsiaTheme="minorEastAsia"/>
        </w:rPr>
        <w:fldChar w:fldCharType="begin"/>
      </w:r>
      <w:r w:rsidR="008267B7">
        <w:rPr>
          <w:rFonts w:eastAsiaTheme="minorEastAsia"/>
        </w:rPr>
        <w:instrText xml:space="preserve"> REF _Ref365455845 \r \h </w:instrText>
      </w:r>
      <w:r w:rsidR="008267B7">
        <w:rPr>
          <w:rFonts w:eastAsiaTheme="minorEastAsia"/>
        </w:rPr>
      </w:r>
      <w:r w:rsidR="008267B7">
        <w:rPr>
          <w:rFonts w:eastAsiaTheme="minorEastAsia"/>
        </w:rPr>
        <w:fldChar w:fldCharType="separate"/>
      </w:r>
      <w:r w:rsidR="00150692">
        <w:rPr>
          <w:rFonts w:eastAsiaTheme="minorEastAsia"/>
        </w:rPr>
        <w:t>[6]</w:t>
      </w:r>
      <w:r w:rsidR="008267B7">
        <w:rPr>
          <w:rFonts w:eastAsiaTheme="minorEastAsia"/>
        </w:rPr>
        <w:fldChar w:fldCharType="end"/>
      </w:r>
      <w:r w:rsidR="00AF3779">
        <w:rPr>
          <w:rFonts w:eastAsiaTheme="minorEastAsia"/>
        </w:rPr>
        <w:t xml:space="preserve"> đã</w:t>
      </w:r>
      <w:r w:rsidR="007E44C1">
        <w:rPr>
          <w:rFonts w:eastAsiaTheme="minorEastAsia"/>
        </w:rPr>
        <w:t xml:space="preserve"> </w:t>
      </w:r>
      <w:r w:rsidR="00ED046C">
        <w:rPr>
          <w:rFonts w:eastAsiaTheme="minorEastAsia"/>
        </w:rPr>
        <w:t xml:space="preserve">xem một </w:t>
      </w:r>
      <w:r w:rsidR="00ED046C" w:rsidRPr="00A2308D">
        <w:rPr>
          <w:rFonts w:eastAsiaTheme="minorEastAsia"/>
          <w:i/>
        </w:rPr>
        <w:t>k-mer</w:t>
      </w:r>
      <w:r w:rsidR="00ED046C">
        <w:rPr>
          <w:rFonts w:eastAsiaTheme="minorEastAsia"/>
        </w:rPr>
        <w:t xml:space="preserve"> </w:t>
      </w:r>
      <w:r w:rsidR="007E44C1">
        <w:rPr>
          <w:rFonts w:eastAsiaTheme="minorEastAsia"/>
        </w:rPr>
        <w:t xml:space="preserve">và </w:t>
      </w:r>
      <w:r w:rsidR="00D12E5D" w:rsidRPr="00FF7874">
        <w:rPr>
          <w:rFonts w:eastAsiaTheme="minorEastAsia"/>
          <w:i/>
        </w:rPr>
        <w:t>k-mer</w:t>
      </w:r>
      <w:r w:rsidR="00D12E5D">
        <w:rPr>
          <w:rFonts w:eastAsiaTheme="minorEastAsia"/>
        </w:rPr>
        <w:t xml:space="preserve"> khác ở </w:t>
      </w:r>
      <w:r w:rsidR="007E44C1">
        <w:rPr>
          <w:rFonts w:eastAsiaTheme="minorEastAsia"/>
        </w:rPr>
        <w:t>dạng</w:t>
      </w:r>
      <w:r w:rsidR="00D12E5D">
        <w:rPr>
          <w:rFonts w:eastAsiaTheme="minorEastAsia"/>
        </w:rPr>
        <w:t xml:space="preserve"> đảo</w:t>
      </w:r>
      <w:r w:rsidR="007E44C1">
        <w:rPr>
          <w:rFonts w:eastAsiaTheme="minorEastAsia"/>
        </w:rPr>
        <w:t xml:space="preserve"> ngược của nó là như nhau và sẽ chỉ sử dụng những </w:t>
      </w:r>
      <w:r w:rsidR="007E44C1" w:rsidRPr="008F3638">
        <w:rPr>
          <w:rFonts w:eastAsiaTheme="minorEastAsia"/>
          <w:i/>
        </w:rPr>
        <w:t xml:space="preserve">k-mer </w:t>
      </w:r>
      <w:r w:rsidR="00614C0E">
        <w:rPr>
          <w:rFonts w:eastAsiaTheme="minorEastAsia"/>
        </w:rPr>
        <w:t xml:space="preserve">khác </w:t>
      </w:r>
      <w:r w:rsidR="00D724A0">
        <w:rPr>
          <w:rFonts w:eastAsiaTheme="minorEastAsia"/>
        </w:rPr>
        <w:t xml:space="preserve">biệt </w:t>
      </w:r>
      <w:r w:rsidR="00614C0E">
        <w:rPr>
          <w:rFonts w:eastAsiaTheme="minorEastAsia"/>
        </w:rPr>
        <w:t>hoàn toàn</w:t>
      </w:r>
      <w:r w:rsidR="00AF3779">
        <w:rPr>
          <w:rFonts w:eastAsiaTheme="minorEastAsia"/>
        </w:rPr>
        <w:t xml:space="preserve"> để làm giảm độ lớn của không gian đặc trưng, từ đó giúp cho quá trình tính toán càng trở nên dễ dàng hơn và đồng thời cũng thu được kết quả tốt hơn</w:t>
      </w:r>
      <w:r w:rsidR="00117A8E">
        <w:rPr>
          <w:rFonts w:eastAsiaTheme="minorEastAsia"/>
        </w:rPr>
        <w:t>.</w:t>
      </w:r>
    </w:p>
    <w:p w14:paraId="1BD97529" w14:textId="77777777" w:rsidR="00EC1893" w:rsidRPr="002327EB" w:rsidRDefault="00A06B40" w:rsidP="009F03EE">
      <w:pPr>
        <w:pStyle w:val="ListParagraph"/>
        <w:numPr>
          <w:ilvl w:val="1"/>
          <w:numId w:val="1"/>
        </w:numPr>
        <w:spacing w:after="0" w:line="360" w:lineRule="auto"/>
        <w:ind w:left="993" w:hanging="636"/>
        <w:jc w:val="both"/>
        <w:outlineLvl w:val="1"/>
        <w:rPr>
          <w:b/>
          <w:sz w:val="28"/>
        </w:rPr>
      </w:pPr>
      <w:bookmarkStart w:id="379" w:name="_Toc366053548"/>
      <w:r w:rsidRPr="002327EB">
        <w:rPr>
          <w:b/>
          <w:sz w:val="28"/>
        </w:rPr>
        <w:t xml:space="preserve">Các hàm kernel được </w:t>
      </w:r>
      <w:r w:rsidR="00D82C3B" w:rsidRPr="002327EB">
        <w:rPr>
          <w:b/>
          <w:sz w:val="28"/>
        </w:rPr>
        <w:t>đề xuất</w:t>
      </w:r>
      <w:bookmarkEnd w:id="379"/>
    </w:p>
    <w:p w14:paraId="00705F12" w14:textId="77777777" w:rsidR="007C42AC" w:rsidRPr="002327EB" w:rsidRDefault="007C42AC" w:rsidP="00352E97">
      <w:pPr>
        <w:pStyle w:val="Heading3"/>
        <w:numPr>
          <w:ilvl w:val="0"/>
          <w:numId w:val="31"/>
        </w:numPr>
        <w:spacing w:before="0" w:line="360" w:lineRule="auto"/>
        <w:ind w:left="1134" w:hanging="777"/>
        <w:rPr>
          <w:rFonts w:ascii="Times New Roman" w:hAnsi="Times New Roman" w:cs="Times New Roman"/>
          <w:b/>
          <w:sz w:val="28"/>
          <w:szCs w:val="26"/>
        </w:rPr>
      </w:pPr>
      <w:bookmarkStart w:id="380" w:name="_Toc366053549"/>
      <w:r w:rsidRPr="002327EB">
        <w:rPr>
          <w:rFonts w:ascii="Times New Roman" w:hAnsi="Times New Roman" w:cs="Times New Roman"/>
          <w:b/>
          <w:color w:val="auto"/>
          <w:sz w:val="28"/>
          <w:szCs w:val="26"/>
        </w:rPr>
        <w:t>Hàm kernel dựa trên entropy</w:t>
      </w:r>
      <w:bookmarkEnd w:id="380"/>
    </w:p>
    <w:p w14:paraId="71FBD95A" w14:textId="40C8F830" w:rsidR="00C831BA" w:rsidRDefault="009235C6" w:rsidP="00E40955">
      <w:pPr>
        <w:spacing w:after="0" w:line="360" w:lineRule="auto"/>
        <w:ind w:firstLine="720"/>
        <w:jc w:val="both"/>
      </w:pPr>
      <w:r>
        <w:t xml:space="preserve">Hàm spectrum kernel và những </w:t>
      </w:r>
      <w:r w:rsidR="001E3F7E">
        <w:t>hàm mở rộng</w:t>
      </w:r>
      <w:r>
        <w:t xml:space="preserve"> của nó như</w:t>
      </w:r>
      <w:r w:rsidR="00B87C48">
        <w:t xml:space="preserve"> hàm kernel ghép đôi </w:t>
      </w:r>
      <w:r w:rsidR="00DA3D90">
        <w:t>bất</w:t>
      </w:r>
      <w:r w:rsidR="00B87C48">
        <w:t xml:space="preserve"> </w:t>
      </w:r>
      <w:r w:rsidR="00E206FD">
        <w:t>đối</w:t>
      </w:r>
      <w:r w:rsidR="00B87C48">
        <w:t xml:space="preserve"> xứng (</w:t>
      </w:r>
      <w:r>
        <w:t>mismatch kernel</w:t>
      </w:r>
      <w:r w:rsidR="00B87C48">
        <w:t>)</w:t>
      </w:r>
      <w:r>
        <w:t xml:space="preserve"> dựa trên sự xuất hiện cùng nhau của các </w:t>
      </w:r>
      <w:r w:rsidRPr="0067052A">
        <w:rPr>
          <w:i/>
        </w:rPr>
        <w:t>k-mer</w:t>
      </w:r>
      <w:r>
        <w:t xml:space="preserve"> trong các chuỗi khác nhau mà không quan tâm đến vị trí của các </w:t>
      </w:r>
      <w:r w:rsidRPr="004D705D">
        <w:rPr>
          <w:i/>
        </w:rPr>
        <w:t>k-mer</w:t>
      </w:r>
      <w:r>
        <w:t xml:space="preserve"> này. Vì thế, nếu như nhiều </w:t>
      </w:r>
      <w:r w:rsidRPr="004E4A89">
        <w:rPr>
          <w:i/>
        </w:rPr>
        <w:t>k-mer</w:t>
      </w:r>
      <w:r>
        <w:t xml:space="preserve"> thường xuất hiện cùng với nhau hoặc ở vị trí gần giống nhau ở các chuỗi đầu vào thì các hàm kernel này cũng không thể ghi nhận được các đặc điểm này. </w:t>
      </w:r>
      <w:r w:rsidR="00257CDF">
        <w:t>Trong thực tế,</w:t>
      </w:r>
      <w:r>
        <w:t xml:space="preserve"> </w:t>
      </w:r>
      <w:r w:rsidR="00061161">
        <w:t>để quá trình liên kết có thể diễn ra, trong một vài trường hợp, các TFBS của cùng một TF cần phải</w:t>
      </w:r>
      <w:r w:rsidR="00621022">
        <w:t xml:space="preserve"> nằm</w:t>
      </w:r>
      <w:r w:rsidR="00061161">
        <w:t xml:space="preserve"> gần nhau (khoảng cách giữa chúng thường trong khoảng </w:t>
      </w:r>
      <w:r w:rsidR="008140CA">
        <w:t>10</w:t>
      </w:r>
      <w:r w:rsidR="00061161">
        <w:t xml:space="preserve"> bp). </w:t>
      </w:r>
      <w:r w:rsidR="00B24C27">
        <w:t xml:space="preserve">Như trong </w:t>
      </w:r>
      <w:r w:rsidR="00CB6AB7" w:rsidRPr="00AF595D">
        <w:fldChar w:fldCharType="begin"/>
      </w:r>
      <w:r w:rsidR="00CB6AB7" w:rsidRPr="00AF595D">
        <w:instrText xml:space="preserve"> REF _Ref365301832 \h  \* MERGEFORMAT </w:instrText>
      </w:r>
      <w:r w:rsidR="00CB6AB7" w:rsidRPr="00AF595D">
        <w:fldChar w:fldCharType="separate"/>
      </w:r>
      <w:ins w:id="381" w:author="Van-Thanh Hoang" w:date="2013-09-04T10:23:00Z">
        <w:r w:rsidR="00150692" w:rsidRPr="00150692">
          <w:rPr>
            <w:iCs/>
            <w:rPrChange w:id="382" w:author="Van-Thanh Hoang" w:date="2013-09-04T10:23:00Z">
              <w:rPr>
                <w:b/>
                <w:sz w:val="24"/>
              </w:rPr>
            </w:rPrChange>
          </w:rPr>
          <w:t>Hình 2.1</w:t>
        </w:r>
      </w:ins>
      <w:del w:id="383" w:author="Van-Thanh Hoang" w:date="2013-09-04T00:05:00Z">
        <w:r w:rsidR="00EB3699" w:rsidRPr="00C24256" w:rsidDel="00F054F8">
          <w:rPr>
            <w:iCs/>
          </w:rPr>
          <w:delText>Hình 2.1</w:delText>
        </w:r>
      </w:del>
      <w:r w:rsidR="00CB6AB7" w:rsidRPr="00AF595D">
        <w:fldChar w:fldCharType="end"/>
      </w:r>
      <w:r w:rsidR="00875B5D">
        <w:t>a</w:t>
      </w:r>
      <w:r w:rsidR="00045E56" w:rsidRPr="00CB6AB7">
        <w:rPr>
          <w:i/>
        </w:rPr>
        <w:t>,</w:t>
      </w:r>
      <w:r w:rsidR="00045E56">
        <w:t xml:space="preserve"> </w:t>
      </w:r>
      <w:r w:rsidR="00387FB1">
        <w:t xml:space="preserve">ta có hai chuỗi, mỗi chuỗi đều có 2 trường hợp của cùng một motif. Ở chuỗi đầu tiên, hai </w:t>
      </w:r>
      <w:r w:rsidR="004D6866">
        <w:t>trường hợp có vị trí ở gần nhau và được xem như là 2 vùng liên kết với TF tương ứng. Nhưng ở trên chuỗi thứ 2, chúng lại cách xa nhau nên TF không thể nhận diện được chúng.</w:t>
      </w:r>
    </w:p>
    <w:p w14:paraId="65CE4B27" w14:textId="77777777" w:rsidR="00C32985" w:rsidRDefault="0090721A" w:rsidP="00AA2F6B">
      <w:pPr>
        <w:spacing w:after="0" w:line="360" w:lineRule="auto"/>
        <w:jc w:val="center"/>
      </w:pPr>
      <w:r>
        <w:rPr>
          <w:noProof/>
        </w:rPr>
        <w:lastRenderedPageBreak/>
        <mc:AlternateContent>
          <mc:Choice Requires="wpc">
            <w:drawing>
              <wp:inline distT="0" distB="0" distL="0" distR="0" wp14:anchorId="4910D9CC" wp14:editId="268053D5">
                <wp:extent cx="4909820" cy="2052955"/>
                <wp:effectExtent l="0" t="0" r="5080" b="4445"/>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3" name="Group 73"/>
                        <wpg:cNvGrpSpPr/>
                        <wpg:grpSpPr>
                          <a:xfrm>
                            <a:off x="35292" y="3343"/>
                            <a:ext cx="4874528" cy="2017395"/>
                            <a:chOff x="55243" y="9525"/>
                            <a:chExt cx="4874528" cy="2017395"/>
                          </a:xfrm>
                        </wpg:grpSpPr>
                        <wps:wsp>
                          <wps:cNvPr id="42" name="Text Box 44"/>
                          <wps:cNvSpPr txBox="1">
                            <a:spLocks noChangeArrowheads="1"/>
                          </wps:cNvSpPr>
                          <wps:spPr bwMode="auto">
                            <a:xfrm>
                              <a:off x="3790278" y="519073"/>
                              <a:ext cx="1139493"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31AAE" w14:textId="77777777" w:rsidR="00625B91" w:rsidRDefault="00625B91" w:rsidP="0090721A">
                                <w:r w:rsidRPr="0098698D">
                                  <w:rPr>
                                    <w:i/>
                                  </w:rPr>
                                  <w:t>H</w:t>
                                </w:r>
                                <w:r>
                                  <w:t xml:space="preserve">=1.0, </w:t>
                                </w:r>
                                <w:proofErr w:type="gramStart"/>
                                <w:r w:rsidRPr="0098698D">
                                  <w:rPr>
                                    <w:i/>
                                  </w:rPr>
                                  <w:t>f</w:t>
                                </w:r>
                                <w:r w:rsidRPr="0098698D">
                                  <w:rPr>
                                    <w:i/>
                                    <w:vertAlign w:val="subscript"/>
                                  </w:rPr>
                                  <w:t>e</w:t>
                                </w:r>
                                <w:r>
                                  <w:t>=</w:t>
                                </w:r>
                                <w:proofErr w:type="gramEnd"/>
                                <w:r>
                                  <w:t>0.37</w:t>
                                </w:r>
                              </w:p>
                            </w:txbxContent>
                          </wps:txbx>
                          <wps:bodyPr rot="0" vert="horz" wrap="square" lIns="18000" tIns="10800" rIns="18000" bIns="10800" anchor="t" anchorCtr="0" upright="1">
                            <a:noAutofit/>
                          </wps:bodyPr>
                        </wps:wsp>
                        <wpg:grpSp>
                          <wpg:cNvPr id="72" name="Group 72"/>
                          <wpg:cNvGrpSpPr/>
                          <wpg:grpSpPr>
                            <a:xfrm>
                              <a:off x="55243" y="9525"/>
                              <a:ext cx="4575166" cy="2017395"/>
                              <a:chOff x="55243" y="9525"/>
                              <a:chExt cx="4575166" cy="2017395"/>
                            </a:xfrm>
                          </wpg:grpSpPr>
                          <wps:wsp>
                            <wps:cNvPr id="43" name="Text Box 45"/>
                            <wps:cNvSpPr txBox="1">
                              <a:spLocks noChangeArrowheads="1"/>
                            </wps:cNvSpPr>
                            <wps:spPr bwMode="auto">
                              <a:xfrm>
                                <a:off x="3790304" y="164237"/>
                                <a:ext cx="84010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F4B3" w14:textId="77777777" w:rsidR="00625B91" w:rsidRDefault="00625B91" w:rsidP="0090721A">
                                  <w:r w:rsidRPr="0098698D">
                                    <w:rPr>
                                      <w:i/>
                                    </w:rPr>
                                    <w:t>H</w:t>
                                  </w:r>
                                  <w:r>
                                    <w:t xml:space="preserve">=0, </w:t>
                                  </w:r>
                                  <w:proofErr w:type="gramStart"/>
                                  <w:r w:rsidRPr="0098698D">
                                    <w:rPr>
                                      <w:i/>
                                    </w:rPr>
                                    <w:t>f</w:t>
                                  </w:r>
                                  <w:r w:rsidRPr="0098698D">
                                    <w:rPr>
                                      <w:i/>
                                      <w:vertAlign w:val="subscript"/>
                                    </w:rPr>
                                    <w:t>e</w:t>
                                  </w:r>
                                  <w:r>
                                    <w:t>=</w:t>
                                  </w:r>
                                  <w:proofErr w:type="gramEnd"/>
                                  <w:r>
                                    <w:t>1.0</w:t>
                                  </w:r>
                                </w:p>
                              </w:txbxContent>
                            </wps:txbx>
                            <wps:bodyPr rot="0" vert="horz" wrap="square" lIns="18000" tIns="10800" rIns="18000" bIns="10800" anchor="t" anchorCtr="0" upright="1">
                              <a:noAutofit/>
                            </wps:bodyPr>
                          </wps:wsp>
                          <wpg:grpSp>
                            <wpg:cNvPr id="71" name="Group 71"/>
                            <wpg:cNvGrpSpPr/>
                            <wpg:grpSpPr>
                              <a:xfrm>
                                <a:off x="55243" y="9525"/>
                                <a:ext cx="3704769" cy="2017395"/>
                                <a:chOff x="55245" y="9525"/>
                                <a:chExt cx="2169158" cy="2017395"/>
                              </a:xfrm>
                            </wpg:grpSpPr>
                            <wps:wsp>
                              <wps:cNvPr id="1" name="AutoShape 6"/>
                              <wps:cNvCnPr>
                                <a:cxnSpLocks noChangeShapeType="1"/>
                              </wps:cNvCnPr>
                              <wps:spPr bwMode="auto">
                                <a:xfrm>
                                  <a:off x="60325" y="640080"/>
                                  <a:ext cx="2160268"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 name="AutoShape 7"/>
                              <wps:cNvSpPr>
                                <a:spLocks/>
                              </wps:cNvSpPr>
                              <wps:spPr bwMode="auto">
                                <a:xfrm>
                                  <a:off x="60325" y="59690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AutoShape 8"/>
                              <wps:cNvSpPr>
                                <a:spLocks/>
                              </wps:cNvSpPr>
                              <wps:spPr bwMode="auto">
                                <a:xfrm rot="10800000">
                                  <a:off x="768984" y="5918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9"/>
                              <wps:cNvSpPr>
                                <a:spLocks/>
                              </wps:cNvSpPr>
                              <wps:spPr bwMode="auto">
                                <a:xfrm>
                                  <a:off x="791844" y="5918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10"/>
                              <wps:cNvSpPr>
                                <a:spLocks/>
                              </wps:cNvSpPr>
                              <wps:spPr bwMode="auto">
                                <a:xfrm>
                                  <a:off x="1528443" y="5867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utoShape 11"/>
                              <wps:cNvSpPr>
                                <a:spLocks/>
                              </wps:cNvSpPr>
                              <wps:spPr bwMode="auto">
                                <a:xfrm rot="10800000">
                                  <a:off x="2206623" y="5918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2"/>
                              <wps:cNvSpPr>
                                <a:spLocks/>
                              </wps:cNvSpPr>
                              <wps:spPr bwMode="auto">
                                <a:xfrm rot="10800000">
                                  <a:off x="1505584" y="5867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13"/>
                              <wps:cNvSpPr>
                                <a:spLocks noChangeArrowheads="1"/>
                              </wps:cNvSpPr>
                              <wps:spPr bwMode="auto">
                                <a:xfrm>
                                  <a:off x="279400" y="62166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4"/>
                              <wps:cNvSpPr>
                                <a:spLocks noChangeArrowheads="1"/>
                              </wps:cNvSpPr>
                              <wps:spPr bwMode="auto">
                                <a:xfrm>
                                  <a:off x="908049" y="61785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15"/>
                              <wps:cNvCnPr>
                                <a:cxnSpLocks noChangeShapeType="1"/>
                              </wps:cNvCnPr>
                              <wps:spPr bwMode="auto">
                                <a:xfrm>
                                  <a:off x="64135" y="284480"/>
                                  <a:ext cx="2160268"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6"/>
                              <wps:cNvSpPr>
                                <a:spLocks/>
                              </wps:cNvSpPr>
                              <wps:spPr bwMode="auto">
                                <a:xfrm>
                                  <a:off x="64135" y="24130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17"/>
                              <wps:cNvSpPr>
                                <a:spLocks/>
                              </wps:cNvSpPr>
                              <wps:spPr bwMode="auto">
                                <a:xfrm rot="10800000">
                                  <a:off x="772795" y="2362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18"/>
                              <wps:cNvSpPr>
                                <a:spLocks/>
                              </wps:cNvSpPr>
                              <wps:spPr bwMode="auto">
                                <a:xfrm>
                                  <a:off x="795654" y="2362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19"/>
                              <wps:cNvSpPr>
                                <a:spLocks/>
                              </wps:cNvSpPr>
                              <wps:spPr bwMode="auto">
                                <a:xfrm>
                                  <a:off x="1532254" y="2311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20"/>
                              <wps:cNvSpPr>
                                <a:spLocks/>
                              </wps:cNvSpPr>
                              <wps:spPr bwMode="auto">
                                <a:xfrm rot="10800000">
                                  <a:off x="2210433" y="2362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21"/>
                              <wps:cNvSpPr>
                                <a:spLocks/>
                              </wps:cNvSpPr>
                              <wps:spPr bwMode="auto">
                                <a:xfrm rot="10800000">
                                  <a:off x="1509394" y="2311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22"/>
                              <wps:cNvSpPr>
                                <a:spLocks noChangeArrowheads="1"/>
                              </wps:cNvSpPr>
                              <wps:spPr bwMode="auto">
                                <a:xfrm>
                                  <a:off x="1220469" y="26606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Rectangle 23"/>
                              <wps:cNvSpPr>
                                <a:spLocks noChangeArrowheads="1"/>
                              </wps:cNvSpPr>
                              <wps:spPr bwMode="auto">
                                <a:xfrm>
                                  <a:off x="911859" y="26225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AutoShape 24"/>
                              <wps:cNvCnPr>
                                <a:cxnSpLocks noChangeShapeType="1"/>
                              </wps:cNvCnPr>
                              <wps:spPr bwMode="auto">
                                <a:xfrm>
                                  <a:off x="60325" y="1173480"/>
                                  <a:ext cx="2160269"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25"/>
                              <wps:cNvSpPr>
                                <a:spLocks/>
                              </wps:cNvSpPr>
                              <wps:spPr bwMode="auto">
                                <a:xfrm>
                                  <a:off x="60325" y="113030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6"/>
                              <wps:cNvSpPr>
                                <a:spLocks/>
                              </wps:cNvSpPr>
                              <wps:spPr bwMode="auto">
                                <a:xfrm rot="10800000">
                                  <a:off x="768984" y="11252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27"/>
                              <wps:cNvSpPr>
                                <a:spLocks/>
                              </wps:cNvSpPr>
                              <wps:spPr bwMode="auto">
                                <a:xfrm>
                                  <a:off x="791845" y="11252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8"/>
                              <wps:cNvSpPr>
                                <a:spLocks/>
                              </wps:cNvSpPr>
                              <wps:spPr bwMode="auto">
                                <a:xfrm>
                                  <a:off x="1528444" y="11201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29"/>
                              <wps:cNvSpPr>
                                <a:spLocks/>
                              </wps:cNvSpPr>
                              <wps:spPr bwMode="auto">
                                <a:xfrm rot="10800000">
                                  <a:off x="2206624" y="11252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30"/>
                              <wps:cNvSpPr>
                                <a:spLocks/>
                              </wps:cNvSpPr>
                              <wps:spPr bwMode="auto">
                                <a:xfrm rot="10800000">
                                  <a:off x="1505584" y="11201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31"/>
                              <wps:cNvSpPr>
                                <a:spLocks noChangeArrowheads="1"/>
                              </wps:cNvSpPr>
                              <wps:spPr bwMode="auto">
                                <a:xfrm>
                                  <a:off x="279400" y="115506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Rectangle 32"/>
                              <wps:cNvSpPr>
                                <a:spLocks noChangeArrowheads="1"/>
                              </wps:cNvSpPr>
                              <wps:spPr bwMode="auto">
                                <a:xfrm>
                                  <a:off x="908049" y="115125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Oval 33"/>
                              <wps:cNvSpPr>
                                <a:spLocks noChangeArrowheads="1"/>
                              </wps:cNvSpPr>
                              <wps:spPr bwMode="auto">
                                <a:xfrm>
                                  <a:off x="1722119" y="114617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34"/>
                              <wps:cNvCnPr>
                                <a:cxnSpLocks noChangeShapeType="1"/>
                              </wps:cNvCnPr>
                              <wps:spPr bwMode="auto">
                                <a:xfrm>
                                  <a:off x="55245" y="1706880"/>
                                  <a:ext cx="2160269"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35"/>
                              <wps:cNvSpPr>
                                <a:spLocks/>
                              </wps:cNvSpPr>
                              <wps:spPr bwMode="auto">
                                <a:xfrm>
                                  <a:off x="55245" y="166370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36"/>
                              <wps:cNvSpPr>
                                <a:spLocks/>
                              </wps:cNvSpPr>
                              <wps:spPr bwMode="auto">
                                <a:xfrm rot="10800000">
                                  <a:off x="763904" y="16586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37"/>
                              <wps:cNvSpPr>
                                <a:spLocks/>
                              </wps:cNvSpPr>
                              <wps:spPr bwMode="auto">
                                <a:xfrm>
                                  <a:off x="786764" y="16586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38"/>
                              <wps:cNvSpPr>
                                <a:spLocks/>
                              </wps:cNvSpPr>
                              <wps:spPr bwMode="auto">
                                <a:xfrm>
                                  <a:off x="1523364" y="16535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39"/>
                              <wps:cNvSpPr>
                                <a:spLocks/>
                              </wps:cNvSpPr>
                              <wps:spPr bwMode="auto">
                                <a:xfrm rot="10800000">
                                  <a:off x="2201543" y="165862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utoShape 40"/>
                              <wps:cNvSpPr>
                                <a:spLocks/>
                              </wps:cNvSpPr>
                              <wps:spPr bwMode="auto">
                                <a:xfrm rot="10800000">
                                  <a:off x="1500504" y="1653540"/>
                                  <a:ext cx="10795" cy="90805"/>
                                </a:xfrm>
                                <a:prstGeom prst="leftBracket">
                                  <a:avLst>
                                    <a:gd name="adj" fmla="val 7009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41"/>
                              <wps:cNvSpPr>
                                <a:spLocks noChangeArrowheads="1"/>
                              </wps:cNvSpPr>
                              <wps:spPr bwMode="auto">
                                <a:xfrm>
                                  <a:off x="274320" y="168846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42"/>
                              <wps:cNvSpPr>
                                <a:spLocks noChangeArrowheads="1"/>
                              </wps:cNvSpPr>
                              <wps:spPr bwMode="auto">
                                <a:xfrm>
                                  <a:off x="902969" y="168465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Oval 43"/>
                              <wps:cNvSpPr>
                                <a:spLocks noChangeArrowheads="1"/>
                              </wps:cNvSpPr>
                              <wps:spPr bwMode="auto">
                                <a:xfrm>
                                  <a:off x="1203959" y="167957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Text Box 46"/>
                              <wps:cNvSpPr txBox="1">
                                <a:spLocks noChangeArrowheads="1"/>
                              </wps:cNvSpPr>
                              <wps:spPr bwMode="auto">
                                <a:xfrm>
                                  <a:off x="978534" y="9525"/>
                                  <a:ext cx="4083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62AAB" w14:textId="77777777" w:rsidR="00625B91" w:rsidRDefault="00625B91" w:rsidP="0090721A">
                                    <w:r>
                                      <w:t>(a)</w:t>
                                    </w:r>
                                  </w:p>
                                </w:txbxContent>
                              </wps:txbx>
                              <wps:bodyPr rot="0" vert="horz" wrap="square" lIns="18000" tIns="10800" rIns="18000" bIns="10800" anchor="t" anchorCtr="0" upright="1">
                                <a:noAutofit/>
                              </wps:bodyPr>
                            </wps:wsp>
                            <wps:wsp>
                              <wps:cNvPr id="45" name="Text Box 47"/>
                              <wps:cNvSpPr txBox="1">
                                <a:spLocks noChangeArrowheads="1"/>
                              </wps:cNvSpPr>
                              <wps:spPr bwMode="auto">
                                <a:xfrm>
                                  <a:off x="1010906" y="908685"/>
                                  <a:ext cx="4083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64F2E" w14:textId="77777777" w:rsidR="00625B91" w:rsidRDefault="00625B91" w:rsidP="0090721A">
                                    <w:r>
                                      <w:t>(b)</w:t>
                                    </w:r>
                                  </w:p>
                                </w:txbxContent>
                              </wps:txbx>
                              <wps:bodyPr rot="0" vert="horz" wrap="square" lIns="18000" tIns="10800" rIns="18000" bIns="10800" anchor="t" anchorCtr="0" upright="1">
                                <a:noAutofit/>
                              </wps:bodyPr>
                            </wps:wsp>
                            <wps:wsp>
                              <wps:cNvPr id="46" name="Rectangle 48"/>
                              <wps:cNvSpPr>
                                <a:spLocks noChangeArrowheads="1"/>
                              </wps:cNvSpPr>
                              <wps:spPr bwMode="auto">
                                <a:xfrm>
                                  <a:off x="246380" y="1300480"/>
                                  <a:ext cx="9080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AutoShape 49"/>
                              <wps:cNvCnPr>
                                <a:cxnSpLocks noChangeShapeType="1"/>
                              </wps:cNvCnPr>
                              <wps:spPr bwMode="auto">
                                <a:xfrm>
                                  <a:off x="219710" y="1417955"/>
                                  <a:ext cx="32004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 name="Rectangle 50"/>
                              <wps:cNvSpPr>
                                <a:spLocks noChangeArrowheads="1"/>
                              </wps:cNvSpPr>
                              <wps:spPr bwMode="auto">
                                <a:xfrm>
                                  <a:off x="245110" y="146367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Oval 51"/>
                              <wps:cNvSpPr>
                                <a:spLocks noChangeArrowheads="1"/>
                              </wps:cNvSpPr>
                              <wps:spPr bwMode="auto">
                                <a:xfrm>
                                  <a:off x="384810" y="145478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Rectangle 52"/>
                              <wps:cNvSpPr>
                                <a:spLocks noChangeArrowheads="1"/>
                              </wps:cNvSpPr>
                              <wps:spPr bwMode="auto">
                                <a:xfrm>
                                  <a:off x="993139" y="1296670"/>
                                  <a:ext cx="9080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AutoShape 53"/>
                              <wps:cNvCnPr>
                                <a:cxnSpLocks noChangeShapeType="1"/>
                              </wps:cNvCnPr>
                              <wps:spPr bwMode="auto">
                                <a:xfrm>
                                  <a:off x="966470" y="1414145"/>
                                  <a:ext cx="32004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 name="Rectangle 54"/>
                              <wps:cNvSpPr>
                                <a:spLocks noChangeArrowheads="1"/>
                              </wps:cNvSpPr>
                              <wps:spPr bwMode="auto">
                                <a:xfrm>
                                  <a:off x="991869" y="145986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Oval 55"/>
                              <wps:cNvSpPr>
                                <a:spLocks noChangeArrowheads="1"/>
                              </wps:cNvSpPr>
                              <wps:spPr bwMode="auto">
                                <a:xfrm>
                                  <a:off x="1131569" y="145097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Rectangle 56"/>
                              <wps:cNvSpPr>
                                <a:spLocks noChangeArrowheads="1"/>
                              </wps:cNvSpPr>
                              <wps:spPr bwMode="auto">
                                <a:xfrm>
                                  <a:off x="1869438" y="1300480"/>
                                  <a:ext cx="9080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 name="AutoShape 57"/>
                              <wps:cNvCnPr>
                                <a:cxnSpLocks noChangeShapeType="1"/>
                              </wps:cNvCnPr>
                              <wps:spPr bwMode="auto">
                                <a:xfrm>
                                  <a:off x="1694179" y="1417955"/>
                                  <a:ext cx="32004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 name="Rectangle 58"/>
                              <wps:cNvSpPr>
                                <a:spLocks noChangeArrowheads="1"/>
                              </wps:cNvSpPr>
                              <wps:spPr bwMode="auto">
                                <a:xfrm>
                                  <a:off x="1719579" y="146367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Oval 59"/>
                              <wps:cNvSpPr>
                                <a:spLocks noChangeArrowheads="1"/>
                              </wps:cNvSpPr>
                              <wps:spPr bwMode="auto">
                                <a:xfrm>
                                  <a:off x="1859279" y="145478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Rectangle 60"/>
                              <wps:cNvSpPr>
                                <a:spLocks noChangeArrowheads="1"/>
                              </wps:cNvSpPr>
                              <wps:spPr bwMode="auto">
                                <a:xfrm>
                                  <a:off x="238760" y="1818640"/>
                                  <a:ext cx="9080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AutoShape 61"/>
                              <wps:cNvCnPr>
                                <a:cxnSpLocks noChangeShapeType="1"/>
                              </wps:cNvCnPr>
                              <wps:spPr bwMode="auto">
                                <a:xfrm>
                                  <a:off x="212090" y="1936115"/>
                                  <a:ext cx="32004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 name="Rectangle 62"/>
                              <wps:cNvSpPr>
                                <a:spLocks noChangeArrowheads="1"/>
                              </wps:cNvSpPr>
                              <wps:spPr bwMode="auto">
                                <a:xfrm>
                                  <a:off x="237490" y="198183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Oval 63"/>
                              <wps:cNvSpPr>
                                <a:spLocks noChangeArrowheads="1"/>
                              </wps:cNvSpPr>
                              <wps:spPr bwMode="auto">
                                <a:xfrm>
                                  <a:off x="377190" y="197294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Rectangle 64"/>
                              <wps:cNvSpPr>
                                <a:spLocks noChangeArrowheads="1"/>
                              </wps:cNvSpPr>
                              <wps:spPr bwMode="auto">
                                <a:xfrm>
                                  <a:off x="1005204" y="1809750"/>
                                  <a:ext cx="9080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AutoShape 65"/>
                              <wps:cNvCnPr>
                                <a:cxnSpLocks noChangeShapeType="1"/>
                              </wps:cNvCnPr>
                              <wps:spPr bwMode="auto">
                                <a:xfrm>
                                  <a:off x="978534" y="1927225"/>
                                  <a:ext cx="320039"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4" name="Rectangle 66"/>
                              <wps:cNvSpPr>
                                <a:spLocks noChangeArrowheads="1"/>
                              </wps:cNvSpPr>
                              <wps:spPr bwMode="auto">
                                <a:xfrm>
                                  <a:off x="1003934" y="1972945"/>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Oval 67"/>
                              <wps:cNvSpPr>
                                <a:spLocks noChangeArrowheads="1"/>
                              </wps:cNvSpPr>
                              <wps:spPr bwMode="auto">
                                <a:xfrm>
                                  <a:off x="1143634" y="1964055"/>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Rectangle 68"/>
                              <wps:cNvSpPr>
                                <a:spLocks noChangeArrowheads="1"/>
                              </wps:cNvSpPr>
                              <wps:spPr bwMode="auto">
                                <a:xfrm>
                                  <a:off x="1158874" y="1811655"/>
                                  <a:ext cx="9080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 name="AutoShape 69"/>
                              <wps:cNvCnPr>
                                <a:cxnSpLocks noChangeShapeType="1"/>
                              </wps:cNvCnPr>
                              <wps:spPr bwMode="auto">
                                <a:xfrm>
                                  <a:off x="1722118" y="1910080"/>
                                  <a:ext cx="32004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 name="Rectangle 70"/>
                              <wps:cNvSpPr>
                                <a:spLocks noChangeArrowheads="1"/>
                              </wps:cNvSpPr>
                              <wps:spPr bwMode="auto">
                                <a:xfrm>
                                  <a:off x="1747518" y="1955800"/>
                                  <a:ext cx="93345" cy="36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Oval 71"/>
                              <wps:cNvSpPr>
                                <a:spLocks noChangeArrowheads="1"/>
                              </wps:cNvSpPr>
                              <wps:spPr bwMode="auto">
                                <a:xfrm>
                                  <a:off x="1887220" y="1946910"/>
                                  <a:ext cx="114935" cy="53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wgp>
                    </wpc:wpc>
                  </a:graphicData>
                </a:graphic>
              </wp:inline>
            </w:drawing>
          </mc:Choice>
          <mc:Fallback>
            <w:pict>
              <v:group w14:anchorId="4910D9CC" id="Canvas 70" o:spid="_x0000_s1026" editas="canvas" style="width:386.6pt;height:161.65pt;mso-position-horizontal-relative:char;mso-position-vertical-relative:line" coordsize="49098,20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">
                <v:shape id="_x0000_s1027" type="#_x0000_t75" style="position:absolute;width:49098;height:20529;visibility:visible;mso-wrap-style:square">
                  <v:fill o:detectmouseclick="t"/>
                  <v:path o:connecttype="none"/>
                </v:shape>
                <v:group id="Group 73" o:spid="_x0000_s1028" style="position:absolute;left:352;top:33;width:48746;height:20174" coordorigin="552,95" coordsize="48745,20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type id="_x0000_t202" coordsize="21600,21600" o:spt="202" path="m,l,21600r21600,l21600,xe">
                    <v:stroke joinstyle="miter"/>
                    <v:path gradientshapeok="t" o:connecttype="rect"/>
                  </v:shapetype>
                  <v:shape id="Text Box 44" o:spid="_x0000_s1029" type="#_x0000_t202" style="position:absolute;left:37902;top:5190;width:11395;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BJsMA&#10;AADbAAAADwAAAGRycy9kb3ducmV2LnhtbESPwWrDMBBE74X8g9hAbo0UE0pwo4Sk0NIe7eaQ42Jt&#10;LRNrZaxt4vbrq0Khx2Fm3jDb/RR6daUxdZEtrJYGFHETXcethdP78/0GVBJkh31ksvBFCfa72d0W&#10;SxdvXNG1llZlCKcSLXiRodQ6NZ4CpmUciLP3EceAkuXYajfiLcNDrwtjHnTAjvOCx4GePDWX+jNY&#10;aE1RrSrjv/vzy7HavNUi54uzdjGfDo+ghCb5D/+1X52FdQG/X/IP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pBJsMAAADbAAAADwAAAAAAAAAAAAAAAACYAgAAZHJzL2Rv&#10;d25yZXYueG1sUEsFBgAAAAAEAAQA9QAAAIgDAAAAAA==&#10;" filled="f" stroked="f">
                    <v:textbox inset=".5mm,.3mm,.5mm,.3mm">
                      <w:txbxContent>
                        <w:p w14:paraId="7A231AAE" w14:textId="77777777" w:rsidR="00625B91" w:rsidRDefault="00625B91" w:rsidP="0090721A">
                          <w:r w:rsidRPr="0098698D">
                            <w:rPr>
                              <w:i/>
                            </w:rPr>
                            <w:t>H</w:t>
                          </w:r>
                          <w:r>
                            <w:t xml:space="preserve">=1.0, </w:t>
                          </w:r>
                          <w:proofErr w:type="gramStart"/>
                          <w:r w:rsidRPr="0098698D">
                            <w:rPr>
                              <w:i/>
                            </w:rPr>
                            <w:t>f</w:t>
                          </w:r>
                          <w:r w:rsidRPr="0098698D">
                            <w:rPr>
                              <w:i/>
                              <w:vertAlign w:val="subscript"/>
                            </w:rPr>
                            <w:t>e</w:t>
                          </w:r>
                          <w:r>
                            <w:t>=</w:t>
                          </w:r>
                          <w:proofErr w:type="gramEnd"/>
                          <w:r>
                            <w:t>0.37</w:t>
                          </w:r>
                        </w:p>
                      </w:txbxContent>
                    </v:textbox>
                  </v:shape>
                  <v:group id="Group 72" o:spid="_x0000_s1030" style="position:absolute;left:552;top:95;width:45752;height:20174" coordorigin="552,95" coordsize="45751,20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Text Box 45" o:spid="_x0000_s1031" type="#_x0000_t202" style="position:absolute;left:37903;top:1642;width:840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kvcMA&#10;AADbAAAADwAAAGRycy9kb3ducmV2LnhtbESPzWrDMBCE74W+g9hCbo2UH0pwo4Q20NIc7faQ42Jt&#10;LRNrZaxN4vbpq0Cgx2FmvmHW2zF06kxDaiNbmE0NKOI6upYbC1+fb48rUEmQHXaRycIPJdhu7u/W&#10;WLh44ZLOlTQqQzgVaMGL9IXWqfYUME1jT5y97zgElCyHRrsBLxkeOj035kkHbDkveOxp56k+Vqdg&#10;oTHzclYa/9sd3l/L1b4SORydtZOH8eUZlNAo/+Fb+8NZWC7g+iX/AL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bkvcMAAADbAAAADwAAAAAAAAAAAAAAAACYAgAAZHJzL2Rv&#10;d25yZXYueG1sUEsFBgAAAAAEAAQA9QAAAIgDAAAAAA==&#10;" filled="f" stroked="f">
                      <v:textbox inset=".5mm,.3mm,.5mm,.3mm">
                        <w:txbxContent>
                          <w:p w14:paraId="7C51F4B3" w14:textId="77777777" w:rsidR="00625B91" w:rsidRDefault="00625B91" w:rsidP="0090721A">
                            <w:r w:rsidRPr="0098698D">
                              <w:rPr>
                                <w:i/>
                              </w:rPr>
                              <w:t>H</w:t>
                            </w:r>
                            <w:r>
                              <w:t xml:space="preserve">=0, </w:t>
                            </w:r>
                            <w:proofErr w:type="gramStart"/>
                            <w:r w:rsidRPr="0098698D">
                              <w:rPr>
                                <w:i/>
                              </w:rPr>
                              <w:t>f</w:t>
                            </w:r>
                            <w:r w:rsidRPr="0098698D">
                              <w:rPr>
                                <w:i/>
                                <w:vertAlign w:val="subscript"/>
                              </w:rPr>
                              <w:t>e</w:t>
                            </w:r>
                            <w:r>
                              <w:t>=</w:t>
                            </w:r>
                            <w:proofErr w:type="gramEnd"/>
                            <w:r>
                              <w:t>1.0</w:t>
                            </w:r>
                          </w:p>
                        </w:txbxContent>
                      </v:textbox>
                    </v:shape>
                    <v:group id="Group 71" o:spid="_x0000_s1032" style="position:absolute;left:552;top:95;width:37048;height:20174" coordorigin="552,95" coordsize="21691,20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type id="_x0000_t32" coordsize="21600,21600" o:spt="32" o:oned="t" path="m,l21600,21600e" filled="f">
                        <v:path arrowok="t" fillok="f" o:connecttype="none"/>
                        <o:lock v:ext="edit" shapetype="t"/>
                      </v:shapetype>
                      <v:shape id="AutoShape 6" o:spid="_x0000_s1033" type="#_x0000_t32" style="position:absolute;left:603;top:6400;width:216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ohHsAAAADaAAAADwAAAGRycy9kb3ducmV2LnhtbERPTYvCMBC9L/gfwgheFk31sNbaVFQQ&#10;lr2tingcmrEtNpPSpLX++42w4Gl4vM9JN4OpRU+tqywrmM8iEMS51RUXCs6nwzQG4TyyxtoyKXiS&#10;g002+kgx0fbBv9QffSFCCLsEFZTeN4mULi/JoJvZhjhwN9sa9AG2hdQtPkK4qeUiir6kwYpDQ4kN&#10;7UvK78fOKOjqn89Td/Hzvtj1y1u8iq/D1Sk1GQ/bNQhPg3+L/93fOsyH1yuvK7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KIR7AAAAA2gAAAA8AAAAAAAAAAAAAAAAA&#10;oQIAAGRycy9kb3ducmV2LnhtbFBLBQYAAAAABAAEAPkAAACOAwAAAAA=&#10;" strokeweight="1p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7" o:spid="_x0000_s1034" type="#_x0000_t85" style="position:absolute;left:603;top:5969;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Kz8EA&#10;AADaAAAADwAAAGRycy9kb3ducmV2LnhtbESPT2vCQBTE74LfYXlCb7ppDqVEVymWQsWTf6G3R/Y1&#10;G5p9m2ZfNfrp3YLgcZiZ3zCzRe8bdaIu1oENPE8yUMRlsDVXBva7j/ErqCjIFpvAZOBCERbz4WCG&#10;hQ1n3tBpK5VKEI4FGnAibaF1LB15jJPQEifvO3QeJcmu0rbDc4L7RudZ9qI91pwWHLa0dFT+bP+8&#10;gfIg1yOFtX4nJ9ky//1i0Stjnkb92xSUUC+P8L39aQ3k8H8l3QA9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Ais/BAAAA2gAAAA8AAAAAAAAAAAAAAAAAmAIAAGRycy9kb3du&#10;cmV2LnhtbFBLBQYAAAAABAAEAPUAAACGAwAAAAA=&#10;"/>
                      <v:shape id="AutoShape 8" o:spid="_x0000_s1035" type="#_x0000_t85" style="position:absolute;left:7689;top:5918;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idsQA&#10;AADaAAAADwAAAGRycy9kb3ducmV2LnhtbESPQWvCQBSE74X+h+UVems2bSCU6CpSKUhBQo3i9Zl9&#10;ZoPZtyG7mvjvu4VCj8PMfMPMl5PtxI0G3zpW8JqkIIhrp1tuFOyrz5d3ED4ga+wck4I7eVguHh/m&#10;WGg38jfddqEREcK+QAUmhL6Q0teGLPrE9cTRO7vBYohyaKQecIxw28m3NM2lxZbjgsGePgzVl93V&#10;KigPVWZO+Wm97dfHsvyajrjKMqWen6bVDESgKfyH/9obrSCD3yvxBs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InbEAAAA2gAAAA8AAAAAAAAAAAAAAAAAmAIAAGRycy9k&#10;b3ducmV2LnhtbFBLBQYAAAAABAAEAPUAAACJAwAAAAA=&#10;"/>
                      <v:shape id="AutoShape 9" o:spid="_x0000_s1036" type="#_x0000_t85" style="position:absolute;left:7918;top:5918;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Su8EA&#10;AADaAAAADwAAAGRycy9kb3ducmV2LnhtbESPQWsCMRSE7wX/Q3hCbzWroJTVKKIUlJ60reDtsXlu&#10;Fjcv281Tt/31Rij0OMzMN8xs0flaXamNVWADw0EGirgItuLSwOfH28srqCjIFuvAZOCHIizmvacZ&#10;5jbceEfXvZQqQTjmaMCJNLnWsXDkMQ5CQ5y8U2g9SpJtqW2LtwT3tR5l2UR7rDgtOGxo5ag47y/e&#10;QPElvwcK73pNTrLV6PvIorfGPPe75RSUUCf/4b/2xhoYw+NKug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pErvBAAAA2gAAAA8AAAAAAAAAAAAAAAAAmAIAAGRycy9kb3du&#10;cmV2LnhtbFBLBQYAAAAABAAEAPUAAACGAwAAAAA=&#10;"/>
                      <v:shape id="AutoShape 10" o:spid="_x0000_s1037" type="#_x0000_t85" style="position:absolute;left:15284;top:5867;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MzMIA&#10;AADaAAAADwAAAGRycy9kb3ducmV2LnhtbESPQWvCQBSE70L/w/IK3nTTHERSV5FIoeKp2hZ6e2Rf&#10;s6HZt2n2qam/3hWEHoeZ+YZZrAbfqhP1sQls4GmagSKugm24NvB+eJnMQUVBttgGJgN/FGG1fBgt&#10;sLDhzG902kutEoRjgQacSFdoHStHHuM0dMTJ+w69R0myr7Xt8ZzgvtV5ls20x4bTgsOOSkfVz/7o&#10;DVQfcvmksNMbcpKV+e8Xi94aM34c1s+ghAb5D9/br9bADG5X0g3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4zMwgAAANoAAAAPAAAAAAAAAAAAAAAAAJgCAABkcnMvZG93&#10;bnJldi54bWxQSwUGAAAAAAQABAD1AAAAhwMAAAAA&#10;"/>
                      <v:shape id="AutoShape 11" o:spid="_x0000_s1038" type="#_x0000_t85" style="position:absolute;left:22066;top:5918;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wB8EA&#10;AADaAAAADwAAAGRycy9kb3ducmV2LnhtbERPXWvCMBR9H/gfwhX2tqauIKMapViEIYwy3ejrtbk2&#10;xeamNFG7f788DPZ4ON/r7WR7cafRd44VLJIUBHHjdMetgq/T/uUNhA/IGnvHpOCHPGw3s6c15to9&#10;+JPux9CKGMI+RwUmhCGX0jeGLPrEDcSRu7jRYohwbKUe8RHDbS9f03QpLXYcGwwOtDPUXI83q6D6&#10;PmXmvDyXH0NZV9VhqrHIMqWe51OxAhFoCv/iP/e7VhC3xivxBs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ZsAfBAAAA2gAAAA8AAAAAAAAAAAAAAAAAmAIAAGRycy9kb3du&#10;cmV2LnhtbFBLBQYAAAAABAAEAPUAAACGAwAAAAA=&#10;"/>
                      <v:shape id="AutoShape 12" o:spid="_x0000_s1039" type="#_x0000_t85" style="position:absolute;left:15055;top:5867;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XL8sQA&#10;AADbAAAADwAAAGRycy9kb3ducmV2LnhtbESPT2vCQBDF74V+h2UK3uqmBqSkriJKQQoS/IfXMTvN&#10;BrOzIbvV9Nt3DkJvM7w37/1mthh8q27UxyawgbdxBoq4Crbh2sDx8Pn6DiomZIttYDLwSxEW8+en&#10;GRY23HlHt32qlYRwLNCAS6krtI6VI49xHDpi0b5D7zHJ2tfa9niXcN/qSZZNtceGpcFhRytH1XX/&#10;4w2Up0PuLtPLetutz2X5NZxxmefGjF6G5QeoREP6Nz+uN1bwhV5+kQH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1y/LEAAAA2wAAAA8AAAAAAAAAAAAAAAAAmAIAAGRycy9k&#10;b3ducmV2LnhtbFBLBQYAAAAABAAEAPUAAACJAwAAAAA=&#10;"/>
                      <v:rect id="Rectangle 13" o:spid="_x0000_s1040" style="position:absolute;left:2794;top:6216;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rect id="Rectangle 14" o:spid="_x0000_s1041" style="position:absolute;left:9080;top:6178;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shape id="AutoShape 15" o:spid="_x0000_s1042" type="#_x0000_t32" style="position:absolute;left:641;top:2844;width:2160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QCDMEAAADbAAAADwAAAGRycy9kb3ducmV2LnhtbERPTYvCMBC9C/sfwizsRTR1F7RWo+jC&#10;wuLNKuJxaMa22ExKk9b6740geJvH+5zlujeV6KhxpWUFk3EEgjizuuRcwfHwN4pBOI+ssbJMCu7k&#10;YL36GCwx0fbGe+pSn4sQwi5BBYX3dSKlywoy6Ma2Jg7cxTYGfYBNLnWDtxBuKvkdRVNpsOTQUGBN&#10;vwVl17Q1CtpqNzy0Jz/p8m03u8Tz+NyfnVJfn/1mAcJT79/il/tfh/k/8PwlHC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tAIMwQAAANsAAAAPAAAAAAAAAAAAAAAA&#10;AKECAABkcnMvZG93bnJldi54bWxQSwUGAAAAAAQABAD5AAAAjwMAAAAA&#10;" strokeweight="1pt"/>
                      <v:shape id="AutoShape 16" o:spid="_x0000_s1043" type="#_x0000_t85" style="position:absolute;left:641;top:2413;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CC88AA&#10;AADbAAAADwAAAGRycy9kb3ducmV2LnhtbERPS2vCQBC+C/0PyxS8mU2lFImuUixCi6f6KPQ2ZMds&#10;aHY2Zqca/fXdguBtPr7nzBa9b9SJulgHNvCU5aCIy2BrrgzstqvRBFQUZItNYDJwoQiL+cNghoUN&#10;Z/6k00YqlUI4FmjAibSF1rF05DFmoSVO3CF0HiXBrtK2w3MK940e5/mL9lhzanDY0tJR+bP59QbK&#10;vVy/KKz1GznJl+PjN4v+MGb42L9OQQn1chff3O82zX+G/1/SAXr+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9CC88AAAADbAAAADwAAAAAAAAAAAAAAAACYAgAAZHJzL2Rvd25y&#10;ZXYueG1sUEsFBgAAAAAEAAQA9QAAAIUDAAAAAA==&#10;"/>
                      <v:shape id="AutoShape 17" o:spid="_x0000_s1044" type="#_x0000_t85" style="position:absolute;left:7727;top:2362;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oasIA&#10;AADbAAAADwAAAGRycy9kb3ducmV2LnhtbERP32vCMBB+H+x/CDfY20xdmUg1ikyEIYyi3fD1bM6m&#10;2FxKE7X+90YQfLuP7+dN571txJk6XztWMBwkIIhLp2uuFPwVq48xCB+QNTaOScGVPMxnry9TzLS7&#10;8IbO21CJGMI+QwUmhDaT0peGLPqBa4kjd3CdxRBhV0nd4SWG20Z+JslIWqw5Nhhs6dtQedyerIL8&#10;v0jNfrRf/rbLXZ6v+x0u0lSp97d+MQERqA9P8cP9o+P8L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mhqwgAAANsAAAAPAAAAAAAAAAAAAAAAAJgCAABkcnMvZG93&#10;bnJldi54bWxQSwUGAAAAAAQABAD1AAAAhwMAAAAA&#10;"/>
                      <v:shape id="AutoShape 18" o:spid="_x0000_s1045" type="#_x0000_t85" style="position:absolute;left:7956;top:2362;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65H8AA&#10;AADbAAAADwAAAGRycy9kb3ducmV2LnhtbERPTWvCQBC9C/0PyxS86aY5iKSuIpFCxVO1LfQ2ZKfZ&#10;0Oxsmh019de7gtDbPN7nLFaDb9WJ+tgENvA0zUARV8E2XBt4P7xM5qCiIFtsA5OBP4qwWj6MFljY&#10;cOY3Ou2lVimEY4EGnEhXaB0rRx7jNHTEifsOvUdJsK+17fGcwn2r8yybaY8NpwaHHZWOqp/90Ruo&#10;PuTySWGnN+QkK/PfLxa9NWb8OKyfQQkN8i++u19tmj+D2y/pAL2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65H8AAAADbAAAADwAAAAAAAAAAAAAAAACYAgAAZHJzL2Rvd25y&#10;ZXYueG1sUEsFBgAAAAAEAAQA9QAAAIUDAAAAAA==&#10;"/>
                      <v:shape id="AutoShape 19" o:spid="_x0000_s1046" type="#_x0000_t85" style="position:absolute;left:15322;top:2311;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chMAA&#10;AADbAAAADwAAAGRycy9kb3ducmV2LnhtbERPS2vCQBC+C/0PyxS8mU09tBJdpViEFk/1UehtyI7Z&#10;0OxszE41+uu7BcHbfHzPmS1636gTdbEObOApy0ERl8HWXBnYbVejCagoyBabwGTgQhEW84fBDAsb&#10;zvxJp41UKoVwLNCAE2kLrWPpyGPMQkucuEPoPEqCXaVth+cU7hs9zvNn7bHm1OCwpaWj8mfz6w2U&#10;e7l+UVjrN3KSL8fHbxb9YczwsX+dghLq5S6+ud9tmv8C/7+kA/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IchMAAAADbAAAADwAAAAAAAAAAAAAAAACYAgAAZHJzL2Rvd25y&#10;ZXYueG1sUEsFBgAAAAAEAAQA9QAAAIUDAAAAAA==&#10;"/>
                      <v:shape id="AutoShape 20" o:spid="_x0000_s1047" type="#_x0000_t85" style="position:absolute;left:22104;top:2362;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H9MQA&#10;AADbAAAADwAAAGRycy9kb3ducmV2LnhtbESPT2vCQBDF74V+h2UK3uqmBqSkriJKQQoS/IfXMTvN&#10;BrOzIbvV9Nt3DkJvM7w37/1mthh8q27UxyawgbdxBoq4Crbh2sDx8Pn6DiomZIttYDLwSxEW8+en&#10;GRY23HlHt32qlYRwLNCAS6krtI6VI49xHDpi0b5D7zHJ2tfa9niXcN/qSZZNtceGpcFhRytH1XX/&#10;4w2Up0PuLtPLetutz2X5NZxxmefGjF6G5QeoREP6Nz+uN1bwBVZ+kQH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x/TEAAAA2wAAAA8AAAAAAAAAAAAAAAAAmAIAAGRycy9k&#10;b3ducmV2LnhtbFBLBQYAAAAABAAEAPUAAACJAwAAAAA=&#10;"/>
                      <v:shape id="AutoShape 21" o:spid="_x0000_s1048" type="#_x0000_t85" style="position:absolute;left:15093;top:2311;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9ib8IA&#10;AADbAAAADwAAAGRycy9kb3ducmV2LnhtbERP22rCQBB9L/gPywi+1U0NSJu6SjAIUiihXvB1zE6z&#10;odnZkF01/fuuIPRtDuc6i9VgW3Gl3jeOFbxMExDEldMN1woO+83zKwgfkDW2jknBL3lYLUdPC8y0&#10;u/EXXXehFjGEfYYKTAhdJqWvDFn0U9cRR+7b9RZDhH0tdY+3GG5bOUuSubTYcGww2NHaUPWzu1gF&#10;5XGfmvP8XHx2xaksP4YT5mmq1GQ85O8gAg3hX/xwb3Wc/wb3X+I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2JvwgAAANsAAAAPAAAAAAAAAAAAAAAAAJgCAABkcnMvZG93&#10;bnJldi54bWxQSwUGAAAAAAQABAD1AAAAhwMAAAAA&#10;"/>
                      <v:rect id="Rectangle 22" o:spid="_x0000_s1049" style="position:absolute;left:12204;top:2660;width:93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rect id="Rectangle 23" o:spid="_x0000_s1050" style="position:absolute;left:9118;top:2622;width:93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hape id="AutoShape 24" o:spid="_x0000_s1051" type="#_x0000_t32" style="position:absolute;left:603;top:11734;width:216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25" o:spid="_x0000_s1052" type="#_x0000_t85" style="position:absolute;left:603;top:11303;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QOsIA&#10;AADbAAAADwAAAGRycy9kb3ducmV2LnhtbESPX2vCQBDE3wv9DscWfKuXpiAleopYBItP2j/QtyW3&#10;5oK5vZhbNfrpPaHQx2FmfsNMZr1v1Im6WAc28DLMQBGXwdZcGfj6XD6/gYqCbLEJTAYuFGE2fXyY&#10;YGHDmTd02kqlEoRjgQacSFtoHUtHHuMwtMTJ24XOoyTZVdp2eE5w3+g8y0baY81pwWFLC0flfnv0&#10;Bspvuf5QWOt3cpIt8sMvi/4wZvDUz8eghHr5D/+1V9ZA/gr3L+kH6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dA6wgAAANsAAAAPAAAAAAAAAAAAAAAAAJgCAABkcnMvZG93&#10;bnJldi54bWxQSwUGAAAAAAQABAD1AAAAhwMAAAAA&#10;"/>
                      <v:shape id="AutoShape 26" o:spid="_x0000_s1053" type="#_x0000_t85" style="position:absolute;left:7689;top:11252;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HTMQA&#10;AADbAAAADwAAAGRycy9kb3ducmV2LnhtbESPQWvCQBSE7wX/w/IKvdVNkyIldZWgFIpQgtri9Zl9&#10;ZoPZtyG71fjvXUHwOMzMN8x0PthWnKj3jWMFb+MEBHHldMO1gt/t1+sHCB+QNbaOScGFPMxno6cp&#10;5tqdeU2nTahFhLDPUYEJocul9JUhi37sOuLoHVxvMUTZ11L3eI5w28o0SSbSYsNxwWBHC0PVcfNv&#10;FZR/28zsJ/vlT7fcleVq2GGRZUq9PA/FJ4hAQ3iE7+1vrSB9h9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iB0zEAAAA2wAAAA8AAAAAAAAAAAAAAAAAmAIAAGRycy9k&#10;b3ducmV2LnhtbFBLBQYAAAAABAAEAPUAAACJAwAAAAA=&#10;"/>
                      <v:shape id="AutoShape 27" o:spid="_x0000_s1054" type="#_x0000_t85" style="position:absolute;left:7918;top:11252;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t1cIA&#10;AADbAAAADwAAAGRycy9kb3ducmV2LnhtbESPX2vCQBDE3wv9DscWfKuXBioleopYBItP2j/QtyW3&#10;5oK5vZhbNfrpPaHQx2FmfsNMZr1v1Im6WAc28DLMQBGXwdZcGfj6XD6/gYqCbLEJTAYuFGE2fXyY&#10;YGHDmTd02kqlEoRjgQacSFtoHUtHHuMwtMTJ24XOoyTZVdp2eE5w3+g8y0baY81pwWFLC0flfnv0&#10;Bspvuf5QWOt3cpIt8sMvi/4wZvDUz8eghHr5D/+1V9ZA/gr3L+kH6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8O3VwgAAANsAAAAPAAAAAAAAAAAAAAAAAJgCAABkcnMvZG93&#10;bnJldi54bWxQSwUGAAAAAAQABAD1AAAAhwMAAAAA&#10;"/>
                      <v:shape id="AutoShape 28" o:spid="_x0000_s1055" type="#_x0000_t85" style="position:absolute;left:15284;top:11201;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zosIA&#10;AADbAAAADwAAAGRycy9kb3ducmV2LnhtbESPT2vCQBTE70K/w/IKvemmOYikriJKoaWn+g96e2Sf&#10;2WD2bZp91dRP7wqCx2FmfsNM571v1Im6WAc28DrKQBGXwdZcGdhu3ocTUFGQLTaBycA/RZjPngZT&#10;LGw48zed1lKpBOFYoAEn0hZax9KRxzgKLXHyDqHzKEl2lbYdnhPcNzrPsrH2WHNacNjS0lF5XP95&#10;A+VOLnsKX3pFTrJl/vvDoj+NeXnuF2+ghHp5hO/tD2sgH8PtS/oBe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nOiwgAAANsAAAAPAAAAAAAAAAAAAAAAAJgCAABkcnMvZG93&#10;bnJldi54bWxQSwUGAAAAAAQABAD1AAAAhwMAAAAA&#10;"/>
                      <v:shape id="AutoShape 29" o:spid="_x0000_s1056" type="#_x0000_t85" style="position:absolute;left:22066;top:11252;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ZO8QA&#10;AADbAAAADwAAAGRycy9kb3ducmV2LnhtbESPQWvCQBSE70L/w/IEb7rRgJbUVaRSEKEEtcXrM/vM&#10;BrNvQ3ar8d93BcHjMDPfMPNlZ2txpdZXjhWMRwkI4sLpiksFP4ev4TsIH5A11o5JwZ08LBdvvTlm&#10;2t14R9d9KEWEsM9QgQmhyaT0hSGLfuQa4uidXWsxRNmWUrd4i3Bby0mSTKXFiuOCwYY+DRWX/Z9V&#10;kP8eUnOantbfzfqY59vuiKs0VWrQ71YfIAJ14RV+tjdawWQG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wmTvEAAAA2wAAAA8AAAAAAAAAAAAAAAAAmAIAAGRycy9k&#10;b3ducmV2LnhtbFBLBQYAAAAABAAEAPUAAACJAwAAAAA=&#10;"/>
                      <v:shape id="AutoShape 30" o:spid="_x0000_s1057" type="#_x0000_t85" style="position:absolute;left:15055;top:11201;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8NScAA&#10;AADbAAAADwAAAGRycy9kb3ducmV2LnhtbERPy4rCMBTdD/gP4QruxlQLItUooggiSPGF22tzpynT&#10;3JQmaufvJwvB5eG858vO1uJJra8cKxgNExDEhdMVlwou5+33FIQPyBprx6TgjzwsF72vOWbavfhI&#10;z1MoRQxhn6ECE0KTSekLQxb90DXEkftxrcUQYVtK3eIrhttajpNkIi1WHBsMNrQ2VPyeHlZBfj2n&#10;5j65bw7N5pbn++6GqzRVatDvVjMQgbrwEb/dO61gHMfGL/E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8NScAAAADbAAAADwAAAAAAAAAAAAAAAACYAgAAZHJzL2Rvd25y&#10;ZXYueG1sUEsFBgAAAAAEAAQA9QAAAIUDAAAAAA==&#10;"/>
                      <v:rect id="Rectangle 31" o:spid="_x0000_s1058" style="position:absolute;left:2794;top:11550;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rect id="Rectangle 32" o:spid="_x0000_s1059" style="position:absolute;left:9080;top:11512;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oval id="Oval 33" o:spid="_x0000_s1060" style="position:absolute;left:17221;top:11461;width:114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shape id="AutoShape 34" o:spid="_x0000_s1061" type="#_x0000_t32" style="position:absolute;left:552;top:17068;width:2160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35" o:spid="_x0000_s1062" type="#_x0000_t85" style="position:absolute;left:552;top:16637;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xG58MA&#10;AADbAAAADwAAAGRycy9kb3ducmV2LnhtbESPX2vCQBDE3wt+h2MF35pLFUqJnlKUQotP9R/4tuTW&#10;XDC3F3NbTfvpewWhj8PM/IaZLXrfqCt1sQ5s4CnLQRGXwdZcGdht3x5fQEVBttgEJgPfFGExHzzM&#10;sLDhxp903UilEoRjgQacSFtoHUtHHmMWWuLknULnUZLsKm07vCW4b/Q4z5+1x5rTgsOWlo7K8+bL&#10;Gyj38nOgsNYrcpIvx5cji/4wZjTsX6eghHr5D9/b79bAZAJ/X9IP0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xG58MAAADbAAAADwAAAAAAAAAAAAAAAACYAgAAZHJzL2Rv&#10;d25yZXYueG1sUEsFBgAAAAAEAAQA9QAAAIgDAAAAAA==&#10;"/>
                      <v:shape id="AutoShape 36" o:spid="_x0000_s1063" type="#_x0000_t85" style="position:absolute;left:7639;top:16586;width:107;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kcQA&#10;AADbAAAADwAAAGRycy9kb3ducmV2LnhtbESPQWvCQBSE74X+h+UVeqsbmyISXUUqQhFK0LR4fWaf&#10;2WD2bciuGv+9Kwgeh5n5hpnOe9uIM3W+dqxgOEhAEJdO11wp+CtWH2MQPiBrbByTgit5mM9eX6aY&#10;aXfhDZ23oRIRwj5DBSaENpPSl4Ys+oFriaN3cJ3FEGVXSd3hJcJtIz+TZCQt1hwXDLb0bag8bk9W&#10;Qf5fpGY/2i9/2+Uuz9f9DhdpqtT7W7+YgAjUh2f40f7RCtIv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7kZHEAAAA2wAAAA8AAAAAAAAAAAAAAAAAmAIAAGRycy9k&#10;b3ducmV2LnhtbFBLBQYAAAAABAAEAPUAAACJAwAAAAA=&#10;"/>
                      <v:shape id="AutoShape 37" o:spid="_x0000_s1064" type="#_x0000_t85" style="position:absolute;left:7867;top:16586;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7CMMA&#10;AADbAAAADwAAAGRycy9kb3ducmV2LnhtbESPQWsCMRSE74X+h/AKvWlWi1JWo4hFaPFUbQveHpvn&#10;ZnHzst08dfXXN4LQ4zAz3zDTeedrdaI2VoENDPoZKOIi2IpLA1/bVe8VVBRki3VgMnChCPPZ48MU&#10;cxvO/EmnjZQqQTjmaMCJNLnWsXDkMfZDQ5y8fWg9SpJtqW2L5wT3tR5m2Vh7rDgtOGxo6ag4bI7e&#10;QPEt1x8Ka/1GTrLl8HfHoj+MeX7qFhNQQp38h+/td2vgZQS3L+kH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l7CMMAAADbAAAADwAAAAAAAAAAAAAAAACYAgAAZHJzL2Rv&#10;d25yZXYueG1sUEsFBgAAAAAEAAQA9QAAAIgDAAAAAA==&#10;"/>
                      <v:shape id="AutoShape 38" o:spid="_x0000_s1065" type="#_x0000_t85" style="position:absolute;left:15233;top:16535;width:1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f8IA&#10;AADbAAAADwAAAGRycy9kb3ducmV2LnhtbESPQWsCMRSE74L/ITyhN81qQWQ1iiiFlp5qVfD22Dw3&#10;i5uXdfOq2/76plDwOMzMN8xi1fla3aiNVWAD41EGirgItuLSwP7zZTgDFQXZYh2YDHxThNWy31tg&#10;bsOdP+i2k1IlCMccDTiRJtc6Fo48xlFoiJN3Dq1HSbIttW3xnuC+1pMsm2qPFacFhw1tHBWX3Zc3&#10;UBzk50jhXW/JSbaZXE8s+s2Yp0G3noMS6uQR/m+/WgPPU/j7kn6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wgAAANsAAAAPAAAAAAAAAAAAAAAAAJgCAABkcnMvZG93&#10;bnJldi54bWxQSwUGAAAAAAQABAD1AAAAhwMAAAAA&#10;"/>
                      <v:shape id="AutoShape 39" o:spid="_x0000_s1066" type="#_x0000_t85" style="position:absolute;left:22015;top:16586;width:108;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P5sUA&#10;AADbAAAADwAAAGRycy9kb3ducmV2LnhtbESP3WrCQBSE7wu+w3IE7+qmBmxJXSUYBCmUUH/w9pg9&#10;zYZmz4bsqunbdwWhl8PMfMMsVoNtxZV63zhW8DJNQBBXTjdcKzjsN89vIHxA1tg6JgW/5GG1HD0t&#10;MNPuxl903YVaRAj7DBWYELpMSl8ZsuinriOO3rfrLYYo+1rqHm8Rbls5S5K5tNhwXDDY0dpQ9bO7&#10;WAXlcZ+a8/xcfHbFqSw/hhPmaarUZDzk7yACDeE//GhvtYL0Fe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Q/mxQAAANsAAAAPAAAAAAAAAAAAAAAAAJgCAABkcnMv&#10;ZG93bnJldi54bWxQSwUGAAAAAAQABAD1AAAAigMAAAAA&#10;"/>
                      <v:shape id="AutoShape 40" o:spid="_x0000_s1067" type="#_x0000_t85" style="position:absolute;left:15005;top:16535;width:107;height:90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blMAA&#10;AADbAAAADwAAAGRycy9kb3ducmV2LnhtbERPTYvCMBC9C/sfwix403QtiHSNIsqCLEjRKl7HZrYp&#10;NpPSZLX+e3MQPD7e93zZ20bcqPO1YwVf4wQEcel0zZWCY/EzmoHwAVlj45gUPMjDcvExmGOm3Z33&#10;dDuESsQQ9hkqMCG0mZS+NGTRj11LHLk/11kMEXaV1B3eY7ht5CRJptJizbHBYEtrQ+X18G8V5Kci&#10;NZfpZbNrN+c8/+3PuEpTpYaf/eobRKA+vMUv91YrSOPY+CX+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ablMAAAADbAAAADwAAAAAAAAAAAAAAAACYAgAAZHJzL2Rvd25y&#10;ZXYueG1sUEsFBgAAAAAEAAQA9QAAAIUDAAAAAA==&#10;"/>
                      <v:rect id="Rectangle 41" o:spid="_x0000_s1068" style="position:absolute;left:2743;top:16884;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42" o:spid="_x0000_s1069" style="position:absolute;left:9029;top:16846;width:93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oval id="Oval 43" o:spid="_x0000_s1070" style="position:absolute;left:12039;top:16795;width:114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shape id="Text Box 46" o:spid="_x0000_s1071" type="#_x0000_t202" style="position:absolute;left:9785;top:95;width:408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8ycMA&#10;AADbAAAADwAAAGRycy9kb3ducmV2LnhtbESPQWsCMRSE74X+h/AKvdVEkSKrUdqCpR539eDxsXnd&#10;LG5els1Tt/31jVDwOMzMN8xqM4ZOXWhIbWQL04kBRVxH13Jj4bDfvixAJUF22EUmCz+UYLN+fFhh&#10;4eKVS7pU0qgM4VSgBS/SF1qn2lPANIk9cfa+4xBQshwa7Qa8Znjo9MyYVx2w5bzgsacPT/WpOgcL&#10;jZmV09L43+74+V4udpXI8eSsfX4a35aghEa5h//bX87CfA63L/k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98ycMAAADbAAAADwAAAAAAAAAAAAAAAACYAgAAZHJzL2Rv&#10;d25yZXYueG1sUEsFBgAAAAAEAAQA9QAAAIgDAAAAAA==&#10;" filled="f" stroked="f">
                        <v:textbox inset=".5mm,.3mm,.5mm,.3mm">
                          <w:txbxContent>
                            <w:p w14:paraId="08062AAB" w14:textId="77777777" w:rsidR="00625B91" w:rsidRDefault="00625B91" w:rsidP="0090721A">
                              <w:r>
                                <w:t>(a)</w:t>
                              </w:r>
                            </w:p>
                          </w:txbxContent>
                        </v:textbox>
                      </v:shape>
                      <v:shape id="Text Box 47" o:spid="_x0000_s1072" type="#_x0000_t202" style="position:absolute;left:10109;top:9086;width:408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ZUsMA&#10;AADbAAAADwAAAGRycy9kb3ducmV2LnhtbESPQWsCMRSE74X+h/AK3mqiaJGtUVqhpR5324PHx+Z1&#10;s7h5WTZP3fbXN4LQ4zAz3zDr7Rg6daYhtZEtzKYGFHEdXcuNha/Pt8cVqCTIDrvIZOGHEmw393dr&#10;LFy8cEnnShqVIZwKtOBF+kLrVHsKmKaxJ87edxwCSpZDo92AlwwPnZ4b86QDtpwXPPa081Qfq1Ow&#10;0Jh5OSuN/+0O76/lal+JHI7O2snD+PIMSmiU//Ct/eEsLJZw/ZJ/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PZUsMAAADbAAAADwAAAAAAAAAAAAAAAACYAgAAZHJzL2Rv&#10;d25yZXYueG1sUEsFBgAAAAAEAAQA9QAAAIgDAAAAAA==&#10;" filled="f" stroked="f">
                        <v:textbox inset=".5mm,.3mm,.5mm,.3mm">
                          <w:txbxContent>
                            <w:p w14:paraId="59B64F2E" w14:textId="77777777" w:rsidR="00625B91" w:rsidRDefault="00625B91" w:rsidP="0090721A">
                              <w:r>
                                <w:t>(b)</w:t>
                              </w:r>
                            </w:p>
                          </w:txbxContent>
                        </v:textbox>
                      </v:shape>
                      <v:rect id="Rectangle 48" o:spid="_x0000_s1073" style="position:absolute;left:2463;top:13004;width:90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shape id="AutoShape 49" o:spid="_x0000_s1074" type="#_x0000_t32" style="position:absolute;left:2197;top:14179;width:32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jAsYAAADbAAAADwAAAGRycy9kb3ducmV2LnhtbESP3UoDMRSE74W+QzgFb6TNVm0ra9Mi&#10;gmCR0j/B28PmdLPs5iRs0u3apzeC4OUwM98wi1VvG9FRGyrHCibjDARx4XTFpYLP49voCUSIyBob&#10;x6TgmwKsloObBebaXXhP3SGWIkE45KjAxOhzKUNhyGIYO0+cvJNrLcYk21LqFi8Jbht5n2UzabHi&#10;tGDQ06uhoj6crYK6q7f73TT4u/OVZh/ebNYPX1qp22H/8gwiUh//w3/td63gcQ6/X9IP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FIwLGAAAA2wAAAA8AAAAAAAAA&#10;AAAAAAAAoQIAAGRycy9kb3ducmV2LnhtbFBLBQYAAAAABAAEAPkAAACUAwAAAAA=&#10;">
                        <v:stroke dashstyle="dash"/>
                      </v:shape>
                      <v:rect id="Rectangle 50" o:spid="_x0000_s1075" style="position:absolute;left:2451;top:14636;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oval id="Oval 51" o:spid="_x0000_s1076" style="position:absolute;left:3848;top:14547;width:114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rect id="Rectangle 52" o:spid="_x0000_s1077" style="position:absolute;left:9931;top:12966;width:90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shape id="AutoShape 53" o:spid="_x0000_s1078" type="#_x0000_t32" style="position:absolute;left:9664;top:14141;width:320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IMMUAAADbAAAADwAAAGRycy9kb3ducmV2LnhtbESP3WoCMRSE7wu+QziCN0WzWhTZGkWE&#10;QqWU+lPo7WFzull2cxI2cV379E2h4OUwM98wq01vG9FRGyrHCqaTDARx4XTFpYLP88t4CSJEZI2N&#10;Y1JwowCb9eBhhbl2Vz5Sd4qlSBAOOSowMfpcylAYshgmzhMn79u1FmOSbSl1i9cEt42cZdlCWqw4&#10;LRj0tDNU1KeLVVB39cfxMA/+8fJDizdv3vdPX1qp0bDfPoOI1Md7+L/9qhXMp/D3Jf0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mIMMUAAADbAAAADwAAAAAAAAAA&#10;AAAAAAChAgAAZHJzL2Rvd25yZXYueG1sUEsFBgAAAAAEAAQA+QAAAJMDAAAAAA==&#10;">
                        <v:stroke dashstyle="dash"/>
                      </v:shape>
                      <v:rect id="Rectangle 54" o:spid="_x0000_s1079" style="position:absolute;left:9918;top:14598;width:93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oval id="Oval 55" o:spid="_x0000_s1080" style="position:absolute;left:11315;top:14509;width:11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rect id="Rectangle 56" o:spid="_x0000_s1081" style="position:absolute;left:18694;top:13004;width:90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shape id="AutoShape 57" o:spid="_x0000_s1082" type="#_x0000_t32" style="position:absolute;left:16941;top:14179;width:320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OM8UAAADbAAAADwAAAGRycy9kb3ducmV2LnhtbESPUWvCMBSF3wf+h3AHvgxNdVRGNYoI&#10;g40hm07w9dLcNaXNTWhi7fbrF2Gwx8M55zuc1WawreipC7VjBbNpBoK4dLrmSsHp83nyBCJEZI2t&#10;Y1LwTQE269HdCgvtrnyg/hgrkSAcClRgYvSFlKE0ZDFMnSdO3pfrLMYku0rqDq8Jbls5z7KFtFhz&#10;WjDoaWeobI4Xq6Dpm/fDRx78w+WHFm/e7F8fz1qp8f2wXYKINMT/8F/7RSvIc7h9S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KOM8UAAADbAAAADwAAAAAAAAAA&#10;AAAAAAChAgAAZHJzL2Rvd25yZXYueG1sUEsFBgAAAAAEAAQA+QAAAJMDAAAAAA==&#10;">
                        <v:stroke dashstyle="dash"/>
                      </v:shape>
                      <v:rect id="Rectangle 58" o:spid="_x0000_s1083" style="position:absolute;left:17195;top:14636;width:93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oval id="Oval 59" o:spid="_x0000_s1084" style="position:absolute;left:18592;top:14547;width:11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rect id="Rectangle 60" o:spid="_x0000_s1085" style="position:absolute;left:2387;top:18186;width:90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shape id="AutoShape 61" o:spid="_x0000_s1086" type="#_x0000_t32" style="position:absolute;left:2120;top:19361;width:320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ENsUAAADbAAAADwAAAGRycy9kb3ducmV2LnhtbESPQWsCMRSE70L/Q3gFL1KzKkq7GkUE&#10;oaUUqy30+tg8N8tuXsImrmt/fVMo9DjMzDfMatPbRnTUhsqxgsk4A0FcOF1xqeDzY//wCCJEZI2N&#10;Y1JwowCb9d1ghbl2Vz5Sd4qlSBAOOSowMfpcylAYshjGzhMn7+xaizHJtpS6xWuC20ZOs2whLVac&#10;Fgx62hkq6tPFKqi7+nB8nwc/unzT4tWbt5fZl1ZqeN9vlyAi9fE//Nd+1grmT/D7Jf0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ENsUAAADbAAAADwAAAAAAAAAA&#10;AAAAAAChAgAAZHJzL2Rvd25yZXYueG1sUEsFBgAAAAAEAAQA+QAAAJMDAAAAAA==&#10;">
                        <v:stroke dashstyle="dash"/>
                      </v:shape>
                      <v:rect id="Rectangle 62" o:spid="_x0000_s1087" style="position:absolute;left:2374;top:19818;width:93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oval id="Oval 63" o:spid="_x0000_s1088" style="position:absolute;left:3771;top:19729;width:11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rect id="Rectangle 64" o:spid="_x0000_s1089" style="position:absolute;left:10052;top:18097;width:90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shape id="AutoShape 65" o:spid="_x0000_s1090" type="#_x0000_t32" style="position:absolute;left:9785;top:19272;width:32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t5YcUAAADbAAAADwAAAGRycy9kb3ducmV2LnhtbESPUWvCMBSF3wf+h3AHvgxNp6yMahQZ&#10;CMoYm07w9dLcNaXNTWhirfv1y2Cwx8M55zuc5XqwreipC7VjBY/TDARx6XTNlYLT53byDCJEZI2t&#10;Y1JwowDr1ehuiYV2Vz5Qf4yVSBAOBSowMfpCylAashimzhMn78t1FmOSXSV1h9cEt62cZVkuLdac&#10;Fgx6ejFUNseLVdD0zfvh4yn4h8s35a/evO3nZ63U+H7YLEBEGuJ/+K+90wryOfx+ST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t5YcUAAADbAAAADwAAAAAAAAAA&#10;AAAAAAChAgAAZHJzL2Rvd25yZXYueG1sUEsFBgAAAAAEAAQA+QAAAJMDAAAAAA==&#10;">
                        <v:stroke dashstyle="dash"/>
                      </v:shape>
                      <v:rect id="Rectangle 66" o:spid="_x0000_s1091" style="position:absolute;left:10039;top:19729;width:93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oval id="Oval 67" o:spid="_x0000_s1092" style="position:absolute;left:11436;top:19640;width:1149;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rect id="Rectangle 68" o:spid="_x0000_s1093" style="position:absolute;left:11588;top:18116;width:908;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shape id="AutoShape 69" o:spid="_x0000_s1094" type="#_x0000_t32" style="position:absolute;left:17221;top:19100;width:320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B/YsUAAADbAAAADwAAAGRycy9kb3ducmV2LnhtbESPUUvDMBSF34X9h3CFvYhLdayTumwM&#10;QdgQcZuCr5fm2pQ2N6HJum6/3ggDHw/nnO9wFqvBtqKnLtSOFTxMMhDEpdM1Vwq+Pl/vn0CEiKyx&#10;dUwKzhRgtRzdLLDQ7sR76g+xEgnCoUAFJkZfSBlKQxbDxHni5P24zmJMsquk7vCU4LaVj1mWS4s1&#10;pwWDnl4Mlc3haBU0ffOx382CvzteKH/z5n07/dZKjW+H9TOISEP8D1/bG60gn8Pfl/Q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B/YsUAAADbAAAADwAAAAAAAAAA&#10;AAAAAAChAgAAZHJzL2Rvd25yZXYueG1sUEsFBgAAAAAEAAQA+QAAAJMDAAAAAA==&#10;">
                        <v:stroke dashstyle="dash"/>
                      </v:shape>
                      <v:rect id="Rectangle 70" o:spid="_x0000_s1095" style="position:absolute;left:17475;top:19558;width:933;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oval id="Oval 71" o:spid="_x0000_s1096" style="position:absolute;left:18872;top:19469;width:1149;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group>
                  </v:group>
                </v:group>
                <w10:anchorlock/>
              </v:group>
            </w:pict>
          </mc:Fallback>
        </mc:AlternateContent>
      </w:r>
    </w:p>
    <w:p w14:paraId="36260D7B" w14:textId="77777777" w:rsidR="00731CA4" w:rsidRPr="007B6183" w:rsidRDefault="00F76AAF" w:rsidP="00D83F3A">
      <w:pPr>
        <w:pStyle w:val="Caption"/>
        <w:ind w:left="851" w:right="855"/>
        <w:jc w:val="center"/>
        <w:rPr>
          <w:b/>
          <w:i w:val="0"/>
          <w:iCs w:val="0"/>
          <w:color w:val="auto"/>
          <w:sz w:val="24"/>
          <w:szCs w:val="26"/>
        </w:rPr>
      </w:pPr>
      <w:bookmarkStart w:id="384" w:name="_Ref365301832"/>
      <w:bookmarkStart w:id="385" w:name="_Toc366053568"/>
      <w:r w:rsidRPr="007B6183">
        <w:rPr>
          <w:b/>
          <w:i w:val="0"/>
          <w:iCs w:val="0"/>
          <w:color w:val="auto"/>
          <w:sz w:val="24"/>
          <w:szCs w:val="26"/>
        </w:rPr>
        <w:t>Hình 2.</w:t>
      </w:r>
      <w:r w:rsidR="00731CA4" w:rsidRPr="007B6183">
        <w:rPr>
          <w:b/>
          <w:i w:val="0"/>
          <w:iCs w:val="0"/>
          <w:color w:val="auto"/>
          <w:sz w:val="24"/>
          <w:szCs w:val="26"/>
        </w:rPr>
        <w:fldChar w:fldCharType="begin"/>
      </w:r>
      <w:r w:rsidR="00731CA4" w:rsidRPr="007B6183">
        <w:rPr>
          <w:b/>
          <w:i w:val="0"/>
          <w:iCs w:val="0"/>
          <w:color w:val="auto"/>
          <w:sz w:val="24"/>
          <w:szCs w:val="26"/>
        </w:rPr>
        <w:instrText xml:space="preserve"> SEQ Hình_2. \* ARABIC </w:instrText>
      </w:r>
      <w:r w:rsidR="00731CA4" w:rsidRPr="007B6183">
        <w:rPr>
          <w:b/>
          <w:i w:val="0"/>
          <w:iCs w:val="0"/>
          <w:color w:val="auto"/>
          <w:sz w:val="24"/>
          <w:szCs w:val="26"/>
        </w:rPr>
        <w:fldChar w:fldCharType="separate"/>
      </w:r>
      <w:r w:rsidR="00150692">
        <w:rPr>
          <w:b/>
          <w:i w:val="0"/>
          <w:iCs w:val="0"/>
          <w:noProof/>
          <w:color w:val="auto"/>
          <w:sz w:val="24"/>
          <w:szCs w:val="26"/>
        </w:rPr>
        <w:t>1</w:t>
      </w:r>
      <w:r w:rsidR="00731CA4" w:rsidRPr="007B6183">
        <w:rPr>
          <w:b/>
          <w:i w:val="0"/>
          <w:iCs w:val="0"/>
          <w:color w:val="auto"/>
          <w:sz w:val="24"/>
          <w:szCs w:val="26"/>
        </w:rPr>
        <w:fldChar w:fldCharType="end"/>
      </w:r>
      <w:bookmarkEnd w:id="384"/>
      <w:r w:rsidR="00367D03" w:rsidRPr="007B6183">
        <w:rPr>
          <w:b/>
          <w:i w:val="0"/>
          <w:iCs w:val="0"/>
          <w:color w:val="auto"/>
          <w:sz w:val="24"/>
          <w:szCs w:val="26"/>
        </w:rPr>
        <w:t xml:space="preserve">. </w:t>
      </w:r>
      <w:r w:rsidR="006326C8" w:rsidRPr="007B6183">
        <w:rPr>
          <w:b/>
          <w:i w:val="0"/>
          <w:iCs w:val="0"/>
          <w:color w:val="auto"/>
          <w:sz w:val="24"/>
          <w:szCs w:val="26"/>
        </w:rPr>
        <w:t>Hình minh họa cho hàm kernel dựa trên entropy (a) và hàm kernel phân cấp (b)</w:t>
      </w:r>
      <w:bookmarkEnd w:id="385"/>
    </w:p>
    <w:p w14:paraId="6CDFFA41" w14:textId="77777777" w:rsidR="00CF54F2" w:rsidRDefault="00CF54F2" w:rsidP="005771CA">
      <w:pPr>
        <w:spacing w:after="0" w:line="360" w:lineRule="auto"/>
        <w:ind w:firstLine="720"/>
        <w:jc w:val="both"/>
      </w:pPr>
      <w:r>
        <w:t xml:space="preserve">Trong phần này, em </w:t>
      </w:r>
      <w:r w:rsidR="00063353">
        <w:t xml:space="preserve">sẽ </w:t>
      </w:r>
      <w:r>
        <w:t xml:space="preserve">giới thiệu một hàm kernel mới có kết hợp với thông tin về khoảng cách giữa các </w:t>
      </w:r>
      <w:r w:rsidRPr="00D3245A">
        <w:rPr>
          <w:i/>
        </w:rPr>
        <w:t>k-mer</w:t>
      </w:r>
      <w:r>
        <w:t xml:space="preserve"> giống nhau. </w:t>
      </w:r>
      <w:r w:rsidR="000C5C30">
        <w:t xml:space="preserve">Khi xem xét đến số lần mà </w:t>
      </w:r>
      <w:r>
        <w:t>mỗ</w:t>
      </w:r>
      <w:r w:rsidR="00CE0218">
        <w:t xml:space="preserve">i </w:t>
      </w:r>
      <w:r w:rsidR="00CE0218" w:rsidRPr="00AF42E7">
        <w:rPr>
          <w:i/>
        </w:rPr>
        <w:t>k-mer</w:t>
      </w:r>
      <w:r w:rsidR="00CE0218">
        <w:t xml:space="preserve"> xuất hiện ở trên chuỗi đầu vào, </w:t>
      </w:r>
      <w:r w:rsidR="000C5C30">
        <w:t>em sử dụng một đơn vị đo lường để mô tả mức độ tập trung của</w:t>
      </w:r>
      <w:r w:rsidR="0068416A">
        <w:t xml:space="preserve"> nó, nghĩa là xem xét nó xuất hiện gần nhau hay là trải đều trên toàn bộ chuỗi.</w:t>
      </w:r>
      <w:r w:rsidR="009B713B">
        <w:t xml:space="preserve"> Đơn vị đo lường được chọ</w:t>
      </w:r>
      <w:r w:rsidR="00FB1B5E">
        <w:t>n là entropy.</w:t>
      </w:r>
    </w:p>
    <w:p w14:paraId="67906FE5" w14:textId="77777777" w:rsidR="00FB1B5E" w:rsidRDefault="009D41F2" w:rsidP="00C25439">
      <w:pPr>
        <w:spacing w:after="0" w:line="360" w:lineRule="auto"/>
        <w:ind w:firstLine="720"/>
        <w:jc w:val="both"/>
        <w:rPr>
          <w:rFonts w:eastAsiaTheme="minorEastAsia"/>
        </w:rPr>
      </w:pPr>
      <w:r>
        <w:t>Cách thức tính entropy như sau</w:t>
      </w:r>
      <w:r w:rsidR="00F15927">
        <w:t>: c</w:t>
      </w:r>
      <w:r w:rsidR="00464289">
        <w:t xml:space="preserve">ho một chuỗi có độ dài </w:t>
      </w:r>
      <w:r w:rsidR="00464289" w:rsidRPr="008072DD">
        <w:rPr>
          <w:i/>
        </w:rPr>
        <w:t>l</w:t>
      </w:r>
      <w:r w:rsidR="00464289">
        <w:t xml:space="preserve">, </w:t>
      </w:r>
      <w:r w:rsidR="002A1CE5">
        <w:t xml:space="preserve">đầu tiên em chia chuỗi đó thành </w:t>
      </w:r>
      <w:r w:rsidR="002A1CE5" w:rsidRPr="002A1CE5">
        <w:rPr>
          <w:i/>
        </w:rPr>
        <w:t>n</w:t>
      </w:r>
      <w:r w:rsidR="002A1CE5">
        <w:t xml:space="preserve"> phần có độ dài bằng nhau</w:t>
      </w:r>
      <w:r>
        <w:t xml:space="preserve"> (các phần này có thể chồng lên nhau để đảm bảo các </w:t>
      </w:r>
      <w:r w:rsidRPr="00225B73">
        <w:rPr>
          <w:i/>
        </w:rPr>
        <w:t>k-mer</w:t>
      </w:r>
      <w:r>
        <w:t xml:space="preserve"> quan trọng</w:t>
      </w:r>
      <w:r w:rsidR="00A849DB">
        <w:t xml:space="preserve"> không bị bỏ qua khi chúng nằm ở vùng ranh giới giữa các phần). </w:t>
      </w:r>
      <w:r w:rsidR="00496A1E">
        <w:t xml:space="preserve">Tiếp đó, </w:t>
      </w:r>
      <w:r w:rsidR="00194834">
        <w:t xml:space="preserve">lần lượt </w:t>
      </w:r>
      <w:r w:rsidR="00496A1E">
        <w:t xml:space="preserve">với mỗi </w:t>
      </w:r>
      <w:r w:rsidR="00496A1E" w:rsidRPr="00E32899">
        <w:rPr>
          <w:i/>
        </w:rPr>
        <w:t>k-mer</w:t>
      </w:r>
      <w:r w:rsidR="00496A1E">
        <w:t xml:space="preserve">, em đếm số lần mà nó xuất hiện trên </w:t>
      </w:r>
      <w:r w:rsidR="00496A1E" w:rsidRPr="00496A1E">
        <w:rPr>
          <w:i/>
        </w:rPr>
        <w:t>n</w:t>
      </w:r>
      <w:r w:rsidR="00496A1E">
        <w:t xml:space="preserve"> phần này</w:t>
      </w:r>
      <w:r w:rsidR="007A3512">
        <w:t>,</w:t>
      </w:r>
      <w:r w:rsidR="00063AA8">
        <w:t xml:space="preserve"> sau đó em chuẩn hóa các số </w:t>
      </w:r>
      <w:r w:rsidR="00B77FBF">
        <w:t>đã thu được</w:t>
      </w:r>
      <w:r w:rsidR="00063AA8">
        <w:t xml:space="preserve"> để tổng của chúng = 1, </w:t>
      </w:r>
      <w:r w:rsidR="007A3512">
        <w:t xml:space="preserve">giả sử </w:t>
      </w:r>
      <w:r w:rsidR="00C854D9">
        <w:t xml:space="preserve">khi đó, các giá trị thu được </w:t>
      </w:r>
      <w:proofErr w:type="gramStart"/>
      <w:r w:rsidR="007A3512">
        <w:t xml:space="preserve">là </w:t>
      </w:r>
      <w:proofErr w:type="gramEnd"/>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00A74F62">
        <w:rPr>
          <w:rFonts w:eastAsiaTheme="minorEastAsia"/>
        </w:rPr>
        <w:t xml:space="preserve">. Nếu </w:t>
      </w:r>
      <w:r w:rsidR="003016FC">
        <w:rPr>
          <w:rFonts w:eastAsiaTheme="minorEastAsia"/>
        </w:rPr>
        <w:t xml:space="preserve">các vị trí xuất hiện của </w:t>
      </w:r>
      <w:r w:rsidR="00A74F62">
        <w:rPr>
          <w:rFonts w:eastAsiaTheme="minorEastAsia"/>
        </w:rPr>
        <w:t xml:space="preserve">một </w:t>
      </w:r>
      <w:r w:rsidR="00A74F62" w:rsidRPr="009A1DB5">
        <w:rPr>
          <w:rFonts w:eastAsiaTheme="minorEastAsia"/>
          <w:i/>
        </w:rPr>
        <w:t>k-mer</w:t>
      </w:r>
      <w:r w:rsidR="00A74F62">
        <w:rPr>
          <w:rFonts w:eastAsiaTheme="minorEastAsia"/>
        </w:rPr>
        <w:t xml:space="preserve"> </w:t>
      </w:r>
      <w:r w:rsidR="002621FC">
        <w:rPr>
          <w:rFonts w:eastAsiaTheme="minorEastAsia"/>
        </w:rPr>
        <w:t xml:space="preserve">ở trên chuỗi </w:t>
      </w:r>
      <w:r w:rsidR="00A74F62">
        <w:rPr>
          <w:rFonts w:eastAsiaTheme="minorEastAsia"/>
        </w:rPr>
        <w:t xml:space="preserve">nằm gần nhau, </w:t>
      </w:r>
      <w:r w:rsidR="006A7EDF">
        <w:rPr>
          <w:rFonts w:eastAsiaTheme="minorEastAsia"/>
        </w:rPr>
        <w:t xml:space="preserve">thì </w:t>
      </w:r>
      <w:r w:rsidR="00A74F62">
        <w:rPr>
          <w:rFonts w:eastAsiaTheme="minorEastAsia"/>
        </w:rPr>
        <w:t xml:space="preserve">chỉ có một hoặc một vài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(i=1,…,n)</m:t>
        </m:r>
      </m:oMath>
      <w:r w:rsidR="006706DD">
        <w:rPr>
          <w:rFonts w:eastAsiaTheme="minorEastAsia"/>
        </w:rPr>
        <w:t xml:space="preserve"> là có giá trị khác 0. </w:t>
      </w:r>
      <w:r w:rsidR="00F90AB8">
        <w:rPr>
          <w:rFonts w:eastAsiaTheme="minorEastAsia"/>
        </w:rPr>
        <w:t xml:space="preserve">Ngược lại, giải giá trị của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90AB8">
        <w:rPr>
          <w:rFonts w:eastAsiaTheme="minorEastAsia"/>
        </w:rPr>
        <w:t xml:space="preserve"> sẽ rất gần với giải giá trị chuẩn. </w:t>
      </w:r>
      <w:r w:rsidR="00576F72">
        <w:rPr>
          <w:rFonts w:eastAsiaTheme="minorEastAsia"/>
        </w:rPr>
        <w:t xml:space="preserve">Để </w:t>
      </w:r>
      <w:r w:rsidR="00DE7278">
        <w:rPr>
          <w:rFonts w:eastAsiaTheme="minorEastAsia"/>
        </w:rPr>
        <w:t xml:space="preserve">có thể </w:t>
      </w:r>
      <w:r w:rsidR="00576F72">
        <w:rPr>
          <w:rFonts w:eastAsiaTheme="minorEastAsia"/>
        </w:rPr>
        <w:t>lượng hóa đặc trưng của sự phân bố này, em tính</w:t>
      </w:r>
      <w:r w:rsidR="0046656B">
        <w:rPr>
          <w:rFonts w:eastAsiaTheme="minorEastAsia"/>
        </w:rPr>
        <w:t xml:space="preserve"> entropy</w:t>
      </w:r>
      <w:r w:rsidR="00576F72">
        <w:rPr>
          <w:rFonts w:eastAsiaTheme="minorEastAsia"/>
        </w:rPr>
        <w:t xml:space="preserve"> </w:t>
      </w:r>
      <w:r w:rsidR="00F65752">
        <w:rPr>
          <w:rFonts w:eastAsiaTheme="minorEastAsia"/>
        </w:rPr>
        <w:t xml:space="preserve">như </w:t>
      </w:r>
      <w:r w:rsidR="00576F72">
        <w:rPr>
          <w:rFonts w:eastAsiaTheme="minorEastAsia"/>
        </w:rPr>
        <w:t>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D05071" w14:paraId="4D7CBC56" w14:textId="77777777" w:rsidTr="00E40430">
        <w:tc>
          <w:tcPr>
            <w:tcW w:w="704" w:type="dxa"/>
          </w:tcPr>
          <w:p w14:paraId="2B218DC4" w14:textId="77777777" w:rsidR="00D05071" w:rsidRDefault="00D05071" w:rsidP="00352E97">
            <w:pPr>
              <w:spacing w:after="0" w:line="360" w:lineRule="auto"/>
              <w:jc w:val="both"/>
            </w:pPr>
          </w:p>
        </w:tc>
        <w:tc>
          <w:tcPr>
            <w:tcW w:w="7796" w:type="dxa"/>
          </w:tcPr>
          <w:p w14:paraId="41486F6B" w14:textId="77777777" w:rsidR="00D05071" w:rsidRPr="00F56A0B" w:rsidRDefault="00D05071" w:rsidP="00352E97">
            <w:pPr>
              <w:spacing w:after="0" w:line="360" w:lineRule="auto"/>
              <w:jc w:val="both"/>
            </w:pPr>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eastAsiaTheme="minorHAnsi" w:hAnsi="Cambria Math"/>
                        <w:i/>
                      </w:rPr>
                    </m:ctrlPr>
                  </m:naryPr>
                  <m:sub>
                    <m:r>
                      <w:rPr>
                        <w:rFonts w:ascii="Cambria Math" w:hAnsi="Cambria Math"/>
                      </w:rPr>
                      <m:t>i=1</m:t>
                    </m:r>
                  </m:sub>
                  <m:sup>
                    <m:r>
                      <w:rPr>
                        <w:rFonts w:ascii="Cambria Math" w:hAnsi="Cambria Math"/>
                      </w:rPr>
                      <m:t>n</m:t>
                    </m:r>
                  </m:sup>
                  <m:e>
                    <m:sSub>
                      <m:sSubPr>
                        <m:ctrlPr>
                          <w:rPr>
                            <w:rFonts w:ascii="Cambria Math" w:eastAsiaTheme="minorHAnsi" w:hAnsi="Cambria Math"/>
                            <w:i/>
                          </w:rPr>
                        </m:ctrlPr>
                      </m:sSubPr>
                      <m:e>
                        <m:r>
                          <w:rPr>
                            <w:rFonts w:ascii="Cambria Math" w:hAnsi="Cambria Math"/>
                          </w:rPr>
                          <m:t>c</m:t>
                        </m:r>
                      </m:e>
                      <m:sub>
                        <m:r>
                          <w:rPr>
                            <w:rFonts w:ascii="Cambria Math" w:hAnsi="Cambria Math"/>
                          </w:rPr>
                          <m:t>i</m:t>
                        </m:r>
                      </m:sub>
                    </m:sSub>
                    <m:func>
                      <m:funcPr>
                        <m:ctrlPr>
                          <w:rPr>
                            <w:rFonts w:ascii="Cambria Math" w:eastAsiaTheme="minorHAnsi" w:hAnsi="Cambria Math"/>
                            <w:i/>
                          </w:rPr>
                        </m:ctrlPr>
                      </m:funcPr>
                      <m:fName>
                        <m:sSub>
                          <m:sSubPr>
                            <m:ctrlPr>
                              <w:rPr>
                                <w:rFonts w:ascii="Cambria Math" w:eastAsiaTheme="minorHAnsi" w:hAnsi="Cambria Math"/>
                                <w:i/>
                              </w:rPr>
                            </m:ctrlPr>
                          </m:sSubPr>
                          <m:e>
                            <m:r>
                              <m:rPr>
                                <m:sty m:val="p"/>
                              </m:rPr>
                              <w:rPr>
                                <w:rFonts w:ascii="Cambria Math" w:eastAsiaTheme="minorHAnsi" w:hAnsi="Cambria Math"/>
                              </w:rPr>
                              <m:t>log</m:t>
                            </m:r>
                          </m:e>
                          <m:sub>
                            <m:r>
                              <w:rPr>
                                <w:rFonts w:ascii="Cambria Math" w:hAnsi="Cambria Math"/>
                              </w:rPr>
                              <m:t>2</m:t>
                            </m:r>
                          </m:sub>
                        </m:sSub>
                      </m:fName>
                      <m:e>
                        <m:sSub>
                          <m:sSubPr>
                            <m:ctrlPr>
                              <w:rPr>
                                <w:rFonts w:ascii="Cambria Math" w:eastAsiaTheme="minorHAnsi" w:hAnsi="Cambria Math"/>
                                <w:i/>
                              </w:rPr>
                            </m:ctrlPr>
                          </m:sSubPr>
                          <m:e>
                            <m:r>
                              <w:rPr>
                                <w:rFonts w:ascii="Cambria Math" w:hAnsi="Cambria Math"/>
                              </w:rPr>
                              <m:t>c</m:t>
                            </m:r>
                          </m:e>
                          <m:sub>
                            <m:r>
                              <w:rPr>
                                <w:rFonts w:ascii="Cambria Math" w:hAnsi="Cambria Math"/>
                              </w:rPr>
                              <m:t>i</m:t>
                            </m:r>
                          </m:sub>
                        </m:sSub>
                      </m:e>
                    </m:func>
                  </m:e>
                </m:nary>
              </m:oMath>
            </m:oMathPara>
          </w:p>
        </w:tc>
        <w:tc>
          <w:tcPr>
            <w:tcW w:w="851" w:type="dxa"/>
            <w:vAlign w:val="center"/>
          </w:tcPr>
          <w:p w14:paraId="12E74633" w14:textId="77777777" w:rsidR="00D05071" w:rsidRDefault="00D05071" w:rsidP="00352E97">
            <w:pPr>
              <w:keepNext/>
              <w:spacing w:after="0" w:line="360" w:lineRule="auto"/>
              <w:jc w:val="center"/>
            </w:pPr>
            <w:r>
              <w:t>(2.</w:t>
            </w:r>
            <w:fldSimple w:instr=" SEQ 2. \* ARABIC ">
              <w:r w:rsidR="00150692">
                <w:rPr>
                  <w:noProof/>
                </w:rPr>
                <w:t>15</w:t>
              </w:r>
            </w:fldSimple>
            <w:r>
              <w:t>)</w:t>
            </w:r>
          </w:p>
        </w:tc>
      </w:tr>
    </w:tbl>
    <w:p w14:paraId="455216B8" w14:textId="77777777" w:rsidR="00447319" w:rsidRDefault="009A4EB4" w:rsidP="00397D15">
      <w:pPr>
        <w:spacing w:after="0" w:line="360" w:lineRule="auto"/>
        <w:ind w:firstLine="720"/>
        <w:jc w:val="both"/>
        <w:rPr>
          <w:rFonts w:eastAsiaTheme="minorEastAsia"/>
        </w:rPr>
      </w:pPr>
      <w:r>
        <w:rPr>
          <w:rFonts w:eastAsiaTheme="minorEastAsia"/>
        </w:rPr>
        <w:lastRenderedPageBreak/>
        <w:t>Giá trị của entropy này sẽ trả</w:t>
      </w:r>
      <w:r w:rsidR="00155EC0">
        <w:rPr>
          <w:rFonts w:eastAsiaTheme="minorEastAsia"/>
        </w:rPr>
        <w:t>i</w:t>
      </w:r>
      <w:r>
        <w:rPr>
          <w:rFonts w:eastAsiaTheme="minorEastAsia"/>
        </w:rPr>
        <w:t xml:space="preserve"> đều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=0</m:t>
        </m:r>
      </m:oMath>
      <w:r>
        <w:rPr>
          <w:rFonts w:eastAsiaTheme="minorEastAsia"/>
        </w:rPr>
        <w:t xml:space="preserve"> (khi </w:t>
      </w:r>
      <w:r w:rsidRPr="009F6D50">
        <w:rPr>
          <w:rFonts w:eastAsiaTheme="minorEastAsia"/>
          <w:i/>
        </w:rPr>
        <w:t>k-mer</w:t>
      </w:r>
      <w:r>
        <w:rPr>
          <w:rFonts w:eastAsiaTheme="minorEastAsia"/>
        </w:rPr>
        <w:t xml:space="preserve"> chỉ xuất hiện ở trong cùng một phần), </w:t>
      </w:r>
      <w:proofErr w:type="gramStart"/>
      <w:r>
        <w:rPr>
          <w:rFonts w:eastAsiaTheme="minorEastAsia"/>
        </w:rPr>
        <w:t xml:space="preserve">đến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 xml:space="preserve">max </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Pr>
          <w:rFonts w:eastAsiaTheme="minorEastAsia"/>
        </w:rPr>
        <w:t xml:space="preserve">, khi </w:t>
      </w:r>
      <w:r w:rsidRPr="00272074">
        <w:rPr>
          <w:rFonts w:eastAsiaTheme="minorEastAsia"/>
          <w:i/>
        </w:rPr>
        <w:t>k-mer</w:t>
      </w:r>
      <w:r>
        <w:rPr>
          <w:rFonts w:eastAsiaTheme="minorEastAsia"/>
        </w:rPr>
        <w:t xml:space="preserve"> này trả</w:t>
      </w:r>
      <w:r w:rsidR="00F416C4">
        <w:rPr>
          <w:rFonts w:eastAsiaTheme="minorEastAsia"/>
        </w:rPr>
        <w:t>i</w:t>
      </w:r>
      <w:r>
        <w:rPr>
          <w:rFonts w:eastAsiaTheme="minorEastAsia"/>
        </w:rPr>
        <w:t xml:space="preserve"> đều trên toàn bộ </w:t>
      </w:r>
      <w:r w:rsidRPr="009A4EB4">
        <w:rPr>
          <w:rFonts w:eastAsiaTheme="minorEastAsia"/>
          <w:i/>
        </w:rPr>
        <w:t>n</w:t>
      </w:r>
      <w:r>
        <w:rPr>
          <w:rFonts w:eastAsiaTheme="minorEastAsia"/>
        </w:rPr>
        <w:t xml:space="preserve"> phần</w:t>
      </w:r>
      <w:r w:rsidR="00447319">
        <w:rPr>
          <w:rFonts w:eastAsiaTheme="minorEastAsia"/>
        </w:rPr>
        <w:t xml:space="preserve">. Từ giá trị entropy này, em đưa ra giá trị đặc trưng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oMath>
      <w:r w:rsidR="00447319">
        <w:rPr>
          <w:rFonts w:eastAsiaTheme="minorEastAsia"/>
        </w:rPr>
        <w:t xml:space="preserve">cho một </w:t>
      </w:r>
      <w:r w:rsidR="00447319" w:rsidRPr="00CA63ED">
        <w:rPr>
          <w:rFonts w:eastAsiaTheme="minorEastAsia"/>
          <w:i/>
        </w:rPr>
        <w:t>k-mer</w:t>
      </w:r>
      <w:r w:rsidR="00447319">
        <w:rPr>
          <w:rFonts w:eastAsiaTheme="minorEastAsia"/>
        </w:rPr>
        <w:t xml:space="preserve"> </w:t>
      </w:r>
      <w:proofErr w:type="gramStart"/>
      <w:r w:rsidR="00447319">
        <w:rPr>
          <w:rFonts w:eastAsiaTheme="minorEastAsia"/>
        </w:rPr>
        <w:t>theo</w:t>
      </w:r>
      <w:proofErr w:type="gramEnd"/>
      <w:r w:rsidR="00447319">
        <w:rPr>
          <w:rFonts w:eastAsiaTheme="minorEastAsia"/>
        </w:rPr>
        <w:t xml:space="preserve"> công thức sau:</w:t>
      </w:r>
    </w:p>
    <w:p w14:paraId="793E64C3" w14:textId="77777777" w:rsidR="00447319" w:rsidRDefault="00447319" w:rsidP="00352E97">
      <w:pPr>
        <w:spacing w:after="0" w:line="360" w:lineRule="auto"/>
        <w:jc w:val="both"/>
        <w:rPr>
          <w:rFonts w:eastAsiaTheme="minorEastAsia"/>
        </w:rPr>
      </w:pPr>
      <w:r>
        <w:rPr>
          <w:rFonts w:eastAsiaTheme="minorEastAsia"/>
        </w:rPr>
        <w:t xml:space="preserve"> </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447319" w14:paraId="3139C44F" w14:textId="77777777" w:rsidTr="00E40430">
        <w:tc>
          <w:tcPr>
            <w:tcW w:w="704" w:type="dxa"/>
          </w:tcPr>
          <w:p w14:paraId="69AC7776" w14:textId="77777777" w:rsidR="00447319" w:rsidRDefault="00447319" w:rsidP="00352E97">
            <w:pPr>
              <w:spacing w:after="0" w:line="360" w:lineRule="auto"/>
              <w:jc w:val="both"/>
            </w:pPr>
          </w:p>
        </w:tc>
        <w:tc>
          <w:tcPr>
            <w:tcW w:w="7796" w:type="dxa"/>
          </w:tcPr>
          <w:p w14:paraId="186FD5FE" w14:textId="77777777" w:rsidR="00447319" w:rsidRPr="00F56A0B" w:rsidRDefault="00625B91" w:rsidP="00352E97">
            <w:pPr>
              <w:spacing w:after="0" w:line="360" w:lineRule="auto"/>
              <w:jc w:val="both"/>
            </w:pPr>
            <m:oMathPara>
              <m:oMath>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-H(C)</m:t>
                    </m:r>
                  </m:num>
                  <m:den>
                    <m:sSub>
                      <m:sSubPr>
                        <m:ctrlPr>
                          <w:rPr>
                            <w:rFonts w:ascii="Cambria Math" w:hAnsi="Cambria Math"/>
                            <w:i/>
                          </w:rPr>
                        </m:ctrlPr>
                      </m:sSubPr>
                      <m:e>
                        <m:r>
                          <w:rPr>
                            <w:rFonts w:ascii="Cambria Math" w:hAnsi="Cambria Math"/>
                          </w:rPr>
                          <m:t>H</m:t>
                        </m:r>
                      </m:e>
                      <m:sub>
                        <m:r>
                          <w:rPr>
                            <w:rFonts w:ascii="Cambria Math" w:hAnsi="Cambria Math"/>
                          </w:rPr>
                          <m:t>max</m:t>
                        </m:r>
                      </m:sub>
                    </m:sSub>
                  </m:den>
                </m:f>
              </m:oMath>
            </m:oMathPara>
          </w:p>
        </w:tc>
        <w:tc>
          <w:tcPr>
            <w:tcW w:w="851" w:type="dxa"/>
            <w:vAlign w:val="center"/>
          </w:tcPr>
          <w:p w14:paraId="157128E0" w14:textId="77777777" w:rsidR="00447319" w:rsidRDefault="00447319" w:rsidP="00352E97">
            <w:pPr>
              <w:keepNext/>
              <w:spacing w:after="0" w:line="360" w:lineRule="auto"/>
              <w:jc w:val="center"/>
            </w:pPr>
            <w:r>
              <w:t>(2.</w:t>
            </w:r>
            <w:fldSimple w:instr=" SEQ 2. \* ARABIC ">
              <w:r w:rsidR="00150692">
                <w:rPr>
                  <w:noProof/>
                </w:rPr>
                <w:t>16</w:t>
              </w:r>
            </w:fldSimple>
            <w:r>
              <w:t>)</w:t>
            </w:r>
          </w:p>
        </w:tc>
      </w:tr>
    </w:tbl>
    <w:p w14:paraId="102CE79D" w14:textId="78E61EB4" w:rsidR="00D05071" w:rsidRDefault="00345227" w:rsidP="0088590E">
      <w:pPr>
        <w:spacing w:after="0" w:line="360" w:lineRule="auto"/>
        <w:ind w:firstLine="720"/>
        <w:jc w:val="both"/>
        <w:rPr>
          <w:rFonts w:eastAsiaTheme="minorEastAsia"/>
        </w:rPr>
      </w:pPr>
      <w:r>
        <w:rPr>
          <w:rFonts w:eastAsiaTheme="minorEastAsia"/>
        </w:rPr>
        <w:t xml:space="preserve">Từ công thức trên, ta có thể thấy rằng, giá trị của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e</m:t>
            </m:r>
          </m:sub>
        </m:sSub>
      </m:oMath>
      <w:r>
        <w:rPr>
          <w:rFonts w:eastAsiaTheme="minorEastAsia"/>
        </w:rPr>
        <w:t xml:space="preserve"> sẽ nằm trong </w:t>
      </w:r>
      <w:proofErr w:type="gramStart"/>
      <w:r>
        <w:rPr>
          <w:rFonts w:eastAsiaTheme="minorEastAsia"/>
        </w:rPr>
        <w:t xml:space="preserve">đoạn </w:t>
      </w:r>
      <w:proofErr w:type="gramEnd"/>
      <m:oMath>
        <m:r>
          <m:rPr>
            <m:sty m:val="p"/>
          </m:rPr>
          <w:rPr>
            <w:rFonts w:ascii="Cambria Math" w:eastAsiaTheme="minorEastAsia" w:hAnsi="Cambria Math"/>
          </w:rPr>
          <m:t>[0, 1]</m:t>
        </m:r>
      </m:oMath>
      <w:r w:rsidR="00EF24FB">
        <w:rPr>
          <w:rFonts w:eastAsiaTheme="minorEastAsia"/>
        </w:rPr>
        <w:t xml:space="preserve">. </w:t>
      </w:r>
      <w:r w:rsidR="00FF1FF2" w:rsidRPr="00FF1FF2">
        <w:rPr>
          <w:rFonts w:eastAsiaTheme="minorEastAsia"/>
        </w:rPr>
        <w:fldChar w:fldCharType="begin"/>
      </w:r>
      <w:r w:rsidR="00FF1FF2" w:rsidRPr="00FF1FF2">
        <w:rPr>
          <w:rFonts w:eastAsiaTheme="minorEastAsia"/>
        </w:rPr>
        <w:instrText xml:space="preserve"> REF _Ref365301832 \h  \* MERGEFORMAT </w:instrText>
      </w:r>
      <w:r w:rsidR="00FF1FF2" w:rsidRPr="00FF1FF2">
        <w:rPr>
          <w:rFonts w:eastAsiaTheme="minorEastAsia"/>
        </w:rPr>
      </w:r>
      <w:r w:rsidR="00FF1FF2" w:rsidRPr="00FF1FF2">
        <w:rPr>
          <w:rFonts w:eastAsiaTheme="minorEastAsia"/>
        </w:rPr>
        <w:fldChar w:fldCharType="separate"/>
      </w:r>
      <w:ins w:id="386" w:author="Van-Thanh Hoang" w:date="2013-09-04T10:23:00Z">
        <w:r w:rsidR="00150692" w:rsidRPr="00150692">
          <w:rPr>
            <w:rFonts w:eastAsiaTheme="minorEastAsia"/>
            <w:rPrChange w:id="387" w:author="Van-Thanh Hoang" w:date="2013-09-04T10:23:00Z">
              <w:rPr>
                <w:b/>
                <w:sz w:val="24"/>
              </w:rPr>
            </w:rPrChange>
          </w:rPr>
          <w:t>Hình 2.1</w:t>
        </w:r>
      </w:ins>
      <w:del w:id="388" w:author="Van-Thanh Hoang" w:date="2013-09-04T00:05:00Z">
        <w:r w:rsidR="00EB3699" w:rsidRPr="00C24256" w:rsidDel="00F054F8">
          <w:rPr>
            <w:rFonts w:eastAsiaTheme="minorEastAsia"/>
          </w:rPr>
          <w:delText>Hình 2.1</w:delText>
        </w:r>
      </w:del>
      <w:r w:rsidR="00FF1FF2" w:rsidRPr="00FF1FF2">
        <w:rPr>
          <w:rFonts w:eastAsiaTheme="minorEastAsia"/>
        </w:rPr>
        <w:fldChar w:fldCharType="end"/>
      </w:r>
      <w:r w:rsidR="00FF1FF2" w:rsidRPr="00FF1FF2">
        <w:rPr>
          <w:rFonts w:eastAsiaTheme="minorEastAsia"/>
        </w:rPr>
        <w:t>a</w:t>
      </w:r>
      <w:r w:rsidR="000A5CFC">
        <w:rPr>
          <w:rFonts w:eastAsiaTheme="minorEastAsia"/>
        </w:rPr>
        <w:t xml:space="preserve"> </w:t>
      </w:r>
      <w:r w:rsidR="00F22E6B">
        <w:rPr>
          <w:rFonts w:eastAsiaTheme="minorEastAsia"/>
        </w:rPr>
        <w:t>minh họa</w:t>
      </w:r>
      <w:r w:rsidR="00745E18">
        <w:rPr>
          <w:rFonts w:eastAsiaTheme="minorEastAsia"/>
        </w:rPr>
        <w:t xml:space="preserve"> một ví dụ về entropy</w:t>
      </w:r>
      <w:r w:rsidR="00A36BE3">
        <w:rPr>
          <w:rFonts w:eastAsiaTheme="minorEastAsia"/>
        </w:rPr>
        <w:t xml:space="preserve"> và cách tính giá trị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e</m:t>
            </m:r>
          </m:sub>
        </m:sSub>
      </m:oMath>
      <w:r w:rsidR="00A36BE3">
        <w:rPr>
          <w:rFonts w:eastAsiaTheme="minorEastAsia"/>
        </w:rPr>
        <w:t xml:space="preserve"> cho 2 chuỗi.</w:t>
      </w:r>
      <w:r w:rsidR="00FE5B18">
        <w:rPr>
          <w:rFonts w:eastAsiaTheme="minorEastAsia"/>
        </w:rPr>
        <w:t xml:space="preserve"> </w:t>
      </w:r>
      <w:r w:rsidR="00B15829">
        <w:rPr>
          <w:rFonts w:eastAsiaTheme="minorEastAsia"/>
        </w:rPr>
        <w:t xml:space="preserve">Mỗi chuỗi sẽ được chia thành 3 phần có độ dài tương đương nhau, </w:t>
      </w:r>
      <w:r w:rsidR="0025444B">
        <w:rPr>
          <w:rFonts w:eastAsiaTheme="minorEastAsia"/>
        </w:rPr>
        <w:t xml:space="preserve">các hình vuông tượng trưng cho </w:t>
      </w:r>
      <w:r w:rsidR="00F70C8C">
        <w:rPr>
          <w:rFonts w:eastAsiaTheme="minorEastAsia"/>
        </w:rPr>
        <w:t xml:space="preserve">các vị trí mà một </w:t>
      </w:r>
      <w:r w:rsidR="0025444B" w:rsidRPr="00AF3E7A">
        <w:rPr>
          <w:rFonts w:eastAsiaTheme="minorEastAsia"/>
          <w:i/>
        </w:rPr>
        <w:t>k-mer</w:t>
      </w:r>
      <w:r w:rsidR="0025444B">
        <w:rPr>
          <w:rFonts w:eastAsiaTheme="minorEastAsia"/>
        </w:rPr>
        <w:t xml:space="preserve"> </w:t>
      </w:r>
      <w:r w:rsidR="00E258B4">
        <w:rPr>
          <w:rFonts w:eastAsiaTheme="minorEastAsia"/>
        </w:rPr>
        <w:t>xuất hiện ở trên chuỗi. Với chuỗi thứ nhấ</w:t>
      </w:r>
      <w:r w:rsidR="007F6FCE">
        <w:rPr>
          <w:rFonts w:eastAsiaTheme="minorEastAsia"/>
        </w:rPr>
        <w:t xml:space="preserve">t, </w:t>
      </w:r>
      <w:r w:rsidR="00E00A29">
        <w:rPr>
          <w:rFonts w:eastAsiaTheme="minorEastAsia"/>
        </w:rPr>
        <w:t>do</w:t>
      </w:r>
      <w:r w:rsidR="00E258B4">
        <w:rPr>
          <w:rFonts w:eastAsiaTheme="minorEastAsia"/>
        </w:rPr>
        <w:t xml:space="preserve"> </w:t>
      </w:r>
      <w:r w:rsidR="00EF4C67" w:rsidRPr="004D2CF1">
        <w:rPr>
          <w:rFonts w:eastAsiaTheme="minorEastAsia"/>
          <w:i/>
        </w:rPr>
        <w:t>k-mer</w:t>
      </w:r>
      <w:r w:rsidR="00EF4C67">
        <w:rPr>
          <w:rFonts w:eastAsiaTheme="minorEastAsia"/>
        </w:rPr>
        <w:t xml:space="preserve"> </w:t>
      </w:r>
      <w:r w:rsidR="00821209">
        <w:rPr>
          <w:rFonts w:eastAsiaTheme="minorEastAsia"/>
        </w:rPr>
        <w:t xml:space="preserve">chỉ </w:t>
      </w:r>
      <w:r w:rsidR="00EF4C67">
        <w:rPr>
          <w:rFonts w:eastAsiaTheme="minorEastAsia"/>
        </w:rPr>
        <w:t xml:space="preserve">xuất hiện tập trung </w:t>
      </w:r>
      <w:r w:rsidR="002800AE">
        <w:rPr>
          <w:rFonts w:eastAsiaTheme="minorEastAsia"/>
        </w:rPr>
        <w:t>ở</w:t>
      </w:r>
      <w:r w:rsidR="00EF4C67">
        <w:rPr>
          <w:rFonts w:eastAsiaTheme="minorEastAsia"/>
        </w:rPr>
        <w:t xml:space="preserve"> một phần</w:t>
      </w:r>
      <w:r w:rsidR="0080248B">
        <w:rPr>
          <w:rFonts w:eastAsiaTheme="minorEastAsia"/>
        </w:rPr>
        <w:t xml:space="preserve"> nên</w:t>
      </w:r>
      <w:r w:rsidR="00EF4C67">
        <w:rPr>
          <w:rFonts w:eastAsiaTheme="minorEastAsia"/>
        </w:rPr>
        <w:t xml:space="preserve"> ta </w:t>
      </w:r>
      <w:proofErr w:type="gramStart"/>
      <w:r w:rsidR="00EF4C67">
        <w:rPr>
          <w:rFonts w:eastAsiaTheme="minorEastAsia"/>
        </w:rPr>
        <w:t xml:space="preserve">có </w:t>
      </w:r>
      <w:proofErr w:type="gramEnd"/>
      <m:oMath>
        <m:r>
          <w:rPr>
            <w:rFonts w:ascii="Cambria Math" w:eastAsiaTheme="minorEastAsia" w:hAnsi="Cambria Math"/>
          </w:rPr>
          <m:t>H</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min</m:t>
            </m:r>
          </m:sub>
        </m:sSub>
        <m:r>
          <m:rPr>
            <m:sty m:val="p"/>
          </m:rPr>
          <w:rPr>
            <w:rFonts w:ascii="Cambria Math" w:eastAsiaTheme="minorEastAsia" w:hAnsi="Cambria Math"/>
          </w:rPr>
          <m:t>=0;</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e</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max</m:t>
                </m:r>
              </m:sub>
            </m:sSub>
          </m:sub>
        </m:sSub>
        <m:r>
          <m:rPr>
            <m:sty m:val="p"/>
          </m:rPr>
          <w:rPr>
            <w:rFonts w:ascii="Cambria Math" w:eastAsiaTheme="minorEastAsia" w:hAnsi="Cambria Math"/>
          </w:rPr>
          <m:t>=1.0</m:t>
        </m:r>
      </m:oMath>
      <w:r w:rsidR="0025444B">
        <w:rPr>
          <w:rFonts w:eastAsiaTheme="minorEastAsia"/>
        </w:rPr>
        <w:t>.</w:t>
      </w:r>
      <w:r w:rsidR="00D34F00">
        <w:rPr>
          <w:rFonts w:eastAsiaTheme="minorEastAsia"/>
        </w:rPr>
        <w:t xml:space="preserve"> Còn v</w:t>
      </w:r>
      <w:r w:rsidR="006A7EDF">
        <w:rPr>
          <w:rFonts w:eastAsiaTheme="minorEastAsia"/>
        </w:rPr>
        <w:t>ới chuỗi thứ</w:t>
      </w:r>
      <w:r w:rsidR="00A75D94">
        <w:rPr>
          <w:rFonts w:eastAsiaTheme="minorEastAsia"/>
        </w:rPr>
        <w:t xml:space="preserve"> hai thì</w:t>
      </w:r>
      <w:r w:rsidR="006A7EDF">
        <w:rPr>
          <w:rFonts w:eastAsiaTheme="minorEastAsia"/>
        </w:rPr>
        <w:t xml:space="preserve"> </w:t>
      </w:r>
      <w:r w:rsidR="000A16DB">
        <w:rPr>
          <w:rFonts w:eastAsiaTheme="minorEastAsia"/>
        </w:rPr>
        <w:t xml:space="preserve">ta </w:t>
      </w:r>
      <w:r w:rsidR="00FF107B">
        <w:rPr>
          <w:rFonts w:eastAsiaTheme="minorEastAsia"/>
        </w:rPr>
        <w:t xml:space="preserve">sẽ </w:t>
      </w:r>
      <w:proofErr w:type="gramStart"/>
      <w:r w:rsidR="000A16DB">
        <w:rPr>
          <w:rFonts w:eastAsiaTheme="minorEastAsia"/>
        </w:rPr>
        <w:t>có</w:t>
      </w:r>
      <w:r w:rsidR="006A7EDF">
        <w:rPr>
          <w:rFonts w:eastAsiaTheme="minorEastAsia"/>
        </w:rPr>
        <w:t xml:space="preserve"> </w:t>
      </w:r>
      <w:proofErr w:type="gramEnd"/>
      <m:oMath>
        <m:r>
          <w:rPr>
            <w:rFonts w:ascii="Cambria Math" w:eastAsiaTheme="minorEastAsia" w:hAnsi="Cambria Math"/>
          </w:rPr>
          <m:t>H</m:t>
        </m:r>
        <m:r>
          <m:rPr>
            <m:sty m:val="p"/>
          </m:rPr>
          <w:rPr>
            <w:rFonts w:ascii="Cambria Math" w:eastAsiaTheme="minorEastAsia" w:hAnsi="Cambria Math"/>
          </w:rPr>
          <m:t xml:space="preserve">=1.0;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e</m:t>
            </m:r>
          </m:sub>
        </m:sSub>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r>
              <w:rPr>
                <w:rFonts w:ascii="Cambria Math" w:eastAsiaTheme="minorEastAsia" w:hAnsi="Cambria Math"/>
              </w:rPr>
              <m:t>-1.0</m:t>
            </m:r>
          </m:num>
          <m:den>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den>
        </m:f>
        <m:r>
          <w:rPr>
            <w:rFonts w:ascii="Cambria Math" w:eastAsiaTheme="minorEastAsia" w:hAnsi="Cambria Math"/>
          </w:rPr>
          <m:t>=0.37</m:t>
        </m:r>
      </m:oMath>
      <w:r w:rsidR="00641657">
        <w:rPr>
          <w:rFonts w:eastAsiaTheme="minorEastAsia"/>
        </w:rPr>
        <w:t>.</w:t>
      </w:r>
      <w:r w:rsidR="0025444B">
        <w:rPr>
          <w:rFonts w:eastAsiaTheme="minorEastAsia"/>
        </w:rPr>
        <w:t xml:space="preserve"> </w:t>
      </w:r>
      <w:r w:rsidR="00EB4AB4">
        <w:rPr>
          <w:rFonts w:eastAsiaTheme="minorEastAsia"/>
        </w:rPr>
        <w:t>Sau đó, g</w:t>
      </w:r>
      <w:r w:rsidR="00FE5B18">
        <w:rPr>
          <w:rFonts w:eastAsiaTheme="minorEastAsia"/>
        </w:rPr>
        <w:t xml:space="preserve">iá trị đặc trưng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e</m:t>
            </m:r>
          </m:sub>
        </m:sSub>
      </m:oMath>
      <w:r w:rsidR="00FE5B18">
        <w:rPr>
          <w:rFonts w:eastAsiaTheme="minorEastAsia"/>
        </w:rPr>
        <w:t xml:space="preserve"> </w:t>
      </w:r>
      <w:r w:rsidR="009E2DE2">
        <w:rPr>
          <w:rFonts w:eastAsiaTheme="minorEastAsia"/>
        </w:rPr>
        <w:t xml:space="preserve">sẽ được </w:t>
      </w:r>
      <w:r w:rsidR="001128A3">
        <w:rPr>
          <w:rFonts w:eastAsiaTheme="minorEastAsia"/>
        </w:rPr>
        <w:t xml:space="preserve">kết hợp </w:t>
      </w:r>
      <w:r w:rsidR="00FE5B18">
        <w:rPr>
          <w:rFonts w:eastAsiaTheme="minorEastAsia"/>
        </w:rPr>
        <w:t xml:space="preserve">với </w:t>
      </w:r>
      <w:r w:rsidR="009E2DE2">
        <w:rPr>
          <w:rFonts w:eastAsiaTheme="minorEastAsia"/>
        </w:rPr>
        <w:t xml:space="preserve">đặc trưng của </w:t>
      </w:r>
      <w:r w:rsidR="001128A3">
        <w:rPr>
          <w:rFonts w:eastAsiaTheme="minorEastAsia"/>
        </w:rPr>
        <w:t xml:space="preserve">hàm spectrum. </w:t>
      </w:r>
      <w:r w:rsidR="002528BC">
        <w:rPr>
          <w:rFonts w:eastAsiaTheme="minorEastAsia"/>
        </w:rPr>
        <w:t>Có khá nhiều cách để kết hợp hai đặc trưng vớ</w:t>
      </w:r>
      <w:r w:rsidR="004E1F98">
        <w:rPr>
          <w:rFonts w:eastAsiaTheme="minorEastAsia"/>
        </w:rPr>
        <w:t xml:space="preserve">i nhau, như </w:t>
      </w:r>
      <w:r w:rsidR="001C5A08">
        <w:rPr>
          <w:rFonts w:eastAsiaTheme="minorEastAsia"/>
        </w:rPr>
        <w:t xml:space="preserve">ta có thể </w:t>
      </w:r>
      <w:r w:rsidR="004E1F98">
        <w:rPr>
          <w:rFonts w:eastAsiaTheme="minorEastAsia"/>
        </w:rPr>
        <w:t xml:space="preserve">tính từng hàm kernel </w:t>
      </w:r>
      <w:r w:rsidR="00BC78F4">
        <w:rPr>
          <w:rFonts w:eastAsiaTheme="minorEastAsia"/>
        </w:rPr>
        <w:t xml:space="preserve">cho từng đặc trưng </w:t>
      </w:r>
      <w:r w:rsidR="004E1F98">
        <w:rPr>
          <w:rFonts w:eastAsiaTheme="minorEastAsia"/>
        </w:rPr>
        <w:t xml:space="preserve">riêng lẻ, rồi sau đó cộng các hàm kernel </w:t>
      </w:r>
      <w:r w:rsidR="00F21861">
        <w:rPr>
          <w:rFonts w:eastAsiaTheme="minorEastAsia"/>
        </w:rPr>
        <w:t xml:space="preserve">đó </w:t>
      </w:r>
      <w:r w:rsidR="004E1F98">
        <w:rPr>
          <w:rFonts w:eastAsiaTheme="minorEastAsia"/>
        </w:rPr>
        <w:t xml:space="preserve">lại với nhau. </w:t>
      </w:r>
      <w:r w:rsidR="00281D4D">
        <w:rPr>
          <w:rFonts w:eastAsiaTheme="minorEastAsia"/>
        </w:rPr>
        <w:t>Ở đây, em chỉ đơn giản là nối vector của đặc trưng dựa trên entropy với đặc trưng của spectrum để tạo thành vector đặc trưng. Tiếp đó, hàm kernel được tính như là hàm</w:t>
      </w:r>
      <w:r w:rsidR="00FF2006">
        <w:rPr>
          <w:rFonts w:eastAsiaTheme="minorEastAsia"/>
        </w:rPr>
        <w:t xml:space="preserve"> tích</w:t>
      </w:r>
      <w:r w:rsidR="00281D4D">
        <w:rPr>
          <w:rFonts w:eastAsiaTheme="minorEastAsia"/>
        </w:rPr>
        <w:t xml:space="preserve"> nội của vector đặc trưng </w:t>
      </w:r>
      <w:r w:rsidR="00A37ADB">
        <w:rPr>
          <w:rFonts w:eastAsiaTheme="minorEastAsia"/>
        </w:rPr>
        <w:t>được kết hợ</w:t>
      </w:r>
      <w:r w:rsidR="007A239F">
        <w:rPr>
          <w:rFonts w:eastAsiaTheme="minorEastAsia"/>
        </w:rPr>
        <w:t>p này.</w:t>
      </w:r>
    </w:p>
    <w:p w14:paraId="25BE2E81" w14:textId="77777777" w:rsidR="00C831BA" w:rsidRPr="009977D1" w:rsidRDefault="00065ECF" w:rsidP="00352E97">
      <w:pPr>
        <w:pStyle w:val="Heading3"/>
        <w:numPr>
          <w:ilvl w:val="0"/>
          <w:numId w:val="31"/>
        </w:numPr>
        <w:spacing w:before="0" w:line="360" w:lineRule="auto"/>
        <w:ind w:left="1134" w:hanging="777"/>
        <w:rPr>
          <w:rFonts w:ascii="Times New Roman" w:hAnsi="Times New Roman" w:cs="Times New Roman"/>
          <w:b/>
          <w:color w:val="auto"/>
          <w:sz w:val="28"/>
          <w:szCs w:val="26"/>
        </w:rPr>
      </w:pPr>
      <w:bookmarkStart w:id="389" w:name="_Toc366053550"/>
      <w:r w:rsidRPr="009977D1">
        <w:rPr>
          <w:rFonts w:ascii="Times New Roman" w:hAnsi="Times New Roman" w:cs="Times New Roman"/>
          <w:b/>
          <w:color w:val="auto"/>
          <w:sz w:val="28"/>
          <w:szCs w:val="26"/>
        </w:rPr>
        <w:t>Hàm kernel phân cấp (hierarchical kernel)</w:t>
      </w:r>
      <w:bookmarkEnd w:id="389"/>
    </w:p>
    <w:p w14:paraId="0C0AD4BF" w14:textId="77777777" w:rsidR="008C50E3" w:rsidRDefault="009A27DB" w:rsidP="00EA5A4C">
      <w:pPr>
        <w:spacing w:after="0" w:line="360" w:lineRule="auto"/>
        <w:ind w:firstLine="720"/>
        <w:jc w:val="both"/>
      </w:pPr>
      <w:r>
        <w:t>Đ</w:t>
      </w:r>
      <w:r w:rsidR="003E5838">
        <w:t>ặc trưng dựa trên entropy được giới thiệ</w:t>
      </w:r>
      <w:r w:rsidR="005C7BF1">
        <w:t xml:space="preserve">u ở phần trước chỉ có thể ghi nhận được những thông tin về </w:t>
      </w:r>
      <w:r w:rsidR="006832C0">
        <w:t xml:space="preserve">vị trí tương đối của các </w:t>
      </w:r>
      <w:r w:rsidR="00B01631">
        <w:t>vị trí xuất hiện</w:t>
      </w:r>
      <w:r w:rsidR="006832C0">
        <w:t xml:space="preserve"> của cùng 1 </w:t>
      </w:r>
      <w:r w:rsidR="006832C0" w:rsidRPr="00DB3F27">
        <w:rPr>
          <w:i/>
        </w:rPr>
        <w:t>k-mer</w:t>
      </w:r>
      <w:r w:rsidR="006832C0">
        <w:t xml:space="preserve">. Tuy nhiên, </w:t>
      </w:r>
      <w:r w:rsidR="00E14748">
        <w:t>trên thự</w:t>
      </w:r>
      <w:r w:rsidR="00D03D56">
        <w:t>c tế,</w:t>
      </w:r>
      <w:r w:rsidR="00CB68E4">
        <w:t xml:space="preserve"> </w:t>
      </w:r>
      <w:r w:rsidR="00C11CEF">
        <w:t xml:space="preserve">có </w:t>
      </w:r>
      <w:r w:rsidR="00E40430">
        <w:t xml:space="preserve">nhiều </w:t>
      </w:r>
      <w:r w:rsidR="00671A88">
        <w:t>vùng tăng cường</w:t>
      </w:r>
      <w:r w:rsidR="00E40430">
        <w:t xml:space="preserve"> chứa nhiều nhóm của các TFBS khác nhau</w:t>
      </w:r>
      <w:r w:rsidR="00C11CEF">
        <w:t xml:space="preserve"> và các TFBS này thường vị trí gần nhau. </w:t>
      </w:r>
      <w:r w:rsidR="008C50E3">
        <w:t>Đặc trưng dựa trên entropy chưa thể hiện được các ràng buộc về khoảng cách giữa TFBS khác nhau này. Trong phần này, em sẽ giới thiệu về một loại đặc tr</w:t>
      </w:r>
      <w:r w:rsidR="009F5B6D">
        <w:t>ư</w:t>
      </w:r>
      <w:r w:rsidR="008C50E3">
        <w:t>ng và hàm kernel khác có thể ghi nhận được thông tin này.</w:t>
      </w:r>
    </w:p>
    <w:p w14:paraId="16905A9D" w14:textId="77777777" w:rsidR="00881315" w:rsidRDefault="001E6A5E" w:rsidP="007C7182">
      <w:pPr>
        <w:spacing w:after="0" w:line="360" w:lineRule="auto"/>
        <w:ind w:firstLine="720"/>
        <w:jc w:val="both"/>
      </w:pPr>
      <w:r>
        <w:lastRenderedPageBreak/>
        <w:t xml:space="preserve">Ý tưởng chính của phương pháp này </w:t>
      </w:r>
      <w:r w:rsidR="00AC071B">
        <w:t>là</w:t>
      </w:r>
      <w:r>
        <w:t xml:space="preserve">: 1) </w:t>
      </w:r>
      <w:r w:rsidR="00C46F15">
        <w:t>chia chuỗi đầu vào thành các phần</w:t>
      </w:r>
      <w:r w:rsidR="00A244E6">
        <w:t xml:space="preserve"> có độ dài tương tự nhau</w:t>
      </w:r>
      <w:r w:rsidR="00C46F15">
        <w:t>; 2) đế</w:t>
      </w:r>
      <w:r w:rsidR="00D4779E">
        <w:t>m</w:t>
      </w:r>
      <w:r w:rsidR="00C46F15">
        <w:t xml:space="preserve"> số lần xuất hiện của các </w:t>
      </w:r>
      <w:r w:rsidR="00C46F15" w:rsidRPr="00CB57A8">
        <w:rPr>
          <w:i/>
        </w:rPr>
        <w:t>k-mer</w:t>
      </w:r>
      <w:r w:rsidR="00C46F15">
        <w:t xml:space="preserve"> trong mỗ</w:t>
      </w:r>
      <w:r w:rsidR="009A054A">
        <w:t>i phần</w:t>
      </w:r>
      <w:r w:rsidR="00C46F15">
        <w:t xml:space="preserve">; và 3) chia các phần này thành các phần con và lặp lại quá trình này cho đến khi </w:t>
      </w:r>
      <w:r w:rsidR="00BE21D1">
        <w:t>độ dài của các phần này là nhỏ nhất để có thể</w:t>
      </w:r>
      <w:r w:rsidR="00DF0706">
        <w:t xml:space="preserve"> chứa</w:t>
      </w:r>
      <w:r w:rsidR="00BE21D1">
        <w:t xml:space="preserve"> các </w:t>
      </w:r>
      <w:r w:rsidR="00BE21D1" w:rsidRPr="00306680">
        <w:rPr>
          <w:i/>
        </w:rPr>
        <w:t>k-mer</w:t>
      </w:r>
      <w:r w:rsidR="00BE21D1">
        <w:t>.</w:t>
      </w:r>
      <w:r w:rsidR="007A41B7">
        <w:t xml:space="preserve"> K</w:t>
      </w:r>
      <w:r w:rsidR="00511BCF">
        <w:t xml:space="preserve">hi quá trình này kết thúc, </w:t>
      </w:r>
      <w:r w:rsidR="00130AB7">
        <w:t xml:space="preserve">ta sẽ thu được </w:t>
      </w:r>
      <w:r w:rsidR="00511BCF">
        <w:t xml:space="preserve">các con số </w:t>
      </w:r>
      <w:r w:rsidR="002711CA">
        <w:t xml:space="preserve">và chúng </w:t>
      </w:r>
      <w:r w:rsidR="00511BCF">
        <w:t xml:space="preserve">sẽ được dùng như là các đặc trưng để tạo thành hàm kernel. Kết quả của quá trình này được thể hiện theo </w:t>
      </w:r>
      <w:r w:rsidR="00CA76F3">
        <w:t>sự</w:t>
      </w:r>
      <w:r w:rsidR="00E62450">
        <w:t xml:space="preserve"> phân cấp của các đặc trưng mà trong đó, các đặc trưng ở mức thấp hơn sẽ ghi nhận thông tin về sự xuất hiện cùng nhau của các </w:t>
      </w:r>
      <w:r w:rsidR="00E62450" w:rsidRPr="00B945AE">
        <w:rPr>
          <w:i/>
        </w:rPr>
        <w:t>k-mer</w:t>
      </w:r>
      <w:r w:rsidR="00E62450">
        <w:t xml:space="preserve"> thường có vị trí gần </w:t>
      </w:r>
      <w:r w:rsidR="00681C1F">
        <w:t>nhau, còn các đặc trưng ở mức cao hơn sẽ cho thấy sự xuất hiện của các k-mer trong chuỗi đầu vào với ràng buộc về vị trí</w:t>
      </w:r>
      <w:r w:rsidR="00881315">
        <w:t xml:space="preserve"> sẽ yếu hơn</w:t>
      </w:r>
      <w:r w:rsidR="00681C1F">
        <w:t>.</w:t>
      </w:r>
    </w:p>
    <w:p w14:paraId="3AF0E77E" w14:textId="2F34D45B" w:rsidR="00E1785D" w:rsidRDefault="00F41226" w:rsidP="0054657F">
      <w:pPr>
        <w:spacing w:after="0" w:line="360" w:lineRule="auto"/>
        <w:ind w:firstLine="720"/>
        <w:jc w:val="both"/>
        <w:rPr>
          <w:rFonts w:eastAsiaTheme="minorEastAsia"/>
        </w:rPr>
      </w:pPr>
      <w:r>
        <w:t xml:space="preserve">Với trường hợp phân cấp ở mức 2 lớp, là trường hợp mà em sẽ sử dụng để thực nghiệm, </w:t>
      </w:r>
      <w:r w:rsidR="00261478">
        <w:t xml:space="preserve">các đặc trưng và hàm kernel sẽ được tính như sau. Đầu tiên, em chia chuỗi đầu vào thành </w:t>
      </w:r>
      <w:r w:rsidR="00261478" w:rsidRPr="00261478">
        <w:rPr>
          <w:i/>
        </w:rPr>
        <w:t>n</w:t>
      </w:r>
      <w:r w:rsidR="00261478">
        <w:t xml:space="preserve"> phần</w:t>
      </w:r>
      <w:r w:rsidR="00722507">
        <w:t xml:space="preserve"> có độ dài bằng nhau giống như với trường hợp đặc trưng dựa trên entropy. </w:t>
      </w:r>
      <w:r w:rsidR="00485EF8">
        <w:t>Tiếp đó, em đế</w:t>
      </w:r>
      <w:r w:rsidR="00150256">
        <w:t>m</w:t>
      </w:r>
      <w:r w:rsidR="00485EF8">
        <w:t xml:space="preserve"> số lần xuất hiện của mỗi </w:t>
      </w:r>
      <w:r w:rsidR="00485EF8" w:rsidRPr="005530FB">
        <w:rPr>
          <w:i/>
        </w:rPr>
        <w:t>k-mer</w:t>
      </w:r>
      <w:r w:rsidR="00485EF8">
        <w:t xml:space="preserve"> </w:t>
      </w:r>
      <w:r w:rsidR="003F5C1C">
        <w:t>trên toàn bộ chuỗi và trên mỗi phầ</w:t>
      </w:r>
      <w:r w:rsidR="00F341D6">
        <w:t>n (</w:t>
      </w:r>
      <w:r w:rsidR="001C5A17" w:rsidRPr="00CF4496">
        <w:fldChar w:fldCharType="begin"/>
      </w:r>
      <w:r w:rsidR="001C5A17" w:rsidRPr="00CF4496">
        <w:instrText xml:space="preserve"> REF _Ref365301832 \h </w:instrText>
      </w:r>
      <w:r w:rsidR="00CF4496" w:rsidRPr="00CF4496">
        <w:instrText xml:space="preserve"> \* MERGEFORMAT </w:instrText>
      </w:r>
      <w:r w:rsidR="001C5A17" w:rsidRPr="00CF4496">
        <w:fldChar w:fldCharType="separate"/>
      </w:r>
      <w:ins w:id="390" w:author="Van-Thanh Hoang" w:date="2013-09-04T10:23:00Z">
        <w:r w:rsidR="00150692" w:rsidRPr="00150692">
          <w:rPr>
            <w:iCs/>
            <w:rPrChange w:id="391" w:author="Van-Thanh Hoang" w:date="2013-09-04T10:23:00Z">
              <w:rPr>
                <w:b/>
                <w:sz w:val="24"/>
              </w:rPr>
            </w:rPrChange>
          </w:rPr>
          <w:t>Hình 2.1</w:t>
        </w:r>
      </w:ins>
      <w:del w:id="392" w:author="Van-Thanh Hoang" w:date="2013-09-04T00:05:00Z">
        <w:r w:rsidR="00EB3699" w:rsidRPr="00C24256" w:rsidDel="00F054F8">
          <w:rPr>
            <w:iCs/>
          </w:rPr>
          <w:delText>Hình 2.1</w:delText>
        </w:r>
      </w:del>
      <w:r w:rsidR="001C5A17" w:rsidRPr="00CF4496">
        <w:fldChar w:fldCharType="end"/>
      </w:r>
      <w:r w:rsidR="001C5A17" w:rsidRPr="00CF4496">
        <w:t>b</w:t>
      </w:r>
      <w:r w:rsidR="00F341D6">
        <w:t xml:space="preserve">). Như vậy, ta sẽ có </w:t>
      </w:r>
      <w:r w:rsidR="00F341D6" w:rsidRPr="00224FC6">
        <w:rPr>
          <w:i/>
        </w:rPr>
        <w:t>n + 1</w:t>
      </w:r>
      <w:r w:rsidR="00F341D6">
        <w:t xml:space="preserve"> vector chứa số lần xuất hiện của các </w:t>
      </w:r>
      <w:r w:rsidR="00F341D6" w:rsidRPr="002042A6">
        <w:rPr>
          <w:i/>
        </w:rPr>
        <w:t>k-mer</w:t>
      </w:r>
      <w:r w:rsidR="004725ED">
        <w:t xml:space="preserve"> </w:t>
      </w:r>
      <w:r w:rsidR="008128B3">
        <w:t xml:space="preserve">trên chuỗi đầu vào và các phần của nó. </w:t>
      </w:r>
      <w:r w:rsidR="00EC4FBC">
        <w:t xml:space="preserve">Để làm giảm sự ảnh hưởng của việc </w:t>
      </w:r>
      <w:r w:rsidR="00B613CB">
        <w:t>các chuỗi đầu vào có thể có độ dài khác nhau, e</w:t>
      </w:r>
      <w:r w:rsidR="008128B3">
        <w:t xml:space="preserve">m chuẩn hóa </w:t>
      </w:r>
      <w:r w:rsidR="00ED4FFF">
        <w:t xml:space="preserve">các </w:t>
      </w:r>
      <w:r w:rsidR="008128B3">
        <w:t xml:space="preserve">vector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D4FFF">
        <w:rPr>
          <w:rFonts w:eastAsiaTheme="minorEastAsia"/>
        </w:rPr>
        <w:t xml:space="preserve"> </w:t>
      </w:r>
      <w:r w:rsidR="00C0608C">
        <w:rPr>
          <w:rFonts w:eastAsiaTheme="minorEastAsia"/>
        </w:rPr>
        <w:t xml:space="preserve">về dạng đơn vị, </w:t>
      </w:r>
      <w:r w:rsidR="006C100E">
        <w:rPr>
          <w:rFonts w:eastAsiaTheme="minorEastAsia"/>
        </w:rPr>
        <w:t xml:space="preserve">tức </w:t>
      </w:r>
      <w:r w:rsidR="00C0608C">
        <w:rPr>
          <w:rFonts w:eastAsiaTheme="minorEastAsia"/>
        </w:rPr>
        <w:t>là</w:t>
      </w:r>
      <w:r w:rsidR="006C100E">
        <w:rPr>
          <w:rFonts w:eastAsiaTheme="minorEastAsia"/>
        </w:rPr>
        <w:t xml:space="preserve"> </w:t>
      </w:r>
      <w:r w:rsidR="00170417">
        <w:rPr>
          <w:rFonts w:eastAsiaTheme="minorEastAsia"/>
        </w:rPr>
        <w:t xml:space="preserve">sao </w:t>
      </w:r>
      <w:proofErr w:type="gramStart"/>
      <w:r w:rsidR="006C100E">
        <w:rPr>
          <w:rFonts w:eastAsiaTheme="minorEastAsia"/>
        </w:rPr>
        <w:t>cho</w:t>
      </w:r>
      <w:r w:rsidR="00C0608C">
        <w:rPr>
          <w:rFonts w:eastAsiaTheme="minorEastAsia"/>
        </w:rPr>
        <w:t xml:space="preserve"> </w:t>
      </w:r>
      <w:proofErr w:type="gramEnd"/>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oMath>
      <w:r w:rsidR="006C100E">
        <w:rPr>
          <w:rFonts w:eastAsiaTheme="minorEastAsia"/>
        </w:rPr>
        <w:t xml:space="preserve">. </w:t>
      </w:r>
      <w:r w:rsidR="005B4B2D">
        <w:rPr>
          <w:rFonts w:eastAsiaTheme="minorEastAsia"/>
        </w:rPr>
        <w:t xml:space="preserve">Khi đó, </w:t>
      </w:r>
      <w:r w:rsidR="002664AB">
        <w:rPr>
          <w:rFonts w:eastAsiaTheme="minorEastAsia"/>
        </w:rPr>
        <w:t>giá trị</w:t>
      </w:r>
      <w:r w:rsidR="005B4B2D">
        <w:rPr>
          <w:rFonts w:eastAsiaTheme="minorEastAsia"/>
        </w:rPr>
        <w:t xml:space="preserve"> kernel giữa hai chuỗi </w:t>
      </w:r>
      <w:r w:rsidR="005B4B2D" w:rsidRPr="005B4B2D">
        <w:rPr>
          <w:rFonts w:eastAsiaTheme="minorEastAsia"/>
          <w:i/>
        </w:rPr>
        <w:t>x</w:t>
      </w:r>
      <w:r w:rsidR="005B4B2D">
        <w:rPr>
          <w:rFonts w:eastAsiaTheme="minorEastAsia"/>
        </w:rPr>
        <w:t xml:space="preserve"> và </w:t>
      </w:r>
      <w:r w:rsidR="005B4B2D" w:rsidRPr="005B4B2D">
        <w:rPr>
          <w:rFonts w:eastAsiaTheme="minorEastAsia"/>
          <w:i/>
        </w:rPr>
        <w:t>x’</w:t>
      </w:r>
      <w:r w:rsidR="00AE07EA">
        <w:rPr>
          <w:rFonts w:eastAsiaTheme="minorEastAsia"/>
        </w:rPr>
        <w:t xml:space="preserve"> sẽ được tính như là tổng của </w:t>
      </w:r>
      <w:r w:rsidR="00AE07EA" w:rsidRPr="00AE07EA">
        <w:rPr>
          <w:rFonts w:eastAsiaTheme="minorEastAsia"/>
          <w:i/>
        </w:rPr>
        <w:t>n + 1</w:t>
      </w:r>
      <w:r w:rsidR="00EB4E13">
        <w:rPr>
          <w:rFonts w:eastAsiaTheme="minorEastAsia"/>
        </w:rPr>
        <w:t xml:space="preserve"> kernel, với mỗi</w:t>
      </w:r>
      <w:r w:rsidR="00D01647">
        <w:rPr>
          <w:rFonts w:eastAsiaTheme="minorEastAsia"/>
        </w:rPr>
        <w:t xml:space="preserve"> kernel trong đó tương ứng với vector đế</w:t>
      </w:r>
      <w:r w:rsidR="000F2CF5">
        <w:rPr>
          <w:rFonts w:eastAsiaTheme="minorEastAsia"/>
        </w:rPr>
        <w:t>m</w:t>
      </w:r>
      <w:r w:rsidR="00D01647">
        <w:rPr>
          <w:rFonts w:eastAsiaTheme="minorEastAsia"/>
        </w:rPr>
        <w:t xml:space="preserve"> số lần xuất hiện của các </w:t>
      </w:r>
      <w:r w:rsidR="00D01647" w:rsidRPr="00AF487B">
        <w:rPr>
          <w:rFonts w:eastAsiaTheme="minorEastAsia"/>
          <w:i/>
        </w:rPr>
        <w:t>k-mer</w:t>
      </w:r>
      <w:r w:rsidR="00D01647">
        <w:rPr>
          <w:rFonts w:eastAsiaTheme="minorEastAsia"/>
        </w:rPr>
        <w:t xml:space="preserve"> trên 2 chuỗ</w:t>
      </w:r>
      <w:r w:rsidR="00336FFC">
        <w:rPr>
          <w:rFonts w:eastAsiaTheme="minorEastAsia"/>
        </w:rPr>
        <w:t>i x và</w:t>
      </w:r>
      <w:r w:rsidR="00D01647">
        <w:rPr>
          <w:rFonts w:eastAsiaTheme="minorEastAsia"/>
        </w:rPr>
        <w:t xml:space="preserve"> x’, như sau:</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1"/>
      </w:tblGrid>
      <w:tr w:rsidR="00A1056D" w14:paraId="0BF5BCEE" w14:textId="77777777" w:rsidTr="0054292C">
        <w:tc>
          <w:tcPr>
            <w:tcW w:w="704" w:type="dxa"/>
          </w:tcPr>
          <w:p w14:paraId="46ED97ED" w14:textId="77777777" w:rsidR="00A1056D" w:rsidRDefault="00A1056D" w:rsidP="00352E97">
            <w:pPr>
              <w:spacing w:after="0" w:line="360" w:lineRule="auto"/>
              <w:jc w:val="both"/>
            </w:pPr>
          </w:p>
        </w:tc>
        <w:tc>
          <w:tcPr>
            <w:tcW w:w="7796" w:type="dxa"/>
          </w:tcPr>
          <w:p w14:paraId="23EA400F" w14:textId="77777777" w:rsidR="00A1056D" w:rsidRPr="00F56A0B" w:rsidRDefault="00A1056D" w:rsidP="00352E97">
            <w:pPr>
              <w:spacing w:after="0" w:line="360" w:lineRule="auto"/>
              <w:jc w:val="both"/>
            </w:pPr>
            <m:oMathPara>
              <m:oMath>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К</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tc>
        <w:tc>
          <w:tcPr>
            <w:tcW w:w="851" w:type="dxa"/>
            <w:vAlign w:val="center"/>
          </w:tcPr>
          <w:p w14:paraId="6CA83492" w14:textId="77777777" w:rsidR="00A1056D" w:rsidRDefault="00A1056D" w:rsidP="00352E97">
            <w:pPr>
              <w:keepNext/>
              <w:spacing w:after="0" w:line="360" w:lineRule="auto"/>
              <w:jc w:val="center"/>
            </w:pPr>
            <w:r>
              <w:t>(2.</w:t>
            </w:r>
            <w:fldSimple w:instr=" SEQ 2. \* ARABIC ">
              <w:r w:rsidR="00150692">
                <w:rPr>
                  <w:noProof/>
                </w:rPr>
                <w:t>17</w:t>
              </w:r>
            </w:fldSimple>
            <w:r>
              <w:t>)</w:t>
            </w:r>
          </w:p>
        </w:tc>
      </w:tr>
    </w:tbl>
    <w:p w14:paraId="6D5D9B8C" w14:textId="77777777" w:rsidR="00D01647" w:rsidRDefault="000F2CF5" w:rsidP="00D415AA">
      <w:pPr>
        <w:spacing w:after="0" w:line="360" w:lineRule="auto"/>
        <w:ind w:firstLine="720"/>
        <w:jc w:val="both"/>
        <w:rPr>
          <w:rFonts w:eastAsiaTheme="minorEastAsia"/>
        </w:rPr>
      </w:pPr>
      <w:r>
        <w:t xml:space="preserve">Trong đó, </w:t>
      </w:r>
      <m:oMath>
        <m:r>
          <w:rPr>
            <w:rFonts w:ascii="Cambria Math" w:hAnsi="Cambria Math"/>
          </w:rPr>
          <m:t>К</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eastAsia="Times New Roman"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oMath>
      <w:r>
        <w:rPr>
          <w:rFonts w:eastAsiaTheme="minorEastAsia"/>
        </w:rPr>
        <w:t xml:space="preserve"> là hàm kernel giữa các vector đếm từ hai chuỗi </w:t>
      </w:r>
      <w:r w:rsidRPr="000F2CF5">
        <w:rPr>
          <w:rFonts w:eastAsiaTheme="minorEastAsia"/>
          <w:i/>
        </w:rPr>
        <w:t>x</w:t>
      </w:r>
      <w:r>
        <w:rPr>
          <w:rFonts w:eastAsiaTheme="minorEastAsia"/>
        </w:rPr>
        <w:t xml:space="preserve"> và </w:t>
      </w:r>
      <w:r w:rsidRPr="000F2CF5">
        <w:rPr>
          <w:rFonts w:eastAsiaTheme="minorEastAsia"/>
          <w:i/>
        </w:rPr>
        <w:t>x’</w:t>
      </w:r>
      <w:r w:rsidR="00FC41BA">
        <w:rPr>
          <w:rFonts w:eastAsiaTheme="minorEastAsia"/>
        </w:rPr>
        <w:t xml:space="preserve">. </w:t>
      </w:r>
      <w:r w:rsidR="00242D04">
        <w:rPr>
          <w:rFonts w:eastAsiaTheme="minorEastAsia"/>
        </w:rPr>
        <w:t xml:space="preserve">Nếu </w:t>
      </w:r>
      <m:oMath>
        <m:r>
          <w:rPr>
            <w:rFonts w:ascii="Cambria Math" w:hAnsi="Cambria Math"/>
          </w:rPr>
          <m:t>К</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eastAsia="Times New Roman"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oMath>
      <w:r w:rsidR="00242D04">
        <w:rPr>
          <w:rFonts w:eastAsiaTheme="minorEastAsia"/>
        </w:rPr>
        <w:t xml:space="preserve"> là hàm kernel tuyến tính, nghĩa </w:t>
      </w:r>
      <w:proofErr w:type="gramStart"/>
      <w:r w:rsidR="00242D04">
        <w:rPr>
          <w:rFonts w:eastAsiaTheme="minorEastAsia"/>
        </w:rPr>
        <w:t xml:space="preserve">là </w:t>
      </w:r>
      <w:proofErr w:type="gramEnd"/>
      <m:oMath>
        <m:r>
          <w:rPr>
            <w:rFonts w:ascii="Cambria Math" w:hAnsi="Cambria Math"/>
          </w:rPr>
          <m:t>К</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eastAsia="Times New Roman"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r>
          <w:rPr>
            <w:rFonts w:ascii="Cambria Math" w:eastAsia="Times New Roman" w:hAnsi="Cambria Math"/>
          </w:rPr>
          <m:t>=</m:t>
        </m:r>
        <m:d>
          <m:dPr>
            <m:begChr m:val="〈"/>
            <m:endChr m:val="〉"/>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x</m:t>
                </m:r>
              </m:e>
              <m:sub>
                <m:r>
                  <w:rPr>
                    <w:rFonts w:ascii="Cambria Math" w:eastAsia="Times New Roman" w:hAnsi="Cambria Math"/>
                  </w:rPr>
                  <m:t>i</m:t>
                </m:r>
              </m:sub>
              <m:sup>
                <m:r>
                  <w:rPr>
                    <w:rFonts w:ascii="Cambria Math" w:eastAsia="Times New Roman" w:hAnsi="Cambria Math"/>
                  </w:rPr>
                  <m:t>'</m:t>
                </m:r>
              </m:sup>
            </m:sSubSup>
          </m:e>
        </m:d>
      </m:oMath>
      <w:r w:rsidR="00242D04">
        <w:rPr>
          <w:rFonts w:eastAsiaTheme="minorEastAsia"/>
        </w:rPr>
        <w:t xml:space="preserve">, thì hàm kernel ở trên có thể được tính bằng cách nối tất cả </w:t>
      </w:r>
      <w:r w:rsidR="00242D04" w:rsidRPr="00242D04">
        <w:rPr>
          <w:rFonts w:eastAsiaTheme="minorEastAsia"/>
          <w:i/>
        </w:rPr>
        <w:t>n + 1</w:t>
      </w:r>
      <w:r w:rsidR="00242D04">
        <w:rPr>
          <w:rFonts w:eastAsiaTheme="minorEastAsia"/>
        </w:rPr>
        <w:t xml:space="preserve"> vector đếm vào một vector dài, </w:t>
      </w:r>
      <w:r w:rsidR="00A85F35">
        <w:rPr>
          <w:rFonts w:eastAsiaTheme="minorEastAsia"/>
        </w:rPr>
        <w:t xml:space="preserve">và sẽ tính hàm tích nội giữa các vector dài của 2 chuỗi này. </w:t>
      </w:r>
      <w:r w:rsidR="00AF57E8">
        <w:rPr>
          <w:rFonts w:eastAsiaTheme="minorEastAsia"/>
        </w:rPr>
        <w:t xml:space="preserve">Em gọi chúng là các đặc trưng và hàm kernel phân cấp, bởi vì chúng được xây dựng dựa trên </w:t>
      </w:r>
      <w:r w:rsidR="00F6413E">
        <w:rPr>
          <w:rFonts w:eastAsiaTheme="minorEastAsia"/>
        </w:rPr>
        <w:t>quy tắc</w:t>
      </w:r>
      <w:r w:rsidR="00074622">
        <w:rPr>
          <w:rFonts w:eastAsiaTheme="minorEastAsia"/>
        </w:rPr>
        <w:t xml:space="preserve"> phân cấp khi chia chuỗi đầ</w:t>
      </w:r>
      <w:r w:rsidR="0014751B">
        <w:rPr>
          <w:rFonts w:eastAsiaTheme="minorEastAsia"/>
        </w:rPr>
        <w:t>u vào thành các phần</w:t>
      </w:r>
      <w:r w:rsidR="00A06796">
        <w:rPr>
          <w:rFonts w:eastAsiaTheme="minorEastAsia"/>
        </w:rPr>
        <w:t xml:space="preserve"> bé hơn</w:t>
      </w:r>
      <w:r w:rsidR="00C91F99">
        <w:rPr>
          <w:rFonts w:eastAsiaTheme="minorEastAsia"/>
        </w:rPr>
        <w:t xml:space="preserve"> và tiếp tục chia</w:t>
      </w:r>
      <w:r w:rsidR="005F7F5F">
        <w:rPr>
          <w:rFonts w:eastAsiaTheme="minorEastAsia"/>
        </w:rPr>
        <w:t xml:space="preserve"> nhỏ</w:t>
      </w:r>
      <w:r w:rsidR="00C91F99">
        <w:rPr>
          <w:rFonts w:eastAsiaTheme="minorEastAsia"/>
        </w:rPr>
        <w:t xml:space="preserve"> trên các phầ</w:t>
      </w:r>
      <w:r w:rsidR="00C56014">
        <w:rPr>
          <w:rFonts w:eastAsiaTheme="minorEastAsia"/>
        </w:rPr>
        <w:t>n này</w:t>
      </w:r>
      <w:r w:rsidR="0014751B">
        <w:rPr>
          <w:rFonts w:eastAsiaTheme="minorEastAsia"/>
        </w:rPr>
        <w:t>.</w:t>
      </w:r>
    </w:p>
    <w:p w14:paraId="3B2546B1" w14:textId="6D3B74E3" w:rsidR="00B41378" w:rsidRPr="00FC41BA" w:rsidRDefault="00B41378" w:rsidP="00747D9E">
      <w:pPr>
        <w:spacing w:after="0" w:line="360" w:lineRule="auto"/>
        <w:ind w:firstLine="720"/>
        <w:jc w:val="both"/>
      </w:pPr>
      <w:r>
        <w:rPr>
          <w:rFonts w:eastAsiaTheme="minorEastAsia"/>
        </w:rPr>
        <w:lastRenderedPageBreak/>
        <w:t xml:space="preserve">Điểm chú ý cuối cùng là khi </w:t>
      </w:r>
      <w:r w:rsidR="00DE63FF">
        <w:rPr>
          <w:rFonts w:eastAsiaTheme="minorEastAsia"/>
        </w:rPr>
        <w:t xml:space="preserve">xác </w:t>
      </w:r>
      <w:r>
        <w:rPr>
          <w:rFonts w:eastAsiaTheme="minorEastAsia"/>
        </w:rPr>
        <w:t xml:space="preserve">định các </w:t>
      </w:r>
      <w:r w:rsidRPr="00BA794E">
        <w:rPr>
          <w:rFonts w:eastAsiaTheme="minorEastAsia"/>
          <w:i/>
        </w:rPr>
        <w:t>k-mer</w:t>
      </w:r>
      <w:r>
        <w:rPr>
          <w:rFonts w:eastAsiaTheme="minorEastAsia"/>
        </w:rPr>
        <w:t xml:space="preserve">, </w:t>
      </w:r>
      <w:r w:rsidR="00B25AC3">
        <w:rPr>
          <w:rFonts w:eastAsiaTheme="minorEastAsia"/>
        </w:rPr>
        <w:t xml:space="preserve">tương tự như phương pháp của Lee được đưa ra ở </w:t>
      </w:r>
      <w:r w:rsidR="00B25AC3">
        <w:rPr>
          <w:rFonts w:eastAsiaTheme="minorEastAsia"/>
        </w:rPr>
        <w:fldChar w:fldCharType="begin"/>
      </w:r>
      <w:r w:rsidR="00B25AC3">
        <w:rPr>
          <w:rFonts w:eastAsiaTheme="minorEastAsia"/>
        </w:rPr>
        <w:instrText xml:space="preserve"> REF _Ref346497329 \r \h </w:instrText>
      </w:r>
      <w:r w:rsidR="00B25AC3">
        <w:rPr>
          <w:rFonts w:eastAsiaTheme="minorEastAsia"/>
        </w:rPr>
      </w:r>
      <w:r w:rsidR="00B25AC3">
        <w:rPr>
          <w:rFonts w:eastAsiaTheme="minorEastAsia"/>
        </w:rPr>
        <w:fldChar w:fldCharType="separate"/>
      </w:r>
      <w:r w:rsidR="00150692">
        <w:rPr>
          <w:rFonts w:eastAsiaTheme="minorEastAsia"/>
        </w:rPr>
        <w:t>[5]</w:t>
      </w:r>
      <w:r w:rsidR="00B25AC3">
        <w:rPr>
          <w:rFonts w:eastAsiaTheme="minorEastAsia"/>
        </w:rPr>
        <w:fldChar w:fldCharType="end"/>
      </w:r>
      <w:r w:rsidR="00B25AC3">
        <w:rPr>
          <w:rFonts w:eastAsiaTheme="minorEastAsia"/>
        </w:rPr>
        <w:t>,</w:t>
      </w:r>
      <w:r w:rsidR="0054292C">
        <w:rPr>
          <w:rFonts w:eastAsiaTheme="minorEastAsia"/>
        </w:rPr>
        <w:t xml:space="preserve"> trong phương pháp này,</w:t>
      </w:r>
      <w:r w:rsidR="00117ADA">
        <w:rPr>
          <w:rFonts w:eastAsiaTheme="minorEastAsia"/>
        </w:rPr>
        <w:t xml:space="preserve"> một</w:t>
      </w:r>
      <w:r w:rsidR="0054292C">
        <w:rPr>
          <w:rFonts w:eastAsiaTheme="minorEastAsia"/>
        </w:rPr>
        <w:t xml:space="preserve"> </w:t>
      </w:r>
      <w:r w:rsidR="0054292C" w:rsidRPr="00B85E2C">
        <w:rPr>
          <w:rFonts w:eastAsiaTheme="minorEastAsia"/>
          <w:i/>
        </w:rPr>
        <w:t>k-mer</w:t>
      </w:r>
      <w:r w:rsidR="0054292C">
        <w:rPr>
          <w:rFonts w:eastAsiaTheme="minorEastAsia"/>
        </w:rPr>
        <w:t xml:space="preserve"> và </w:t>
      </w:r>
      <w:r w:rsidR="00183FF6" w:rsidRPr="00FF51A4">
        <w:rPr>
          <w:rFonts w:eastAsiaTheme="minorEastAsia"/>
          <w:i/>
        </w:rPr>
        <w:t>k-mer</w:t>
      </w:r>
      <w:r w:rsidR="00183FF6">
        <w:rPr>
          <w:rFonts w:eastAsiaTheme="minorEastAsia"/>
        </w:rPr>
        <w:t xml:space="preserve"> ở </w:t>
      </w:r>
      <w:r w:rsidR="0036585B">
        <w:rPr>
          <w:rFonts w:eastAsiaTheme="minorEastAsia"/>
        </w:rPr>
        <w:t xml:space="preserve">dạng </w:t>
      </w:r>
      <w:r w:rsidR="00BD53C3">
        <w:rPr>
          <w:rFonts w:eastAsiaTheme="minorEastAsia"/>
        </w:rPr>
        <w:t xml:space="preserve">đảo </w:t>
      </w:r>
      <w:r w:rsidR="0036585B">
        <w:rPr>
          <w:rFonts w:eastAsiaTheme="minorEastAsia"/>
        </w:rPr>
        <w:t>ngược của nó sẽ được xem là như nhau</w:t>
      </w:r>
      <w:r w:rsidR="000C57AC">
        <w:rPr>
          <w:rFonts w:eastAsiaTheme="minorEastAsia"/>
        </w:rPr>
        <w:t xml:space="preserve"> và sẽ chỉ sử dụng những </w:t>
      </w:r>
      <w:r w:rsidR="000C57AC" w:rsidRPr="008F3638">
        <w:rPr>
          <w:rFonts w:eastAsiaTheme="minorEastAsia"/>
          <w:i/>
        </w:rPr>
        <w:t xml:space="preserve">k-mer </w:t>
      </w:r>
      <w:r w:rsidR="000C57AC">
        <w:rPr>
          <w:rFonts w:eastAsiaTheme="minorEastAsia"/>
        </w:rPr>
        <w:t>khác biệt.</w:t>
      </w:r>
      <w:r w:rsidR="0036585B">
        <w:rPr>
          <w:rFonts w:eastAsiaTheme="minorEastAsia"/>
        </w:rPr>
        <w:t xml:space="preserve"> Ví dụ, AACTTG và CAAGTT sẽ được xem là các </w:t>
      </w:r>
      <w:r w:rsidR="0036585B" w:rsidRPr="00807B21">
        <w:rPr>
          <w:rFonts w:eastAsiaTheme="minorEastAsia"/>
          <w:i/>
        </w:rPr>
        <w:t>6-mer</w:t>
      </w:r>
      <w:r w:rsidR="0036585B">
        <w:rPr>
          <w:rFonts w:eastAsiaTheme="minorEastAsia"/>
        </w:rPr>
        <w:t xml:space="preserve"> giống nhau. Vì thế </w:t>
      </w:r>
      <w:r w:rsidR="00287B29">
        <w:rPr>
          <w:rFonts w:eastAsiaTheme="minorEastAsia"/>
        </w:rPr>
        <w:t xml:space="preserve">với phương pháp được cài đặt với </w:t>
      </w:r>
      <m:oMath>
        <m:r>
          <w:rPr>
            <w:rFonts w:ascii="Cambria Math" w:eastAsiaTheme="minorEastAsia" w:hAnsi="Cambria Math"/>
          </w:rPr>
          <m:t>k=6</m:t>
        </m:r>
      </m:oMath>
      <w:r w:rsidR="00287B29">
        <w:rPr>
          <w:rFonts w:eastAsiaTheme="minorEastAsia"/>
        </w:rPr>
        <w:t xml:space="preserve">, </w:t>
      </w:r>
      <w:r w:rsidR="0036585B">
        <w:rPr>
          <w:rFonts w:eastAsiaTheme="minorEastAsia"/>
        </w:rPr>
        <w:t xml:space="preserve">sẽ chỉ có 2080 </w:t>
      </w:r>
      <w:r w:rsidR="0036585B" w:rsidRPr="00901945">
        <w:rPr>
          <w:rFonts w:eastAsiaTheme="minorEastAsia"/>
          <w:i/>
        </w:rPr>
        <w:t>6-mer</w:t>
      </w:r>
      <w:r w:rsidR="0036585B">
        <w:rPr>
          <w:rFonts w:eastAsiaTheme="minorEastAsia"/>
        </w:rPr>
        <w:t xml:space="preserve"> khác biệt</w:t>
      </w:r>
      <w:r w:rsidR="00514F9C">
        <w:rPr>
          <w:rFonts w:eastAsiaTheme="minorEastAsia"/>
        </w:rPr>
        <w:t xml:space="preserve"> được sử dụng</w:t>
      </w:r>
      <w:r w:rsidR="0036585B">
        <w:rPr>
          <w:rFonts w:eastAsiaTheme="minorEastAsia"/>
        </w:rPr>
        <w:t xml:space="preserve">, thay vì là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6</m:t>
            </m:r>
          </m:sup>
        </m:sSup>
      </m:oMath>
      <w:r w:rsidR="00142FDA">
        <w:rPr>
          <w:rFonts w:eastAsiaTheme="minorEastAsia"/>
        </w:rPr>
        <w:t xml:space="preserve"> </w:t>
      </w:r>
      <w:r w:rsidR="00DB699D">
        <w:rPr>
          <w:rFonts w:eastAsiaTheme="minorEastAsia"/>
          <w:i/>
        </w:rPr>
        <w:t>6</w:t>
      </w:r>
      <w:r w:rsidR="00142FDA" w:rsidRPr="001E58E0">
        <w:rPr>
          <w:rFonts w:eastAsiaTheme="minorEastAsia"/>
          <w:i/>
        </w:rPr>
        <w:t>-mer</w:t>
      </w:r>
      <w:r w:rsidR="00142FDA">
        <w:rPr>
          <w:rFonts w:eastAsiaTheme="minorEastAsia"/>
        </w:rPr>
        <w:t xml:space="preserve"> như</w:t>
      </w:r>
      <w:r w:rsidR="002529D9">
        <w:rPr>
          <w:rFonts w:eastAsiaTheme="minorEastAsia"/>
        </w:rPr>
        <w:t xml:space="preserve"> </w:t>
      </w:r>
      <w:r w:rsidR="005B3A0A">
        <w:rPr>
          <w:rFonts w:eastAsiaTheme="minorEastAsia"/>
        </w:rPr>
        <w:t>ở</w:t>
      </w:r>
      <w:r w:rsidR="00142FDA">
        <w:rPr>
          <w:rFonts w:eastAsiaTheme="minorEastAsia"/>
        </w:rPr>
        <w:t xml:space="preserve"> hàm spectrum kernel</w:t>
      </w:r>
      <w:r w:rsidR="00514F9C">
        <w:rPr>
          <w:rFonts w:eastAsiaTheme="minorEastAsia"/>
        </w:rPr>
        <w:t>.</w:t>
      </w:r>
    </w:p>
    <w:p w14:paraId="2015BF75" w14:textId="77777777" w:rsidR="00882529" w:rsidRDefault="00882529" w:rsidP="006832C0">
      <w:pPr>
        <w:spacing w:after="0" w:line="360" w:lineRule="auto"/>
        <w:jc w:val="both"/>
      </w:pPr>
      <w:r>
        <w:br w:type="page"/>
      </w:r>
    </w:p>
    <w:p w14:paraId="7D5EA618" w14:textId="77777777" w:rsidR="009E1F04" w:rsidRPr="00C65DAD" w:rsidRDefault="00FC4902" w:rsidP="003B0518">
      <w:pPr>
        <w:pStyle w:val="Heading1"/>
        <w:spacing w:line="360" w:lineRule="auto"/>
        <w:rPr>
          <w:sz w:val="32"/>
          <w:lang w:val="fr-FR"/>
        </w:rPr>
      </w:pPr>
      <w:bookmarkStart w:id="393" w:name="_Toc366053551"/>
      <w:r w:rsidRPr="00C65DAD">
        <w:rPr>
          <w:sz w:val="32"/>
          <w:lang w:val="fr-FR"/>
        </w:rPr>
        <w:lastRenderedPageBreak/>
        <w:t>CHƯƠNG 3: THỰC NGHIỆM VÀ ĐÁNH GIÁ KẾT QUẢ</w:t>
      </w:r>
      <w:bookmarkEnd w:id="393"/>
    </w:p>
    <w:p w14:paraId="3316E892" w14:textId="77777777" w:rsidR="00DF11F6" w:rsidRPr="00D76DEE" w:rsidRDefault="00942EA3" w:rsidP="004B7BE3">
      <w:pPr>
        <w:pStyle w:val="ListParagraph"/>
        <w:numPr>
          <w:ilvl w:val="0"/>
          <w:numId w:val="29"/>
        </w:numPr>
        <w:spacing w:after="0" w:line="360" w:lineRule="auto"/>
        <w:ind w:left="993" w:hanging="633"/>
        <w:jc w:val="both"/>
        <w:outlineLvl w:val="1"/>
        <w:rPr>
          <w:b/>
          <w:sz w:val="28"/>
          <w:szCs w:val="28"/>
        </w:rPr>
      </w:pPr>
      <w:bookmarkStart w:id="394" w:name="_Toc366053552"/>
      <w:r w:rsidRPr="00D76DEE">
        <w:rPr>
          <w:b/>
          <w:sz w:val="28"/>
          <w:szCs w:val="28"/>
        </w:rPr>
        <w:t>Cài đặt phương pháp</w:t>
      </w:r>
      <w:del w:id="395" w:author="Van-Thanh Hoang" w:date="2013-09-04T00:05:00Z">
        <w:r w:rsidR="0099117E" w:rsidRPr="00D76DEE" w:rsidDel="00984F53">
          <w:rPr>
            <w:b/>
            <w:sz w:val="28"/>
            <w:szCs w:val="28"/>
          </w:rPr>
          <w:delText>.</w:delText>
        </w:r>
      </w:del>
      <w:bookmarkEnd w:id="394"/>
    </w:p>
    <w:p w14:paraId="10E4FAA4" w14:textId="77777777" w:rsidR="00DF11F6" w:rsidRPr="00D76DEE" w:rsidRDefault="00F32FF1" w:rsidP="00D83032">
      <w:pPr>
        <w:pStyle w:val="Heading3"/>
        <w:numPr>
          <w:ilvl w:val="0"/>
          <w:numId w:val="30"/>
        </w:numPr>
        <w:spacing w:before="0" w:line="360" w:lineRule="auto"/>
        <w:ind w:left="1134" w:hanging="774"/>
        <w:rPr>
          <w:rFonts w:ascii="Times New Roman" w:hAnsi="Times New Roman" w:cs="Times New Roman"/>
          <w:b/>
          <w:color w:val="auto"/>
          <w:sz w:val="28"/>
          <w:szCs w:val="28"/>
        </w:rPr>
      </w:pPr>
      <w:bookmarkStart w:id="396" w:name="_Toc366053553"/>
      <w:r w:rsidRPr="00D76DEE">
        <w:rPr>
          <w:rFonts w:ascii="Times New Roman" w:hAnsi="Times New Roman" w:cs="Times New Roman"/>
          <w:b/>
          <w:color w:val="auto"/>
          <w:sz w:val="28"/>
          <w:szCs w:val="28"/>
        </w:rPr>
        <w:t>Xây dựng bộ dữ liệu mẫu</w:t>
      </w:r>
      <w:bookmarkEnd w:id="396"/>
    </w:p>
    <w:p w14:paraId="3B7011A3" w14:textId="77777777" w:rsidR="0095635A" w:rsidRDefault="008232CC" w:rsidP="00F879C1">
      <w:pPr>
        <w:spacing w:after="0" w:line="360" w:lineRule="auto"/>
        <w:ind w:firstLine="720"/>
        <w:jc w:val="both"/>
      </w:pPr>
      <w:r>
        <w:t xml:space="preserve">Để đánh giá phương pháp, </w:t>
      </w:r>
      <w:r w:rsidR="009A040D">
        <w:t>e</w:t>
      </w:r>
      <w:r w:rsidR="00505BEF">
        <w:t>m sử dụng</w:t>
      </w:r>
      <w:r w:rsidR="005E430A">
        <w:t xml:space="preserve"> </w:t>
      </w:r>
      <w:r w:rsidR="00505BEF">
        <w:t xml:space="preserve">bộ dữ liệu về </w:t>
      </w:r>
      <w:r w:rsidR="00FA5959">
        <w:t>vùng tăng cường</w:t>
      </w:r>
      <w:r w:rsidR="00505BEF">
        <w:t xml:space="preserve"> của nhiều loại TF khác nhau</w:t>
      </w:r>
      <w:r w:rsidR="00BB1AEF">
        <w:t xml:space="preserve"> của người và </w:t>
      </w:r>
      <w:r w:rsidR="00AB22DB">
        <w:t xml:space="preserve">loài </w:t>
      </w:r>
      <w:r w:rsidR="00BB1AEF">
        <w:t>giun tròn.</w:t>
      </w:r>
      <w:r w:rsidR="007B5A6E">
        <w:t xml:space="preserve"> </w:t>
      </w:r>
      <w:r w:rsidR="00D85271">
        <w:t>Cụ thể</w:t>
      </w:r>
      <w:r w:rsidR="007B5A6E">
        <w:t xml:space="preserve">, </w:t>
      </w:r>
      <w:r w:rsidR="00773A25">
        <w:t>em sử dụng các dữ liệu có sẵn từ các phương pháp ChIP-chip và ChIP-seq</w:t>
      </w:r>
      <w:r w:rsidR="005E430A">
        <w:t xml:space="preserve"> để tạo ra một </w:t>
      </w:r>
      <w:r w:rsidR="00CC4029">
        <w:t>tập các enhancer cho các TF sau:</w:t>
      </w:r>
      <w:r w:rsidR="00C5590E">
        <w:t xml:space="preserve"> TAL1 (</w:t>
      </w:r>
      <w:r w:rsidR="008A6DDC">
        <w:t xml:space="preserve">được lấy </w:t>
      </w:r>
      <w:r w:rsidR="00C5590E">
        <w:t>từ</w:t>
      </w:r>
      <w:r w:rsidR="00D97068">
        <w:t xml:space="preserve"> </w:t>
      </w:r>
      <w:r w:rsidR="0086665A">
        <w:fldChar w:fldCharType="begin"/>
      </w:r>
      <w:r w:rsidR="0086665A">
        <w:instrText xml:space="preserve"> REF _Ref365042704 \r \h </w:instrText>
      </w:r>
      <w:r w:rsidR="0086665A">
        <w:fldChar w:fldCharType="separate"/>
      </w:r>
      <w:r w:rsidR="00150692">
        <w:t>[10]</w:t>
      </w:r>
      <w:r w:rsidR="0086665A">
        <w:fldChar w:fldCharType="end"/>
      </w:r>
      <w:r w:rsidR="00C5590E">
        <w:t>), HNF4A, GATA6, CDX2, H3K4me2 (</w:t>
      </w:r>
      <w:r w:rsidR="004531BB">
        <w:t xml:space="preserve">được lấy </w:t>
      </w:r>
      <w:r w:rsidR="00C5590E">
        <w:t>từ</w:t>
      </w:r>
      <w:r w:rsidR="00521E9E">
        <w:t xml:space="preserve"> </w:t>
      </w:r>
      <w:r w:rsidR="00537B7C">
        <w:fldChar w:fldCharType="begin"/>
      </w:r>
      <w:r w:rsidR="00537B7C">
        <w:instrText xml:space="preserve"> REF _Ref365042715 \r \h </w:instrText>
      </w:r>
      <w:r w:rsidR="00537B7C">
        <w:fldChar w:fldCharType="separate"/>
      </w:r>
      <w:r w:rsidR="00150692">
        <w:t>[17]</w:t>
      </w:r>
      <w:r w:rsidR="00537B7C">
        <w:fldChar w:fldCharType="end"/>
      </w:r>
      <w:r w:rsidR="00C5590E">
        <w:t>) và PHA-4 (</w:t>
      </w:r>
      <w:r w:rsidR="00300FEE">
        <w:t xml:space="preserve">được lấy </w:t>
      </w:r>
      <w:r w:rsidR="00C5590E">
        <w:t>từ</w:t>
      </w:r>
      <w:r w:rsidR="00ED318A">
        <w:t xml:space="preserve"> </w:t>
      </w:r>
      <w:r w:rsidR="003E56E6">
        <w:fldChar w:fldCharType="begin"/>
      </w:r>
      <w:r w:rsidR="003E56E6">
        <w:instrText xml:space="preserve"> REF _Ref365042728 \r \h </w:instrText>
      </w:r>
      <w:r w:rsidR="003E56E6">
        <w:fldChar w:fldCharType="separate"/>
      </w:r>
      <w:r w:rsidR="00150692">
        <w:t>[21]</w:t>
      </w:r>
      <w:r w:rsidR="003E56E6">
        <w:fldChar w:fldCharType="end"/>
      </w:r>
      <w:r w:rsidR="00C5590E">
        <w:t>)</w:t>
      </w:r>
      <w:r w:rsidR="00F5566D">
        <w:t>. T</w:t>
      </w:r>
      <w:r w:rsidR="00546033">
        <w:t>r</w:t>
      </w:r>
      <w:r w:rsidR="00F5566D">
        <w:t xml:space="preserve">ừ </w:t>
      </w:r>
      <w:r w:rsidR="00FC14FD">
        <w:t xml:space="preserve">dữ liệu </w:t>
      </w:r>
      <w:r w:rsidR="00042A6D">
        <w:t xml:space="preserve">của </w:t>
      </w:r>
      <w:r w:rsidR="00F5566D">
        <w:t xml:space="preserve">TF PHA-4 là dữ liệu của loài giun tròn, các bộ dữ liệu </w:t>
      </w:r>
      <w:r w:rsidR="001F3195">
        <w:t xml:space="preserve">khác </w:t>
      </w:r>
      <w:r w:rsidR="00F5566D">
        <w:t>đều là của người.</w:t>
      </w:r>
    </w:p>
    <w:p w14:paraId="55616C8F" w14:textId="3E968789" w:rsidR="0091709B" w:rsidRDefault="0091709B" w:rsidP="005A5C93">
      <w:pPr>
        <w:spacing w:after="0" w:line="360" w:lineRule="auto"/>
        <w:ind w:firstLine="720"/>
        <w:jc w:val="both"/>
      </w:pPr>
      <w:r>
        <w:t>Để có được</w:t>
      </w:r>
      <w:r w:rsidR="008B5CE7">
        <w:t xml:space="preserve"> các</w:t>
      </w:r>
      <w:r>
        <w:t xml:space="preserve"> tập dữ liệu dương (tức là </w:t>
      </w:r>
      <w:r w:rsidR="005D79E6">
        <w:t xml:space="preserve">những </w:t>
      </w:r>
      <w:r>
        <w:t xml:space="preserve">tập </w:t>
      </w:r>
      <w:r w:rsidR="005D79E6">
        <w:t xml:space="preserve">dữ liệu chứa các </w:t>
      </w:r>
      <w:r w:rsidR="0053148C">
        <w:t>vùng tăng cường</w:t>
      </w:r>
      <w:r>
        <w:t xml:space="preserve">), </w:t>
      </w:r>
      <w:r w:rsidR="00B5569B">
        <w:t xml:space="preserve">em </w:t>
      </w:r>
      <w:r w:rsidR="00FE587C">
        <w:t xml:space="preserve">thực hiện </w:t>
      </w:r>
      <w:r w:rsidR="00502AB4">
        <w:t xml:space="preserve">các bước tương tự như </w:t>
      </w:r>
      <w:r w:rsidR="00FE587C">
        <w:t xml:space="preserve">cách thức đã </w:t>
      </w:r>
      <w:r w:rsidR="00B5569B">
        <w:t>được sử dụng bở</w:t>
      </w:r>
      <w:r w:rsidR="00E8340A">
        <w:t xml:space="preserve">i Yanez-Cuna </w:t>
      </w:r>
      <w:r w:rsidR="00966ED5">
        <w:fldChar w:fldCharType="begin"/>
      </w:r>
      <w:r w:rsidR="00966ED5">
        <w:instrText xml:space="preserve"> REF _Ref365042898 \r \h </w:instrText>
      </w:r>
      <w:r w:rsidR="00966ED5">
        <w:fldChar w:fldCharType="separate"/>
      </w:r>
      <w:r w:rsidR="00150692">
        <w:t>[19]</w:t>
      </w:r>
      <w:r w:rsidR="00966ED5">
        <w:fldChar w:fldCharType="end"/>
      </w:r>
      <w:r w:rsidR="00B5569B">
        <w:t xml:space="preserve">. </w:t>
      </w:r>
      <w:r w:rsidR="00925C85">
        <w:t>Dữ liệ</w:t>
      </w:r>
      <w:r w:rsidR="000A4C7F">
        <w:t>u thô Ch</w:t>
      </w:r>
      <w:r w:rsidR="00925C85">
        <w:t>IP</w:t>
      </w:r>
      <w:r w:rsidR="00AA1A55">
        <w:t>-seq được lấy từ</w:t>
      </w:r>
      <w:r w:rsidR="001053B2">
        <w:t xml:space="preserve"> </w:t>
      </w:r>
      <w:r w:rsidR="001053B2">
        <w:fldChar w:fldCharType="begin"/>
      </w:r>
      <w:r w:rsidR="001053B2">
        <w:instrText xml:space="preserve"> REF _Ref365042715 \r \h </w:instrText>
      </w:r>
      <w:r w:rsidR="001053B2">
        <w:fldChar w:fldCharType="separate"/>
      </w:r>
      <w:r w:rsidR="00150692">
        <w:t>[17]</w:t>
      </w:r>
      <w:r w:rsidR="001053B2">
        <w:fldChar w:fldCharType="end"/>
      </w:r>
      <w:r w:rsidR="001053B2">
        <w:t xml:space="preserve">, </w:t>
      </w:r>
      <w:r w:rsidR="001053B2">
        <w:fldChar w:fldCharType="begin"/>
      </w:r>
      <w:r w:rsidR="001053B2">
        <w:instrText xml:space="preserve"> REF _Ref365042704 \r \h </w:instrText>
      </w:r>
      <w:r w:rsidR="001053B2">
        <w:fldChar w:fldCharType="separate"/>
      </w:r>
      <w:r w:rsidR="00150692">
        <w:t>[10]</w:t>
      </w:r>
      <w:r w:rsidR="001053B2">
        <w:fldChar w:fldCharType="end"/>
      </w:r>
      <w:r w:rsidR="001053B2">
        <w:t xml:space="preserve"> và </w:t>
      </w:r>
      <w:r w:rsidR="001053B2">
        <w:fldChar w:fldCharType="begin"/>
      </w:r>
      <w:r w:rsidR="001053B2">
        <w:instrText xml:space="preserve"> REF _Ref365042728 \r \h </w:instrText>
      </w:r>
      <w:r w:rsidR="001053B2">
        <w:fldChar w:fldCharType="separate"/>
      </w:r>
      <w:r w:rsidR="00150692">
        <w:t>[21]</w:t>
      </w:r>
      <w:r w:rsidR="001053B2">
        <w:fldChar w:fldCharType="end"/>
      </w:r>
      <w:r w:rsidR="00AA1A55">
        <w:t xml:space="preserve"> sẽ được ánh xạ </w:t>
      </w:r>
      <w:r w:rsidR="00CC500E">
        <w:t>lên trình tự hệ gen</w:t>
      </w:r>
      <w:r w:rsidR="00AA1A55">
        <w:t xml:space="preserve"> của người và giun tròn được lấy từ UCSD Genome Browser (</w:t>
      </w:r>
      <w:hyperlink r:id="rId17" w:history="1">
        <w:r w:rsidR="00AA1A55" w:rsidRPr="001A16A7">
          <w:rPr>
            <w:rStyle w:val="Hyperlink"/>
          </w:rPr>
          <w:t>http://genome.ucsd.edu</w:t>
        </w:r>
      </w:hyperlink>
      <w:r w:rsidR="00AA1A55">
        <w:t>)</w:t>
      </w:r>
      <w:r w:rsidR="00CC500E">
        <w:t>. Công đoạn ánh xạ được thực hiện bằng</w:t>
      </w:r>
      <w:r w:rsidR="00AA1A55">
        <w:t xml:space="preserve"> </w:t>
      </w:r>
      <w:r w:rsidR="000C13CF">
        <w:t>chương trình</w:t>
      </w:r>
      <w:r w:rsidR="00890E4F">
        <w:t xml:space="preserve"> Bowtie</w:t>
      </w:r>
      <w:r w:rsidR="00E50B32">
        <w:t xml:space="preserve"> </w:t>
      </w:r>
      <w:r w:rsidR="000C13CF">
        <w:t xml:space="preserve">được giới thiệu </w:t>
      </w:r>
      <w:r w:rsidR="001D7940">
        <w:t xml:space="preserve">ở </w:t>
      </w:r>
      <w:r w:rsidR="00E50B32">
        <w:fldChar w:fldCharType="begin"/>
      </w:r>
      <w:r w:rsidR="00E50B32">
        <w:instrText xml:space="preserve"> REF _Ref365043072 \r \h </w:instrText>
      </w:r>
      <w:r w:rsidR="00E50B32">
        <w:fldChar w:fldCharType="separate"/>
      </w:r>
      <w:r w:rsidR="00150692">
        <w:t>[5]</w:t>
      </w:r>
      <w:r w:rsidR="00E50B32">
        <w:fldChar w:fldCharType="end"/>
      </w:r>
      <w:r w:rsidR="00E74B60">
        <w:t xml:space="preserve">. </w:t>
      </w:r>
      <w:r w:rsidR="00BD5D1A">
        <w:t>Bằng cách sử dụ</w:t>
      </w:r>
      <w:r w:rsidR="0086201F">
        <w:t xml:space="preserve">ng MACS </w:t>
      </w:r>
      <w:r w:rsidR="00F91C41">
        <w:fldChar w:fldCharType="begin"/>
      </w:r>
      <w:r w:rsidR="00F91C41">
        <w:instrText xml:space="preserve"> REF _Ref365043160 \r \h </w:instrText>
      </w:r>
      <w:r w:rsidR="00F91C41">
        <w:fldChar w:fldCharType="separate"/>
      </w:r>
      <w:r w:rsidR="00150692">
        <w:t>[20]</w:t>
      </w:r>
      <w:r w:rsidR="00F91C41">
        <w:fldChar w:fldCharType="end"/>
      </w:r>
      <w:r w:rsidR="00BD5D1A">
        <w:t>, em có thể lấy được danh sách các</w:t>
      </w:r>
      <w:r w:rsidR="00D7639B">
        <w:t xml:space="preserve"> peak</w:t>
      </w:r>
      <w:r w:rsidR="00F73B7F">
        <w:t xml:space="preserve"> của</w:t>
      </w:r>
      <w:r w:rsidR="00BD5D1A">
        <w:t xml:space="preserve"> </w:t>
      </w:r>
      <w:r w:rsidR="00C960BC">
        <w:t xml:space="preserve">ChIP </w:t>
      </w:r>
      <w:r w:rsidR="00651A8C">
        <w:t>(</w:t>
      </w:r>
      <w:r w:rsidR="0020671E">
        <w:t>peak</w:t>
      </w:r>
      <w:r w:rsidR="00AD74C6">
        <w:t xml:space="preserve"> </w:t>
      </w:r>
      <w:r w:rsidR="00651A8C">
        <w:t xml:space="preserve">là những </w:t>
      </w:r>
      <w:r w:rsidR="00731C05">
        <w:t>vùng</w:t>
      </w:r>
      <w:r w:rsidR="00DC1938">
        <w:t xml:space="preserve"> mang tín hiệu </w:t>
      </w:r>
      <w:r w:rsidR="00FD371A">
        <w:t xml:space="preserve">để định danh các vùng chức năng trên ADN </w:t>
      </w:r>
      <w:r w:rsidR="00533F75">
        <w:t>trong các quá trình liên kết protein</w:t>
      </w:r>
      <w:r w:rsidR="00651A8C">
        <w:t>)</w:t>
      </w:r>
      <w:r w:rsidR="00F844E6">
        <w:t xml:space="preserve">. Sau đó, </w:t>
      </w:r>
      <w:r w:rsidR="002A604D">
        <w:t xml:space="preserve">đối </w:t>
      </w:r>
      <w:r w:rsidR="00F844E6">
        <w:t xml:space="preserve">với </w:t>
      </w:r>
      <w:r w:rsidR="00941E69">
        <w:t xml:space="preserve">các TF của </w:t>
      </w:r>
      <w:r w:rsidR="00F844E6">
        <w:t xml:space="preserve">người, em sẽ lấy 1000 </w:t>
      </w:r>
      <w:r w:rsidR="00D0522C">
        <w:t>peak</w:t>
      </w:r>
      <w:r w:rsidR="00F844E6">
        <w:t xml:space="preserve"> có giá trị p</w:t>
      </w:r>
      <w:r w:rsidR="00B76E2B">
        <w:t>-value cao nhất, còn với loài giun tròn thì sẽ là 500</w:t>
      </w:r>
      <w:r w:rsidR="00D633B5">
        <w:t xml:space="preserve"> </w:t>
      </w:r>
      <w:r w:rsidR="00FA19E7">
        <w:t>peak</w:t>
      </w:r>
      <w:r w:rsidR="00B76E2B">
        <w:t>.</w:t>
      </w:r>
      <w:r w:rsidR="00962AAC">
        <w:t xml:space="preserve"> Với những </w:t>
      </w:r>
      <w:r w:rsidR="00716FDA">
        <w:t>peak</w:t>
      </w:r>
      <w:r w:rsidR="00962AAC">
        <w:t xml:space="preserve"> bị trùng lên nhau, là những </w:t>
      </w:r>
      <w:r w:rsidR="00557D8B">
        <w:t>peak</w:t>
      </w:r>
      <w:r w:rsidR="00962AAC">
        <w:t xml:space="preserve"> mà khoảng cách giữa chúng </w:t>
      </w:r>
      <w:r w:rsidR="00C501AE">
        <w:t>chỉ cách</w:t>
      </w:r>
      <w:r w:rsidR="00962AAC">
        <w:t xml:space="preserve"> nhau tầm</w:t>
      </w:r>
      <w:r w:rsidR="00D31382">
        <w:t xml:space="preserve"> khoảng</w:t>
      </w:r>
      <w:r w:rsidR="00962AAC">
        <w:t xml:space="preserve"> 300bp, em sẽ chỉ lấy 1 </w:t>
      </w:r>
      <w:r w:rsidR="00683635">
        <w:t>peak</w:t>
      </w:r>
      <w:r w:rsidR="002A6596">
        <w:t xml:space="preserve">, còn những vùng khác trong nhóm </w:t>
      </w:r>
      <w:r w:rsidR="00D3117F">
        <w:t>đó</w:t>
      </w:r>
      <w:r w:rsidR="002A6596">
        <w:t xml:space="preserve"> sẽ bị loại</w:t>
      </w:r>
      <w:r w:rsidR="00962AAC">
        <w:t>.</w:t>
      </w:r>
      <w:r w:rsidR="000E5CCB">
        <w:t xml:space="preserve"> Sau khi </w:t>
      </w:r>
      <w:r w:rsidR="003B57CA">
        <w:t xml:space="preserve">đã xác định </w:t>
      </w:r>
      <w:r w:rsidR="002D2341">
        <w:t xml:space="preserve">được </w:t>
      </w:r>
      <w:r w:rsidR="000E5CCB">
        <w:t xml:space="preserve">một </w:t>
      </w:r>
      <w:r w:rsidR="00950739">
        <w:t>peak</w:t>
      </w:r>
      <w:r w:rsidR="008B5A9C">
        <w:t xml:space="preserve">, em sẽ mở rộng nó về 2 phía ở trên gen với độ dài khoảng từ 300 đến 500 bp để có được 1 chuỗi </w:t>
      </w:r>
      <w:r w:rsidR="00261353">
        <w:t>vùng tăng cường</w:t>
      </w:r>
      <w:r w:rsidR="008B5A9C">
        <w:t xml:space="preserve"> có độ dài xấp xỉ 1000 bp. </w:t>
      </w:r>
      <w:r w:rsidR="00D70BBB">
        <w:t xml:space="preserve">Độ dài của phần được mở rộng này được chọn theo cách này để đảm bảo rằng vị trí của peak sẽ không chỉ ở vị trí trung tâm của chuỗi </w:t>
      </w:r>
      <w:r w:rsidR="00615836">
        <w:t>vùng tăng cường</w:t>
      </w:r>
      <w:r w:rsidR="00D70BBB">
        <w:t>, điều đó sẽ làm cho việc dự đoán trở</w:t>
      </w:r>
      <w:r w:rsidR="009C1E08">
        <w:t xml:space="preserve"> nên khó khăn hơn</w:t>
      </w:r>
      <w:r w:rsidR="0091419C">
        <w:t>, giúp cho quá trình đánh giá phương pháp được chính xác hơn</w:t>
      </w:r>
      <w:r w:rsidR="009C1E08">
        <w:t>.</w:t>
      </w:r>
    </w:p>
    <w:p w14:paraId="158E9BB1" w14:textId="77777777" w:rsidR="00837B2A" w:rsidRDefault="001E35B7" w:rsidP="00685AE6">
      <w:pPr>
        <w:spacing w:after="0" w:line="360" w:lineRule="auto"/>
        <w:ind w:firstLine="720"/>
        <w:jc w:val="both"/>
      </w:pPr>
      <w:r>
        <w:lastRenderedPageBreak/>
        <w:t>Đ</w:t>
      </w:r>
      <w:r w:rsidR="00420816">
        <w:t>ể tạo ra các tập dữ liệu âm (nghĩa là các tập dữ liệu gồm các chuỗi đã được xác định không phải là vùng tăng cường)</w:t>
      </w:r>
      <w:r w:rsidR="00A27F80">
        <w:t>, e</w:t>
      </w:r>
      <w:r w:rsidR="00806FD6">
        <w:t xml:space="preserve">m sử dụng </w:t>
      </w:r>
      <w:r w:rsidR="006045DF">
        <w:t>thuật toán</w:t>
      </w:r>
      <w:r w:rsidR="00806FD6">
        <w:t xml:space="preserve"> tương tự</w:t>
      </w:r>
      <w:r w:rsidR="006907BC">
        <w:t xml:space="preserve"> như</w:t>
      </w:r>
      <w:r w:rsidR="009D634B">
        <w:t xml:space="preserve"> phương pháp của</w:t>
      </w:r>
      <w:r w:rsidR="006907BC">
        <w:t xml:space="preserve"> Lee </w:t>
      </w:r>
      <w:r w:rsidR="002911F6">
        <w:fldChar w:fldCharType="begin"/>
      </w:r>
      <w:r w:rsidR="002911F6">
        <w:instrText xml:space="preserve"> REF _Ref346497329 \r \h </w:instrText>
      </w:r>
      <w:r w:rsidR="002911F6">
        <w:fldChar w:fldCharType="separate"/>
      </w:r>
      <w:r w:rsidR="00150692">
        <w:t>[5]</w:t>
      </w:r>
      <w:r w:rsidR="002911F6">
        <w:fldChar w:fldCharType="end"/>
      </w:r>
      <w:r w:rsidR="00806FD6">
        <w:t>.</w:t>
      </w:r>
      <w:r w:rsidR="006366CA">
        <w:t xml:space="preserve"> </w:t>
      </w:r>
      <w:r w:rsidR="001F3FD6">
        <w:t>Ứng với mỗi tập dữ liệu dương đã có ở trước, em sử dụng thuật toán lấy mẫu – loại bỏ dưới đây để chọn ra ngẫu nhiên các chuỗi gen của loài sinh vật tương ứng, từ đó tạo thành tập dữ liệu âm tương ứng với tập dữ liệu dương</w:t>
      </w:r>
      <w:r w:rsidR="0052619A">
        <w:t xml:space="preserve">. </w:t>
      </w:r>
      <w:r w:rsidR="00F97F68">
        <w:t>Các tậ</w:t>
      </w:r>
      <w:r w:rsidR="006907BC">
        <w:t>p</w:t>
      </w:r>
      <w:r w:rsidR="00EB1696">
        <w:t xml:space="preserve"> dữ liệu</w:t>
      </w:r>
      <w:r w:rsidR="006907BC">
        <w:t xml:space="preserve"> này được tạo ra sao cho </w:t>
      </w:r>
      <w:r w:rsidR="004955FD">
        <w:t>phù hợp</w:t>
      </w:r>
      <w:r w:rsidR="006907BC">
        <w:t xml:space="preserve"> với </w:t>
      </w:r>
      <w:r w:rsidR="008F7766">
        <w:t xml:space="preserve">sự phân bố về độ dài chuỗi và </w:t>
      </w:r>
      <w:r w:rsidR="00177D24">
        <w:t>trị số</w:t>
      </w:r>
      <w:r w:rsidR="008F7766">
        <w:t xml:space="preserve"> lặp lại </w:t>
      </w:r>
      <w:r w:rsidR="004F3FE9">
        <w:t xml:space="preserve">(repeat fraction) </w:t>
      </w:r>
      <w:r w:rsidR="00CB3232">
        <w:t>các thành phầ</w:t>
      </w:r>
      <w:r w:rsidR="002427D5">
        <w:t xml:space="preserve">n </w:t>
      </w:r>
      <w:r w:rsidR="008F7766">
        <w:t>của tập dữ liệu dương tương ứng.</w:t>
      </w:r>
      <w:r w:rsidR="00BB29F0">
        <w:t xml:space="preserve"> </w:t>
      </w:r>
      <w:r w:rsidR="006B5C50">
        <w:t xml:space="preserve">Để có được </w:t>
      </w:r>
      <w:r w:rsidR="0055447F">
        <w:t>t</w:t>
      </w:r>
      <w:r w:rsidR="00011BB9">
        <w:t>rị số</w:t>
      </w:r>
      <w:r w:rsidR="00BB29F0">
        <w:t xml:space="preserve"> lặp lại</w:t>
      </w:r>
      <w:r w:rsidR="001D35B5">
        <w:t>, ta dựa</w:t>
      </w:r>
      <w:r w:rsidR="00FD69D1">
        <w:t xml:space="preserve"> </w:t>
      </w:r>
      <w:r w:rsidR="00BB29F0">
        <w:t xml:space="preserve">vào dữ liệu về các chuỗi </w:t>
      </w:r>
      <w:r w:rsidR="00FB2E98">
        <w:t>lặp lại (</w:t>
      </w:r>
      <w:r w:rsidR="00C472E4">
        <w:t>repeat sequence</w:t>
      </w:r>
      <w:r w:rsidR="00FB2E98">
        <w:t xml:space="preserve">) </w:t>
      </w:r>
      <w:r w:rsidR="00972835">
        <w:t xml:space="preserve">được lấy </w:t>
      </w:r>
      <w:r w:rsidR="00FB2E98">
        <w:t>t</w:t>
      </w:r>
      <w:r w:rsidR="00BB29F0">
        <w:t>ừ</w:t>
      </w:r>
      <w:r w:rsidR="00D077FD">
        <w:t xml:space="preserve"> UCSD</w:t>
      </w:r>
      <w:r w:rsidR="00540945">
        <w:t xml:space="preserve"> Genome Browser</w:t>
      </w:r>
      <w:r w:rsidR="008B31B8">
        <w:t>.</w:t>
      </w:r>
      <w:r w:rsidR="00685AE6">
        <w:t xml:space="preserve"> </w:t>
      </w:r>
      <w:r w:rsidR="00837B2A">
        <w:t>Dưới đây là thuật toán để có được tập dữ liệu âm</w:t>
      </w:r>
      <w:r w:rsidR="00E45BA0">
        <w:t>, gồm các bước như sau</w:t>
      </w:r>
      <w:r w:rsidR="00837B2A">
        <w:t>:</w:t>
      </w:r>
    </w:p>
    <w:p w14:paraId="1AF7A4CD" w14:textId="77777777" w:rsidR="00EA06DA" w:rsidRDefault="00BB29F0" w:rsidP="00D83032">
      <w:pPr>
        <w:pStyle w:val="ListParagraph"/>
        <w:numPr>
          <w:ilvl w:val="0"/>
          <w:numId w:val="33"/>
        </w:numPr>
        <w:spacing w:after="0" w:line="360" w:lineRule="auto"/>
        <w:jc w:val="both"/>
      </w:pPr>
      <w:r>
        <w:t xml:space="preserve">Lấy </w:t>
      </w:r>
      <w:r w:rsidR="00C17679">
        <w:t xml:space="preserve">ngẫu nhiên </w:t>
      </w:r>
      <w:r>
        <w:t xml:space="preserve">một chuỗi dương (là chuỗi </w:t>
      </w:r>
      <w:r w:rsidR="00E46652">
        <w:t>vùng tăng cường</w:t>
      </w:r>
      <w:r>
        <w:t xml:space="preserve">) có độ dài </w:t>
      </w:r>
      <w:r w:rsidRPr="006150B5">
        <w:rPr>
          <w:i/>
        </w:rPr>
        <w:t>l</w:t>
      </w:r>
      <w:r>
        <w:t>.</w:t>
      </w:r>
    </w:p>
    <w:p w14:paraId="297A1B99" w14:textId="77777777" w:rsidR="00EF0C2A" w:rsidRDefault="00C17679" w:rsidP="00D83032">
      <w:pPr>
        <w:pStyle w:val="ListParagraph"/>
        <w:numPr>
          <w:ilvl w:val="0"/>
          <w:numId w:val="33"/>
        </w:numPr>
        <w:spacing w:after="0" w:line="360" w:lineRule="auto"/>
        <w:jc w:val="both"/>
      </w:pPr>
      <w:r>
        <w:t xml:space="preserve">Lấy ngẫu nhiên một chuỗi có độ dài </w:t>
      </w:r>
      <w:r w:rsidRPr="00EA06DA">
        <w:rPr>
          <w:i/>
        </w:rPr>
        <w:t>l</w:t>
      </w:r>
      <w:r>
        <w:t xml:space="preserve"> từ bộ gen tương ứng với chuỗi dương đã có ở trước</w:t>
      </w:r>
      <w:r w:rsidR="00962C11">
        <w:t xml:space="preserve"> và tính ra trị số lặp </w:t>
      </w:r>
      <m:oMath>
        <m:r>
          <w:rPr>
            <w:rFonts w:ascii="Cambria Math" w:eastAsiaTheme="minorEastAsia" w:hAnsi="Cambria Math"/>
          </w:rPr>
          <m:t>r</m:t>
        </m:r>
      </m:oMath>
      <w:r w:rsidR="005C28C7" w:rsidRPr="00EA06DA">
        <w:rPr>
          <w:rFonts w:eastAsiaTheme="minorEastAsia"/>
        </w:rPr>
        <w:t xml:space="preserve"> </w:t>
      </w:r>
      <w:r w:rsidR="00C8181C" w:rsidRPr="00EA06DA">
        <w:rPr>
          <w:rFonts w:eastAsiaTheme="minorEastAsia"/>
        </w:rPr>
        <w:t>của nó</w:t>
      </w:r>
      <w:r>
        <w:t>.</w:t>
      </w:r>
    </w:p>
    <w:p w14:paraId="4C818F3A" w14:textId="77777777" w:rsidR="001A68D7" w:rsidRPr="001A68D7" w:rsidRDefault="007208D4" w:rsidP="00D83032">
      <w:pPr>
        <w:pStyle w:val="ListParagraph"/>
        <w:numPr>
          <w:ilvl w:val="0"/>
          <w:numId w:val="33"/>
        </w:numPr>
        <w:spacing w:after="0" w:line="360" w:lineRule="auto"/>
        <w:jc w:val="both"/>
      </w:pPr>
      <w:r>
        <w:t xml:space="preserve">Xác suất để chuỗi có ở bước 2 được chọn vào tập dữ liệu </w:t>
      </w:r>
      <w:proofErr w:type="gramStart"/>
      <w:r>
        <w:t xml:space="preserve">là </w:t>
      </w:r>
      <w:proofErr w:type="gramEnd"/>
      <m:oMath>
        <m:r>
          <w:rPr>
            <w:rFonts w:ascii="Cambria Math" w:hAnsi="Cambria Math"/>
          </w:rPr>
          <m:t>ɀ</m:t>
        </m:r>
        <m:r>
          <w:rPr>
            <w:rFonts w:ascii="Cambria Math" w:eastAsiaTheme="minorEastAsia" w:hAnsi="Cambria Math"/>
          </w:rPr>
          <m:t>p(r)/q(r)</m:t>
        </m:r>
      </m:oMath>
      <w:r w:rsidR="00307844" w:rsidRPr="00EF0C2A">
        <w:rPr>
          <w:rFonts w:eastAsiaTheme="minorEastAsia"/>
        </w:rPr>
        <w:t xml:space="preserve">, trong đó, </w:t>
      </w:r>
      <m:oMath>
        <m:r>
          <w:rPr>
            <w:rFonts w:ascii="Cambria Math" w:eastAsiaTheme="minorEastAsia" w:hAnsi="Cambria Math"/>
          </w:rPr>
          <m:t>p(r)</m:t>
        </m:r>
      </m:oMath>
      <w:r w:rsidR="00307844" w:rsidRPr="00EF0C2A">
        <w:rPr>
          <w:rFonts w:eastAsiaTheme="minorEastAsia"/>
        </w:rPr>
        <w:t xml:space="preserve"> và </w:t>
      </w:r>
      <m:oMath>
        <m:r>
          <w:rPr>
            <w:rFonts w:ascii="Cambria Math" w:eastAsiaTheme="minorEastAsia" w:hAnsi="Cambria Math"/>
          </w:rPr>
          <m:t>q(r)</m:t>
        </m:r>
      </m:oMath>
      <w:r w:rsidR="00962C11" w:rsidRPr="00EF0C2A">
        <w:rPr>
          <w:rFonts w:eastAsiaTheme="minorEastAsia"/>
        </w:rPr>
        <w:t xml:space="preserve"> là xác suất mà </w:t>
      </w:r>
      <m:oMath>
        <m:r>
          <w:rPr>
            <w:rFonts w:ascii="Cambria Math" w:eastAsiaTheme="minorEastAsia" w:hAnsi="Cambria Math"/>
          </w:rPr>
          <m:t>r</m:t>
        </m:r>
      </m:oMath>
      <w:r w:rsidR="008561FB" w:rsidRPr="00EF0C2A">
        <w:rPr>
          <w:rFonts w:eastAsiaTheme="minorEastAsia"/>
        </w:rPr>
        <w:t xml:space="preserve"> có khả năng xuất hiện ở trên chuỗi enhancer và chuỗi gen tương ứng, còn </w:t>
      </w:r>
      <m:oMath>
        <m:r>
          <w:rPr>
            <w:rFonts w:ascii="Cambria Math" w:hAnsi="Cambria Math"/>
          </w:rPr>
          <m:t>ɀ</m:t>
        </m:r>
      </m:oMath>
      <w:r w:rsidR="008561FB" w:rsidRPr="00EF0C2A">
        <w:rPr>
          <w:rFonts w:eastAsiaTheme="minorEastAsia"/>
        </w:rPr>
        <w:t xml:space="preserve"> là số tiêu chuẩn.</w:t>
      </w:r>
    </w:p>
    <w:p w14:paraId="21608B53" w14:textId="77777777" w:rsidR="00E06C3D" w:rsidRPr="001A68D7" w:rsidRDefault="00E06C3D" w:rsidP="00D83032">
      <w:pPr>
        <w:pStyle w:val="ListParagraph"/>
        <w:numPr>
          <w:ilvl w:val="0"/>
          <w:numId w:val="33"/>
        </w:numPr>
        <w:spacing w:after="0" w:line="360" w:lineRule="auto"/>
        <w:jc w:val="both"/>
      </w:pPr>
      <w:r w:rsidRPr="001A68D7">
        <w:rPr>
          <w:rFonts w:eastAsiaTheme="minorEastAsia"/>
        </w:rPr>
        <w:t>Lặp đi lặp lại các bước từ 1-3 cho đến khi số lượng các chuỗi âm gấp đôi số lượng các chuỗ</w:t>
      </w:r>
      <w:r w:rsidR="0014754B" w:rsidRPr="001A68D7">
        <w:rPr>
          <w:rFonts w:eastAsiaTheme="minorEastAsia"/>
        </w:rPr>
        <w:t>i dương.</w:t>
      </w:r>
      <w:r w:rsidRPr="001A68D7">
        <w:rPr>
          <w:rFonts w:eastAsiaTheme="minorEastAsia"/>
        </w:rPr>
        <w:t xml:space="preserve"> </w:t>
      </w:r>
    </w:p>
    <w:p w14:paraId="0FCDAE2C" w14:textId="77777777" w:rsidR="00796064" w:rsidRPr="00CA1DFB" w:rsidRDefault="00B42CEE" w:rsidP="005215AB">
      <w:pPr>
        <w:spacing w:after="0" w:line="360" w:lineRule="auto"/>
        <w:ind w:firstLine="720"/>
        <w:jc w:val="both"/>
        <w:rPr>
          <w:rFonts w:eastAsiaTheme="minorEastAsia"/>
        </w:rPr>
      </w:pPr>
      <w:r>
        <w:rPr>
          <w:rFonts w:eastAsiaTheme="minorEastAsia"/>
        </w:rPr>
        <w:t xml:space="preserve">Dữ liệu các chuỗi thuộc tập dữ liệu âm và dương sẽ được lưu dưới định dạng file fasta để làm đầu vào cho chương trình </w:t>
      </w:r>
      <w:r w:rsidR="00E5571D">
        <w:rPr>
          <w:rFonts w:eastAsiaTheme="minorEastAsia"/>
        </w:rPr>
        <w:t>được cài đặt nhằm</w:t>
      </w:r>
      <w:r w:rsidR="00805FD9">
        <w:rPr>
          <w:rFonts w:eastAsiaTheme="minorEastAsia"/>
        </w:rPr>
        <w:t xml:space="preserve"> kiểm tra tính hiệu quả của phương pháp.</w:t>
      </w:r>
    </w:p>
    <w:p w14:paraId="609F783E" w14:textId="77777777" w:rsidR="009715D0" w:rsidRPr="00D54679" w:rsidRDefault="007E29E2" w:rsidP="00D83032">
      <w:pPr>
        <w:pStyle w:val="Heading3"/>
        <w:numPr>
          <w:ilvl w:val="0"/>
          <w:numId w:val="30"/>
        </w:numPr>
        <w:spacing w:before="0" w:line="360" w:lineRule="auto"/>
        <w:ind w:left="1134" w:hanging="774"/>
        <w:rPr>
          <w:rFonts w:ascii="Times New Roman" w:hAnsi="Times New Roman" w:cs="Times New Roman"/>
          <w:b/>
          <w:color w:val="auto"/>
          <w:sz w:val="28"/>
        </w:rPr>
      </w:pPr>
      <w:bookmarkStart w:id="397" w:name="_Toc366053554"/>
      <w:r w:rsidRPr="00D54679">
        <w:rPr>
          <w:rFonts w:ascii="Times New Roman" w:hAnsi="Times New Roman" w:cs="Times New Roman"/>
          <w:b/>
          <w:color w:val="auto"/>
          <w:sz w:val="28"/>
        </w:rPr>
        <w:t>C</w:t>
      </w:r>
      <w:r w:rsidR="009715D0" w:rsidRPr="00D54679">
        <w:rPr>
          <w:rFonts w:ascii="Times New Roman" w:hAnsi="Times New Roman" w:cs="Times New Roman"/>
          <w:b/>
          <w:color w:val="auto"/>
          <w:sz w:val="28"/>
        </w:rPr>
        <w:t>ài đặt</w:t>
      </w:r>
      <w:r w:rsidR="00AB2E19" w:rsidRPr="00D54679">
        <w:rPr>
          <w:rFonts w:ascii="Times New Roman" w:hAnsi="Times New Roman" w:cs="Times New Roman"/>
          <w:b/>
          <w:color w:val="auto"/>
          <w:sz w:val="28"/>
        </w:rPr>
        <w:t xml:space="preserve"> phương pháp</w:t>
      </w:r>
      <w:bookmarkEnd w:id="397"/>
    </w:p>
    <w:p w14:paraId="60D4CD72" w14:textId="09A81350" w:rsidR="002436CC" w:rsidDel="008C2267" w:rsidRDefault="00DB2E66" w:rsidP="00CA4B58">
      <w:pPr>
        <w:spacing w:after="0" w:line="360" w:lineRule="auto"/>
        <w:ind w:firstLine="720"/>
        <w:jc w:val="both"/>
        <w:rPr>
          <w:del w:id="398" w:author="Van-Thanh Hoang" w:date="2013-09-03T23:54:00Z"/>
          <w:rFonts w:eastAsiaTheme="minorEastAsia"/>
        </w:rPr>
      </w:pPr>
      <w:r>
        <w:t>Phương pháp đề xuất được cài đặt bằng ngôn ngữ Python và có sử dụng bộ công cụ hỗ trợ họ</w:t>
      </w:r>
      <w:r w:rsidR="00C53D73">
        <w:t xml:space="preserve">c máy Shogun </w:t>
      </w:r>
      <w:r w:rsidR="00C53D73">
        <w:fldChar w:fldCharType="begin"/>
      </w:r>
      <w:r w:rsidR="00C53D73">
        <w:instrText xml:space="preserve"> REF _Ref365043316 \r \h </w:instrText>
      </w:r>
      <w:r w:rsidR="00C53D73">
        <w:fldChar w:fldCharType="separate"/>
      </w:r>
      <w:r w:rsidR="00150692">
        <w:t>[12]</w:t>
      </w:r>
      <w:r w:rsidR="00C53D73">
        <w:fldChar w:fldCharType="end"/>
      </w:r>
      <w:r>
        <w:t xml:space="preserve">. Em sử dụng hàm nhân </w:t>
      </w:r>
      <w:r w:rsidRPr="00DB2E66">
        <w:t>CommWordStringKernel</w:t>
      </w:r>
      <w:r>
        <w:t xml:space="preserve"> </w:t>
      </w:r>
      <w:r w:rsidR="000675A8">
        <w:t>có</w:t>
      </w:r>
      <w:r>
        <w:t xml:space="preserve"> sẵn trong bộ công cụ Shogun </w:t>
      </w:r>
      <w:r w:rsidR="000675A8">
        <w:t xml:space="preserve">để cài đặt hàm </w:t>
      </w:r>
      <w:r w:rsidR="00534B41">
        <w:t xml:space="preserve">spectrum </w:t>
      </w:r>
      <w:r w:rsidR="004A0194">
        <w:t>kernel</w:t>
      </w:r>
      <w:r w:rsidR="000675A8">
        <w:t>.</w:t>
      </w:r>
      <w:r w:rsidR="00CC500E">
        <w:t xml:space="preserve"> Hàm nhân mới đề xuất được em cài đ</w:t>
      </w:r>
      <w:r w:rsidR="003E31D8">
        <w:t>ặt hoàn toàn mới.</w:t>
      </w:r>
      <w:r w:rsidR="000675A8">
        <w:t xml:space="preserve"> </w:t>
      </w:r>
      <w:r w:rsidR="003E31D8">
        <w:t>E</w:t>
      </w:r>
      <w:r w:rsidR="006C693C">
        <w:t xml:space="preserve">m sử dụng thư viện SVM của Shogun với giá </w:t>
      </w:r>
      <w:proofErr w:type="gramStart"/>
      <w:r w:rsidR="006C693C">
        <w:t xml:space="preserve">trị </w:t>
      </w:r>
      <w:proofErr w:type="gramEnd"/>
      <m:oMath>
        <m:r>
          <w:rPr>
            <w:rFonts w:ascii="Cambria Math" w:hAnsi="Cambria Math"/>
          </w:rPr>
          <m:t>C=1</m:t>
        </m:r>
      </m:oMath>
      <w:r w:rsidR="006C693C">
        <w:rPr>
          <w:rFonts w:eastAsiaTheme="minorEastAsia"/>
        </w:rPr>
        <w:t xml:space="preserve">. </w:t>
      </w:r>
      <w:r w:rsidR="00B15267">
        <w:rPr>
          <w:rFonts w:eastAsiaTheme="minorEastAsia"/>
        </w:rPr>
        <w:t xml:space="preserve">Dựa trên kết quả của </w:t>
      </w:r>
      <w:r w:rsidR="00FB1440">
        <w:rPr>
          <w:rFonts w:eastAsiaTheme="minorEastAsia"/>
        </w:rPr>
        <w:t xml:space="preserve">phương pháp của </w:t>
      </w:r>
      <w:r w:rsidR="00B15267">
        <w:rPr>
          <w:rFonts w:eastAsiaTheme="minorEastAsia"/>
        </w:rPr>
        <w:t xml:space="preserve">Lee </w:t>
      </w:r>
      <w:r w:rsidR="007F2FF2">
        <w:fldChar w:fldCharType="begin"/>
      </w:r>
      <w:r w:rsidR="007F2FF2">
        <w:instrText xml:space="preserve"> REF _Ref346497329 \r \h </w:instrText>
      </w:r>
      <w:r w:rsidR="007F2FF2">
        <w:fldChar w:fldCharType="separate"/>
      </w:r>
      <w:r w:rsidR="00150692">
        <w:t>[5]</w:t>
      </w:r>
      <w:r w:rsidR="007F2FF2">
        <w:fldChar w:fldCharType="end"/>
      </w:r>
      <w:r w:rsidR="00B15267">
        <w:rPr>
          <w:rFonts w:eastAsiaTheme="minorEastAsia"/>
        </w:rPr>
        <w:t xml:space="preserve">, khi ta có thể thu được kết quả tốt </w:t>
      </w:r>
      <w:r w:rsidR="00B15267">
        <w:rPr>
          <w:rFonts w:eastAsiaTheme="minorEastAsia"/>
        </w:rPr>
        <w:lastRenderedPageBreak/>
        <w:t xml:space="preserve">nhất </w:t>
      </w:r>
      <w:proofErr w:type="gramStart"/>
      <w:r w:rsidR="00B15267">
        <w:rPr>
          <w:rFonts w:eastAsiaTheme="minorEastAsia"/>
        </w:rPr>
        <w:t xml:space="preserve">với </w:t>
      </w:r>
      <w:proofErr w:type="gramEnd"/>
      <m:oMath>
        <m:r>
          <w:rPr>
            <w:rFonts w:ascii="Cambria Math" w:eastAsiaTheme="minorEastAsia" w:hAnsi="Cambria Math"/>
          </w:rPr>
          <m:t>k=6</m:t>
        </m:r>
      </m:oMath>
      <w:r w:rsidR="00B15267">
        <w:rPr>
          <w:rFonts w:eastAsiaTheme="minorEastAsia"/>
        </w:rPr>
        <w:t xml:space="preserve">, tức là sử dụng </w:t>
      </w:r>
      <w:r w:rsidR="00B15267" w:rsidRPr="005E12ED">
        <w:rPr>
          <w:rFonts w:eastAsiaTheme="minorEastAsia"/>
          <w:i/>
        </w:rPr>
        <w:t>6-mer</w:t>
      </w:r>
      <w:r w:rsidR="00B15267">
        <w:rPr>
          <w:rFonts w:eastAsiaTheme="minorEastAsia"/>
        </w:rPr>
        <w:t xml:space="preserve">, em cũng sẽ chỉ sử dụng </w:t>
      </w:r>
      <w:r w:rsidR="00B15267" w:rsidRPr="006A7C93">
        <w:rPr>
          <w:rFonts w:eastAsiaTheme="minorEastAsia"/>
          <w:i/>
        </w:rPr>
        <w:t>6-mer</w:t>
      </w:r>
      <w:r w:rsidR="00B15267">
        <w:rPr>
          <w:rFonts w:eastAsiaTheme="minorEastAsia"/>
        </w:rPr>
        <w:t xml:space="preserve"> mà không tiến hành thực nhiệm với những độ dài khác.</w:t>
      </w:r>
    </w:p>
    <w:p w14:paraId="63D6B27B" w14:textId="77777777" w:rsidR="003332AA" w:rsidDel="008C2267" w:rsidRDefault="003332AA" w:rsidP="00CA4B58">
      <w:pPr>
        <w:spacing w:after="0" w:line="360" w:lineRule="auto"/>
        <w:ind w:firstLine="720"/>
        <w:jc w:val="both"/>
        <w:rPr>
          <w:del w:id="399" w:author="Van-Thanh Hoang" w:date="2013-09-03T23:54:00Z"/>
          <w:rFonts w:eastAsiaTheme="minorEastAsia"/>
        </w:rPr>
      </w:pPr>
    </w:p>
    <w:p w14:paraId="38A49F1A" w14:textId="77777777" w:rsidR="003332AA" w:rsidRDefault="003332AA" w:rsidP="008C2267">
      <w:pPr>
        <w:spacing w:after="0" w:line="360" w:lineRule="auto"/>
        <w:ind w:firstLine="720"/>
        <w:jc w:val="both"/>
        <w:rPr>
          <w:rFonts w:eastAsiaTheme="minorEastAsia"/>
        </w:rPr>
      </w:pPr>
    </w:p>
    <w:p w14:paraId="5EDA6FF8" w14:textId="77777777" w:rsidR="00A027AB" w:rsidRPr="001B6D21" w:rsidRDefault="00CC5688" w:rsidP="00196E42">
      <w:pPr>
        <w:pStyle w:val="ListParagraph"/>
        <w:numPr>
          <w:ilvl w:val="0"/>
          <w:numId w:val="29"/>
        </w:numPr>
        <w:spacing w:after="0" w:line="360" w:lineRule="auto"/>
        <w:ind w:left="993" w:hanging="633"/>
        <w:jc w:val="both"/>
        <w:outlineLvl w:val="1"/>
        <w:rPr>
          <w:b/>
          <w:sz w:val="28"/>
        </w:rPr>
      </w:pPr>
      <w:bookmarkStart w:id="400" w:name="_Toc366053555"/>
      <w:r w:rsidRPr="001B6D21">
        <w:rPr>
          <w:b/>
          <w:sz w:val="28"/>
        </w:rPr>
        <w:t>T</w:t>
      </w:r>
      <w:r w:rsidR="00331477" w:rsidRPr="001B6D21">
        <w:rPr>
          <w:b/>
          <w:sz w:val="28"/>
        </w:rPr>
        <w:t>iêu chí đánh giá</w:t>
      </w:r>
      <w:del w:id="401" w:author="Van-Thanh Hoang" w:date="2013-09-04T00:05:00Z">
        <w:r w:rsidR="00331477" w:rsidRPr="001B6D21" w:rsidDel="00BA54F8">
          <w:rPr>
            <w:b/>
            <w:sz w:val="28"/>
          </w:rPr>
          <w:delText>.</w:delText>
        </w:r>
      </w:del>
      <w:bookmarkEnd w:id="400"/>
    </w:p>
    <w:p w14:paraId="7D0669F6" w14:textId="6862DE0B" w:rsidR="0085052B" w:rsidRDefault="00952FC7" w:rsidP="00586886">
      <w:pPr>
        <w:spacing w:after="0" w:line="360" w:lineRule="auto"/>
        <w:ind w:firstLine="720"/>
        <w:jc w:val="both"/>
      </w:pPr>
      <w:r>
        <w:t>Lâu nay, đ</w:t>
      </w:r>
      <w:r w:rsidR="008846F5">
        <w:t xml:space="preserve">ường </w:t>
      </w:r>
      <w:r w:rsidR="00DC6AC9">
        <w:t xml:space="preserve">cong </w:t>
      </w:r>
      <w:r w:rsidR="008846F5">
        <w:t>ROC (</w:t>
      </w:r>
      <w:r w:rsidR="008846F5" w:rsidRPr="00DF6A23">
        <w:t>Receiver Opera</w:t>
      </w:r>
      <w:r w:rsidR="008846F5">
        <w:t>ting Characteristics)</w:t>
      </w:r>
      <w:r>
        <w:t xml:space="preserve"> </w:t>
      </w:r>
      <w:r w:rsidR="002247AF">
        <w:t xml:space="preserve">vẫn được sử dụng để đánh giá các thuật toán học máy. </w:t>
      </w:r>
      <w:ins w:id="402" w:author="Van-Thanh Hoang" w:date="2013-08-30T20:20:00Z">
        <w:r w:rsidR="001E2190">
          <w:t xml:space="preserve">Ở phương pháp đánh giá này, ta cần sắp xếp các giá trị sau khi phân loại thành </w:t>
        </w:r>
      </w:ins>
      <w:ins w:id="403" w:author="Van-Thanh Hoang" w:date="2013-08-30T20:21:00Z">
        <w:r w:rsidR="001E2190">
          <w:t>thành một dãy</w:t>
        </w:r>
      </w:ins>
      <w:ins w:id="404" w:author="Van-Thanh Hoang" w:date="2013-08-30T20:24:00Z">
        <w:r w:rsidR="001E2190">
          <w:t xml:space="preserve"> tăng dần</w:t>
        </w:r>
      </w:ins>
      <w:ins w:id="405" w:author="Van-Thanh Hoang" w:date="2013-08-30T20:21:00Z">
        <w:r w:rsidR="001E2190">
          <w:t xml:space="preserve">, sau </w:t>
        </w:r>
      </w:ins>
      <w:ins w:id="406" w:author="Van-Thanh Hoang" w:date="2013-08-30T20:23:00Z">
        <w:r w:rsidR="001E2190">
          <w:t>đó biểu diễn chúng trên đồ thị hai chiều.</w:t>
        </w:r>
      </w:ins>
      <w:ins w:id="407" w:author="Van-Thanh Hoang" w:date="2013-08-30T20:24:00Z">
        <w:r w:rsidR="001E2190">
          <w:t xml:space="preserve"> Khi đó, các điểm này sẽ tạo thành một đường cong</w:t>
        </w:r>
      </w:ins>
      <w:ins w:id="408" w:author="Van-Thanh Hoang" w:date="2013-08-30T20:26:00Z">
        <w:r w:rsidR="001E2190">
          <w:t>,</w:t>
        </w:r>
      </w:ins>
      <w:ins w:id="409" w:author="Van-Thanh Hoang" w:date="2013-08-30T20:25:00Z">
        <w:r w:rsidR="001E2190">
          <w:t xml:space="preserve"> được gọi là đường cong ROC.</w:t>
        </w:r>
      </w:ins>
      <w:del w:id="410" w:author="Van-Thanh Hoang" w:date="2013-08-30T20:25:00Z">
        <w:r w:rsidR="00D4753D" w:rsidDel="001E2190">
          <w:delText xml:space="preserve">Nó so sánh hiệu năng của </w:delText>
        </w:r>
        <w:r w:rsidR="000D1092" w:rsidDel="001E2190">
          <w:delText xml:space="preserve">các </w:delText>
        </w:r>
        <w:r w:rsidR="00D4753D" w:rsidDel="001E2190">
          <w:delText xml:space="preserve">bộ phân loại </w:delText>
        </w:r>
        <w:r w:rsidR="00FE2AEF" w:rsidDel="001E2190">
          <w:delText>bằng cách duyệt qua</w:delText>
        </w:r>
        <w:r w:rsidR="00CF31BA" w:rsidDel="001E2190">
          <w:delText xml:space="preserve"> dãy</w:delText>
        </w:r>
        <w:r w:rsidR="000E0C12" w:rsidRPr="000E0C12" w:rsidDel="001E2190">
          <w:delText xml:space="preserve"> </w:delText>
        </w:r>
        <w:r w:rsidR="000E0C12" w:rsidDel="001E2190">
          <w:delText>đã được sắp xếp</w:delText>
        </w:r>
        <w:r w:rsidR="00CF31BA" w:rsidDel="001E2190">
          <w:delText xml:space="preserve"> gồm</w:delText>
        </w:r>
        <w:r w:rsidR="00FE2AEF" w:rsidDel="001E2190">
          <w:delText xml:space="preserve"> toàn bộ các giá trị có được sau khi phân loại</w:delText>
        </w:r>
        <w:r w:rsidR="00B5695D" w:rsidDel="001E2190">
          <w:delText xml:space="preserve"> </w:delText>
        </w:r>
        <w:r w:rsidR="00FE2AEF" w:rsidDel="001E2190">
          <w:fldChar w:fldCharType="begin"/>
        </w:r>
        <w:r w:rsidR="00FE2AEF" w:rsidDel="001E2190">
          <w:delInstrText xml:space="preserve"> REF _Ref365326018 \r \h </w:delInstrText>
        </w:r>
        <w:r w:rsidR="00FE2AEF" w:rsidDel="001E2190">
          <w:fldChar w:fldCharType="separate"/>
        </w:r>
        <w:r w:rsidR="00191D20" w:rsidDel="001E2190">
          <w:delText>[9]</w:delText>
        </w:r>
        <w:r w:rsidR="00FE2AEF" w:rsidDel="001E2190">
          <w:fldChar w:fldCharType="end"/>
        </w:r>
        <w:r w:rsidR="00FE2AEF" w:rsidDel="001E2190">
          <w:delText>.</w:delText>
        </w:r>
      </w:del>
      <w:r w:rsidR="00FE2AEF">
        <w:t xml:space="preserve"> Tuy nhiên, </w:t>
      </w:r>
      <w:r w:rsidR="00CF31BA">
        <w:t xml:space="preserve">thông thường, </w:t>
      </w:r>
      <w:ins w:id="411" w:author="Van-Thanh Hoang" w:date="2013-08-30T20:25:00Z">
        <w:r w:rsidR="001E2190">
          <w:t xml:space="preserve">khi so sánh hiệu năng của 2 thuật toán, </w:t>
        </w:r>
      </w:ins>
      <w:r w:rsidR="00CF31BA">
        <w:t xml:space="preserve">sự </w:t>
      </w:r>
      <w:r w:rsidR="001C1BC3">
        <w:t>phân biệt</w:t>
      </w:r>
      <w:r w:rsidR="00CF31BA">
        <w:t xml:space="preserve"> giữa hai đường cong ROC</w:t>
      </w:r>
      <w:ins w:id="412" w:author="Van-Thanh Hoang" w:date="2013-08-30T20:26:00Z">
        <w:r w:rsidR="001E2190">
          <w:t xml:space="preserve"> tương ứng với chúng</w:t>
        </w:r>
      </w:ins>
      <w:r w:rsidR="00CF31BA">
        <w:t xml:space="preserve"> </w:t>
      </w:r>
      <w:ins w:id="413" w:author="Van-Thanh Hoang" w:date="2013-08-30T20:26:00Z">
        <w:r w:rsidR="001E2190">
          <w:t xml:space="preserve">ở trên đồ thị </w:t>
        </w:r>
      </w:ins>
      <w:r w:rsidR="00CF31BA">
        <w:t>là không rõ ràng</w:t>
      </w:r>
      <w:del w:id="414" w:author="Van-Thanh Hoang" w:date="2013-08-30T20:26:00Z">
        <w:r w:rsidR="00CF31BA" w:rsidDel="001E2190">
          <w:delText xml:space="preserve"> trên toàn bộ </w:delText>
        </w:r>
        <w:r w:rsidR="000E0C12" w:rsidDel="001E2190">
          <w:delText>dãy</w:delText>
        </w:r>
      </w:del>
      <w:r w:rsidR="000E0C12">
        <w:t xml:space="preserve">. </w:t>
      </w:r>
      <w:r w:rsidR="00191222">
        <w:t>Chính vì thế, để so sánh chính xác</w:t>
      </w:r>
      <w:ins w:id="415" w:author="Van-Thanh Hoang" w:date="2013-08-30T20:28:00Z">
        <w:r w:rsidR="00D22D27">
          <w:t xml:space="preserve"> hơn</w:t>
        </w:r>
      </w:ins>
      <w:r w:rsidR="00191222">
        <w:t xml:space="preserve">, người ta </w:t>
      </w:r>
      <w:r w:rsidR="00261FDC">
        <w:t xml:space="preserve">đã </w:t>
      </w:r>
      <w:r w:rsidR="00191222">
        <w:t xml:space="preserve">đưa ra </w:t>
      </w:r>
      <w:r w:rsidR="00261FDC">
        <w:t xml:space="preserve">một </w:t>
      </w:r>
      <w:ins w:id="416" w:author="Van-Thanh Hoang" w:date="2013-08-30T20:29:00Z">
        <w:r w:rsidR="00D22D27">
          <w:t xml:space="preserve">phép đo khác dựa trên đường cong ROC, đó là </w:t>
        </w:r>
      </w:ins>
      <w:ins w:id="417" w:author="Van-Thanh Hoang" w:date="2013-08-30T20:30:00Z">
        <w:r w:rsidR="00D22D27">
          <w:t>AUC (area under the ROC curve). Giá trị AUC chính là</w:t>
        </w:r>
      </w:ins>
      <w:del w:id="418" w:author="Van-Thanh Hoang" w:date="2013-08-30T20:29:00Z">
        <w:r w:rsidR="00191222" w:rsidDel="00D22D27">
          <w:delText xml:space="preserve">phương pháp để </w:delText>
        </w:r>
      </w:del>
      <w:del w:id="419" w:author="Van-Thanh Hoang" w:date="2013-08-30T20:31:00Z">
        <w:r w:rsidR="00191222" w:rsidDel="00D22D27">
          <w:delText>tính</w:delText>
        </w:r>
      </w:del>
      <w:r w:rsidR="00191222">
        <w:t xml:space="preserve"> diện tích của vùng nằm dướ</w:t>
      </w:r>
      <w:r w:rsidR="003E0522">
        <w:t>i đường</w:t>
      </w:r>
      <w:r w:rsidR="00191222">
        <w:t xml:space="preserve"> cong ROC (</w:t>
      </w:r>
      <w:ins w:id="420" w:author="Van-Thanh Hoang" w:date="2013-08-30T20:31:00Z">
        <w:r w:rsidR="00D22D27">
          <w:t>area under the ROC curve</w:t>
        </w:r>
      </w:ins>
      <w:del w:id="421" w:author="Van-Thanh Hoang" w:date="2013-08-30T20:30:00Z">
        <w:r w:rsidR="00191222" w:rsidDel="00D22D27">
          <w:delText>area under the ROC curve</w:delText>
        </w:r>
      </w:del>
      <w:r w:rsidR="00191222">
        <w:t>)</w:t>
      </w:r>
      <w:del w:id="422" w:author="Van-Thanh Hoang" w:date="2013-08-30T20:31:00Z">
        <w:r w:rsidR="00261FDC" w:rsidDel="00926524">
          <w:delText>,</w:delText>
        </w:r>
        <w:r w:rsidR="00640D24" w:rsidDel="00926524">
          <w:delText xml:space="preserve"> được gọi tắt là</w:delText>
        </w:r>
      </w:del>
      <w:del w:id="423" w:author="Van-Thanh Hoang" w:date="2013-08-30T20:30:00Z">
        <w:r w:rsidR="00640D24" w:rsidDel="00D22D27">
          <w:delText xml:space="preserve"> AUC</w:delText>
        </w:r>
      </w:del>
      <w:del w:id="424" w:author="Van-Thanh Hoang" w:date="2013-08-30T20:31:00Z">
        <w:r w:rsidR="00640D24" w:rsidDel="00926524">
          <w:delText>.</w:delText>
        </w:r>
        <w:r w:rsidR="00AF7005" w:rsidDel="00926524">
          <w:delText xml:space="preserve"> Kết quả cuối cùng của phương pháp này</w:delText>
        </w:r>
      </w:del>
      <w:ins w:id="425" w:author="Van-Thanh Hoang" w:date="2013-08-30T20:31:00Z">
        <w:r w:rsidR="00926524">
          <w:t>, và cũng</w:t>
        </w:r>
      </w:ins>
      <w:r w:rsidR="00AF7005">
        <w:t xml:space="preserve"> là một con số </w:t>
      </w:r>
      <w:r w:rsidR="008E2291">
        <w:t>thể</w:t>
      </w:r>
      <w:r w:rsidR="00AF7005">
        <w:t xml:space="preserve"> hiện hiệu năng của thuật toán</w:t>
      </w:r>
      <w:r w:rsidR="00666F9A">
        <w:t xml:space="preserve"> </w:t>
      </w:r>
      <w:r w:rsidR="00631136">
        <w:fldChar w:fldCharType="begin"/>
      </w:r>
      <w:r w:rsidR="00631136">
        <w:instrText xml:space="preserve"> REF _Ref365326018 \r \h </w:instrText>
      </w:r>
      <w:r w:rsidR="00631136">
        <w:fldChar w:fldCharType="separate"/>
      </w:r>
      <w:r w:rsidR="00150692">
        <w:t>[9]</w:t>
      </w:r>
      <w:r w:rsidR="00631136">
        <w:fldChar w:fldCharType="end"/>
      </w:r>
      <w:r w:rsidR="00AF7005">
        <w:t xml:space="preserve">. </w:t>
      </w:r>
      <w:r w:rsidR="00431C11">
        <w:t>Giá trị của AUC nằm trong khoảng (0, 1)</w:t>
      </w:r>
      <w:r w:rsidR="000B7684">
        <w:t xml:space="preserve">. Nếu giá trị AUC = 1 thì khi đó ta có thể khẳng định rằng bộ phân loại được đưa ra hoạt động hoàn hảo, nghĩa là tất cả những chuỗi </w:t>
      </w:r>
      <w:del w:id="426" w:author="Van-Thanh Hoang" w:date="2013-09-02T22:35:00Z">
        <w:r w:rsidR="000B7684" w:rsidDel="00837F6A">
          <w:delText xml:space="preserve">enhancer </w:delText>
        </w:r>
      </w:del>
      <w:ins w:id="427" w:author="Van-Thanh Hoang" w:date="2013-09-02T22:35:00Z">
        <w:r w:rsidR="00837F6A">
          <w:t xml:space="preserve">vùng tăng cường </w:t>
        </w:r>
      </w:ins>
      <w:r w:rsidR="000B7684">
        <w:t>sẽ được tách biệt với những chuỗi không phả</w:t>
      </w:r>
      <w:r w:rsidR="00904320">
        <w:t xml:space="preserve">i là </w:t>
      </w:r>
      <w:del w:id="428" w:author="Van-Thanh Hoang" w:date="2013-09-02T22:35:00Z">
        <w:r w:rsidR="00904320" w:rsidDel="00ED1FB5">
          <w:delText>enhancer</w:delText>
        </w:r>
      </w:del>
      <w:ins w:id="429" w:author="Van-Thanh Hoang" w:date="2013-09-02T22:35:00Z">
        <w:r w:rsidR="00ED1FB5">
          <w:t>vùng tăng cường</w:t>
        </w:r>
      </w:ins>
      <w:r w:rsidR="00904320">
        <w:t>, k</w:t>
      </w:r>
      <w:r w:rsidR="000B7684">
        <w:t>hi giá trị AUC = 0.5 thì sẽ tương ứng với quá trình lựa chọn ngẫ</w:t>
      </w:r>
      <w:r w:rsidR="00904320">
        <w:t xml:space="preserve">u nhiên, còn nếu AUC bé hơn 0.5 thì bộ phân loại bị đánh giá là </w:t>
      </w:r>
      <w:r w:rsidR="001A2644">
        <w:t>không có hiệu quả.</w:t>
      </w:r>
    </w:p>
    <w:p w14:paraId="7A1BFFA5" w14:textId="77777777" w:rsidR="001E3CD3" w:rsidRDefault="001A782E" w:rsidP="00586886">
      <w:pPr>
        <w:spacing w:after="0" w:line="360" w:lineRule="auto"/>
        <w:ind w:firstLine="720"/>
        <w:jc w:val="both"/>
      </w:pPr>
      <w:r>
        <w:t>Thông thường,</w:t>
      </w:r>
      <w:r w:rsidR="00A85998">
        <w:t xml:space="preserve"> các SVM sử dụng mức ngưỡng = 0 để quyết định nhãn mà </w:t>
      </w:r>
      <w:r w:rsidR="007C4D62">
        <w:t>dữ liệu</w:t>
      </w:r>
      <w:r w:rsidR="00A85998">
        <w:t xml:space="preserve"> đầu vào có thể được nhận. Tuy nhiên, </w:t>
      </w:r>
      <w:r w:rsidR="00280313">
        <w:t xml:space="preserve">trong một vài trường hợp, </w:t>
      </w:r>
      <w:r w:rsidR="00F62584">
        <w:t xml:space="preserve">chúng ta có thể </w:t>
      </w:r>
      <w:r w:rsidR="00B40CF7">
        <w:t xml:space="preserve">phải </w:t>
      </w:r>
      <w:r w:rsidR="00481E7F">
        <w:t>thay</w:t>
      </w:r>
      <w:r w:rsidR="00F62584">
        <w:t xml:space="preserve"> đổi giá trị </w:t>
      </w:r>
      <w:r w:rsidR="009F6F78">
        <w:t xml:space="preserve">ngưỡng này để có thể cân bằng giữa độ nhạy và độ đặc trưng. </w:t>
      </w:r>
      <w:r w:rsidR="00B4312A">
        <w:t>Trong những trường hợp đó</w:t>
      </w:r>
      <w:r w:rsidR="00850D19">
        <w:t xml:space="preserve">, </w:t>
      </w:r>
      <w:r w:rsidR="008C54F9">
        <w:t xml:space="preserve">AUC là một tiêu chí phù hợp bởi vì nó có thể tổng hợp cả hiệu năng của bộ phân loại (mà ở đây là SVM) trên toàn bộ dải giá trị của mức ngưỡng và ta không cần phải chọn ra </w:t>
      </w:r>
      <w:r w:rsidR="008E0A77">
        <w:t>ngưỡng giới hạn</w:t>
      </w:r>
      <w:r w:rsidR="008C54F9">
        <w:t xml:space="preserve"> cụ thể</w:t>
      </w:r>
      <w:r w:rsidR="005B096F">
        <w:t xml:space="preserve">. </w:t>
      </w:r>
      <w:r w:rsidR="001A0CC2">
        <w:t>Hơn nữa,</w:t>
      </w:r>
      <w:r w:rsidR="00043F5C">
        <w:t xml:space="preserve"> khi ta sử dụng bộ phân bộ phân loại để gán nhãn cho một </w:t>
      </w:r>
      <w:r w:rsidR="00B90B0B">
        <w:t xml:space="preserve">tập </w:t>
      </w:r>
      <w:r w:rsidR="00043F5C">
        <w:t>dữ liệu đầu vào,</w:t>
      </w:r>
      <w:r w:rsidR="001A0CC2">
        <w:t xml:space="preserve"> độ đo AUC </w:t>
      </w:r>
      <w:r w:rsidR="00854D99">
        <w:t>sẽ</w:t>
      </w:r>
      <w:r w:rsidR="001A0CC2">
        <w:t xml:space="preserve"> tương đương </w:t>
      </w:r>
      <w:r w:rsidR="00311BF7">
        <w:t xml:space="preserve">với </w:t>
      </w:r>
      <w:r w:rsidR="00043F5C">
        <w:t xml:space="preserve">xác </w:t>
      </w:r>
      <w:r w:rsidR="00311BF7">
        <w:t>s</w:t>
      </w:r>
      <w:r w:rsidR="00043F5C">
        <w:t xml:space="preserve">uất mà </w:t>
      </w:r>
      <w:r w:rsidR="00E33F8B">
        <w:t>bộ phân loại sẽ xếp các dữ liệu dương</w:t>
      </w:r>
      <w:r w:rsidR="00BA0613">
        <w:t xml:space="preserve"> ở vị trí</w:t>
      </w:r>
      <w:r w:rsidR="00E33F8B">
        <w:t xml:space="preserve"> cao hơn các dữ liệu âm khác </w:t>
      </w:r>
      <w:r w:rsidR="00E33F8B">
        <w:fldChar w:fldCharType="begin"/>
      </w:r>
      <w:r w:rsidR="00E33F8B">
        <w:instrText xml:space="preserve"> REF _Ref365328765 \r \h </w:instrText>
      </w:r>
      <w:r w:rsidR="00E33F8B">
        <w:fldChar w:fldCharType="separate"/>
      </w:r>
      <w:r w:rsidR="00150692">
        <w:t>[3]</w:t>
      </w:r>
      <w:r w:rsidR="00E33F8B">
        <w:fldChar w:fldCharType="end"/>
      </w:r>
      <w:r w:rsidR="00E33F8B">
        <w:t xml:space="preserve">. </w:t>
      </w:r>
      <w:r w:rsidR="007215DD">
        <w:t xml:space="preserve">Và như trong </w:t>
      </w:r>
      <w:r w:rsidR="007215DD">
        <w:fldChar w:fldCharType="begin"/>
      </w:r>
      <w:r w:rsidR="007215DD">
        <w:instrText xml:space="preserve"> REF _Ref365326018 \r \h </w:instrText>
      </w:r>
      <w:r w:rsidR="007215DD">
        <w:fldChar w:fldCharType="separate"/>
      </w:r>
      <w:r w:rsidR="00150692">
        <w:t>[9]</w:t>
      </w:r>
      <w:r w:rsidR="007215DD">
        <w:fldChar w:fldCharType="end"/>
      </w:r>
      <w:r w:rsidR="007215DD">
        <w:t xml:space="preserve"> đã chứng minh, nếu chúng ta xây dựng một bộ phân loại được tối </w:t>
      </w:r>
      <w:r w:rsidR="007215DD">
        <w:lastRenderedPageBreak/>
        <w:t xml:space="preserve">ưu </w:t>
      </w:r>
      <w:proofErr w:type="gramStart"/>
      <w:r w:rsidR="007215DD">
        <w:t>theo</w:t>
      </w:r>
      <w:proofErr w:type="gramEnd"/>
      <w:r w:rsidR="007215DD">
        <w:t xml:space="preserve"> AUC, thì không chỉ giá trị</w:t>
      </w:r>
      <w:r w:rsidR="009D33F1">
        <w:t xml:space="preserve"> AUC, m</w:t>
      </w:r>
      <w:r w:rsidR="007215DD">
        <w:t>à độ chính xác của nó cũng sẽ cao hơn so với những bộ phân loại</w:t>
      </w:r>
      <w:r w:rsidR="00FF771F">
        <w:t xml:space="preserve"> khác</w:t>
      </w:r>
      <w:r w:rsidR="007215DD">
        <w:t xml:space="preserve"> được tối ưu </w:t>
      </w:r>
      <w:r w:rsidR="005B4E3F">
        <w:t>theo</w:t>
      </w:r>
      <w:r w:rsidR="007215DD">
        <w:t xml:space="preserve"> độ chính xác.</w:t>
      </w:r>
    </w:p>
    <w:p w14:paraId="1F2B51C2" w14:textId="77777777" w:rsidR="00896208" w:rsidDel="00451CF7" w:rsidRDefault="00896208" w:rsidP="00896208">
      <w:pPr>
        <w:spacing w:after="0" w:line="360" w:lineRule="auto"/>
        <w:ind w:left="360"/>
        <w:rPr>
          <w:del w:id="430" w:author="Van-Thanh Hoang" w:date="2013-09-03T23:54:00Z"/>
        </w:rPr>
      </w:pPr>
      <w:r>
        <w:t>Để tính giá trị AUC, em sử dụng thuật toán sau</w:t>
      </w:r>
      <w:r w:rsidR="00477D4A">
        <w:t xml:space="preserve"> </w:t>
      </w:r>
      <w:r w:rsidR="004F5272">
        <w:fldChar w:fldCharType="begin"/>
      </w:r>
      <w:r w:rsidR="004F5272">
        <w:instrText xml:space="preserve"> REF _Ref365328765 \r \h </w:instrText>
      </w:r>
      <w:r w:rsidR="004F5272">
        <w:fldChar w:fldCharType="separate"/>
      </w:r>
      <w:r w:rsidR="00150692">
        <w:t>[3]</w:t>
      </w:r>
      <w:r w:rsidR="004F5272">
        <w:fldChar w:fldCharType="end"/>
      </w:r>
      <w:r>
        <w:t>:</w:t>
      </w:r>
    </w:p>
    <w:p w14:paraId="5F46219B" w14:textId="77777777" w:rsidR="00D572FF" w:rsidRDefault="00D572FF" w:rsidP="00451CF7">
      <w:pPr>
        <w:spacing w:after="0" w:line="360" w:lineRule="auto"/>
        <w:ind w:left="360"/>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37"/>
      </w:tblGrid>
      <w:tr w:rsidR="00370FDF" w14:paraId="1074006B" w14:textId="77777777" w:rsidTr="001F1EA4">
        <w:tc>
          <w:tcPr>
            <w:tcW w:w="9350" w:type="dxa"/>
          </w:tcPr>
          <w:p w14:paraId="5BEC39D8" w14:textId="77777777" w:rsidR="00370FDF" w:rsidRDefault="002F2469" w:rsidP="009D4B5F">
            <w:pPr>
              <w:jc w:val="both"/>
            </w:pPr>
            <w:r>
              <w:rPr>
                <w:b/>
              </w:rPr>
              <w:t>Thuật toán</w:t>
            </w:r>
            <w:r w:rsidR="00370FDF">
              <w:t>:</w:t>
            </w:r>
            <w:r w:rsidR="00370FDF" w:rsidRPr="00954477">
              <w:t xml:space="preserve"> </w:t>
            </w:r>
            <w:r w:rsidR="00105A1D">
              <w:t>Tính AUC</w:t>
            </w:r>
          </w:p>
        </w:tc>
      </w:tr>
      <w:tr w:rsidR="00355BAA" w14:paraId="4821AD05" w14:textId="77777777" w:rsidTr="001F1EA4">
        <w:tc>
          <w:tcPr>
            <w:tcW w:w="9350" w:type="dxa"/>
          </w:tcPr>
          <w:p w14:paraId="4D40C064" w14:textId="77777777" w:rsidR="00355BAA" w:rsidRPr="0067587E" w:rsidRDefault="00822AC2" w:rsidP="009D4B5F">
            <w:pPr>
              <w:jc w:val="both"/>
            </w:pPr>
            <w:r>
              <w:rPr>
                <w:b/>
              </w:rPr>
              <w:t>Đầu vào</w:t>
            </w:r>
            <w:r w:rsidR="00355BAA" w:rsidRPr="00954477">
              <w:t xml:space="preserve">: L, </w:t>
            </w:r>
            <w:r w:rsidR="00BF3B8A">
              <w:t>tập dữ liệu kiểm tra</w:t>
            </w:r>
            <w:r w:rsidR="00355BAA">
              <w:t xml:space="preserve">; </w:t>
            </w:r>
            <w:proofErr w:type="gramStart"/>
            <w:r w:rsidR="00355BAA">
              <w:t>f(</w:t>
            </w:r>
            <w:proofErr w:type="gramEnd"/>
            <w:r w:rsidR="00355BAA">
              <w:t xml:space="preserve">i), </w:t>
            </w:r>
            <w:r w:rsidR="00597FEC">
              <w:t xml:space="preserve">xác suất bộ phân loại xác định dữ liệu thứ </w:t>
            </w:r>
            <w:r w:rsidR="001D0BFB">
              <w:t>i</w:t>
            </w:r>
            <w:r w:rsidR="00597FEC">
              <w:t xml:space="preserve"> là dương</w:t>
            </w:r>
            <w:r w:rsidR="00355BAA">
              <w:t xml:space="preserve">; P and N, </w:t>
            </w:r>
            <w:r w:rsidR="00DC6D8B">
              <w:t>lần lượt là số lượng dữ liệu dương và âm</w:t>
            </w:r>
            <w:r w:rsidR="00355BAA" w:rsidRPr="00954477">
              <w:t>.</w:t>
            </w:r>
          </w:p>
        </w:tc>
      </w:tr>
      <w:tr w:rsidR="00A4109C" w14:paraId="070A5C4B" w14:textId="77777777" w:rsidTr="001F1EA4">
        <w:tc>
          <w:tcPr>
            <w:tcW w:w="9350" w:type="dxa"/>
          </w:tcPr>
          <w:p w14:paraId="4EF779D9" w14:textId="77777777" w:rsidR="00A4109C" w:rsidRPr="00B53432" w:rsidRDefault="00D205A2" w:rsidP="00E600C3">
            <w:pPr>
              <w:jc w:val="both"/>
            </w:pPr>
            <w:r>
              <w:rPr>
                <w:b/>
              </w:rPr>
              <w:t>Kết quả</w:t>
            </w:r>
            <w:r w:rsidR="00A4109C" w:rsidRPr="00954477">
              <w:t xml:space="preserve">: A, </w:t>
            </w:r>
            <w:r w:rsidR="00E600C3">
              <w:t>độ đo AUC</w:t>
            </w:r>
            <w:r w:rsidR="00A4109C" w:rsidRPr="00954477">
              <w:t>.</w:t>
            </w:r>
          </w:p>
        </w:tc>
      </w:tr>
      <w:tr w:rsidR="005B4623" w14:paraId="4FABCC59" w14:textId="77777777" w:rsidTr="001F1EA4">
        <w:tc>
          <w:tcPr>
            <w:tcW w:w="9350" w:type="dxa"/>
          </w:tcPr>
          <w:p w14:paraId="33835049" w14:textId="77777777" w:rsidR="005B4623" w:rsidRPr="007F5083" w:rsidRDefault="00604AB3" w:rsidP="00E600C3">
            <w:pPr>
              <w:jc w:val="both"/>
            </w:pPr>
            <w:r>
              <w:rPr>
                <w:b/>
              </w:rPr>
              <w:t>Yêu cầu</w:t>
            </w:r>
            <w:r w:rsidR="005B4623" w:rsidRPr="00954477">
              <w:t>: P &gt; 0 and N &gt; 0</w:t>
            </w:r>
          </w:p>
        </w:tc>
      </w:tr>
      <w:tr w:rsidR="008F7EFA" w14:paraId="29F4AD18" w14:textId="77777777" w:rsidTr="001F1EA4">
        <w:tc>
          <w:tcPr>
            <w:tcW w:w="9350" w:type="dxa"/>
          </w:tcPr>
          <w:p w14:paraId="0CCB4548" w14:textId="77777777" w:rsidR="008F7EFA" w:rsidRPr="00954477" w:rsidRDefault="008F7EFA" w:rsidP="008F7EFA">
            <w:pPr>
              <w:jc w:val="both"/>
            </w:pPr>
            <w:r w:rsidRPr="00954477">
              <w:t>1: L</w:t>
            </w:r>
            <w:r>
              <w:rPr>
                <w:vertAlign w:val="subscript"/>
              </w:rPr>
              <w:t>sorted</w:t>
            </w:r>
            <w:r w:rsidRPr="00954477">
              <w:t xml:space="preserve"> </w:t>
            </w:r>
            <w:r w:rsidRPr="00612CB1">
              <w:sym w:font="Wingdings" w:char="F0DF"/>
            </w:r>
            <w:r>
              <w:t xml:space="preserve"> </w:t>
            </w:r>
            <w:r w:rsidR="00D92951">
              <w:t>(Sắp xếp L theo thứ tự giảm dần của giá trị f)</w:t>
            </w:r>
          </w:p>
          <w:p w14:paraId="6D2D918D" w14:textId="77777777" w:rsidR="008F7EFA" w:rsidRPr="00954477" w:rsidRDefault="008F7EFA" w:rsidP="008F7EFA">
            <w:pPr>
              <w:jc w:val="both"/>
            </w:pPr>
            <w:r>
              <w:t xml:space="preserve">2: FP </w:t>
            </w:r>
            <w:r w:rsidRPr="00C732BD">
              <w:sym w:font="Wingdings" w:char="F0DF"/>
            </w:r>
            <w:r>
              <w:t xml:space="preserve"> TP </w:t>
            </w:r>
            <w:r w:rsidRPr="00FC4C82">
              <w:sym w:font="Wingdings" w:char="F0DF"/>
            </w:r>
            <w:r>
              <w:t xml:space="preserve"> </w:t>
            </w:r>
            <w:r w:rsidRPr="00954477">
              <w:t>0</w:t>
            </w:r>
          </w:p>
          <w:p w14:paraId="0835C97C" w14:textId="77777777" w:rsidR="008F7EFA" w:rsidRPr="00954477" w:rsidRDefault="008F7EFA" w:rsidP="008F7EFA">
            <w:pPr>
              <w:jc w:val="both"/>
            </w:pPr>
            <w:r w:rsidRPr="00954477">
              <w:t>3: FP</w:t>
            </w:r>
            <w:r>
              <w:rPr>
                <w:vertAlign w:val="subscript"/>
              </w:rPr>
              <w:t>prev</w:t>
            </w:r>
            <w:r w:rsidRPr="00954477">
              <w:t xml:space="preserve"> </w:t>
            </w:r>
            <w:r w:rsidRPr="00267952">
              <w:sym w:font="Wingdings" w:char="F0DF"/>
            </w:r>
            <w:r>
              <w:t xml:space="preserve"> </w:t>
            </w:r>
            <w:r w:rsidRPr="00954477">
              <w:t>TP</w:t>
            </w:r>
            <w:r>
              <w:rPr>
                <w:vertAlign w:val="subscript"/>
              </w:rPr>
              <w:t xml:space="preserve">prev </w:t>
            </w:r>
            <w:r w:rsidRPr="00267952">
              <w:sym w:font="Wingdings" w:char="F0DF"/>
            </w:r>
            <w:r w:rsidRPr="00954477">
              <w:t xml:space="preserve"> 0</w:t>
            </w:r>
          </w:p>
          <w:p w14:paraId="127F45E2" w14:textId="77777777" w:rsidR="008F7EFA" w:rsidRPr="00954477" w:rsidRDefault="008F7EFA" w:rsidP="008F7EFA">
            <w:pPr>
              <w:jc w:val="both"/>
            </w:pPr>
            <w:r>
              <w:t xml:space="preserve">4: A </w:t>
            </w:r>
            <w:r w:rsidRPr="002468F2">
              <w:sym w:font="Wingdings" w:char="F0DF"/>
            </w:r>
            <w:r>
              <w:t xml:space="preserve"> </w:t>
            </w:r>
            <w:r w:rsidRPr="00954477">
              <w:t>0</w:t>
            </w:r>
          </w:p>
          <w:p w14:paraId="37A8AC8B" w14:textId="77777777" w:rsidR="008F7EFA" w:rsidRPr="00954477" w:rsidRDefault="008F7EFA" w:rsidP="008F7EFA">
            <w:pPr>
              <w:jc w:val="both"/>
            </w:pPr>
            <w:r w:rsidRPr="00954477">
              <w:t>5: f</w:t>
            </w:r>
            <w:r>
              <w:rPr>
                <w:vertAlign w:val="subscript"/>
              </w:rPr>
              <w:t>prev</w:t>
            </w:r>
            <w:r w:rsidRPr="00954477">
              <w:t xml:space="preserve"> </w:t>
            </w:r>
            <w:r w:rsidRPr="0009559C">
              <w:sym w:font="Wingdings" w:char="F0DF"/>
            </w:r>
            <w:r>
              <w:t xml:space="preserve"> - ∞</w:t>
            </w:r>
          </w:p>
          <w:p w14:paraId="5CF0283C" w14:textId="77777777" w:rsidR="008F7EFA" w:rsidRPr="00954477" w:rsidRDefault="008F7EFA" w:rsidP="008F7EFA">
            <w:pPr>
              <w:jc w:val="both"/>
            </w:pPr>
            <w:r>
              <w:t>6: i</w:t>
            </w:r>
            <w:r w:rsidRPr="00954477">
              <w:t xml:space="preserve"> </w:t>
            </w:r>
            <w:r w:rsidRPr="000C6E53">
              <w:sym w:font="Wingdings" w:char="F0DF"/>
            </w:r>
            <w:r w:rsidRPr="00954477">
              <w:t xml:space="preserve"> 1</w:t>
            </w:r>
          </w:p>
          <w:p w14:paraId="04447A8A" w14:textId="77777777" w:rsidR="008F7EFA" w:rsidRPr="00954477" w:rsidRDefault="008F7EFA" w:rsidP="008F7EFA">
            <w:pPr>
              <w:jc w:val="both"/>
            </w:pPr>
            <w:r w:rsidRPr="00954477">
              <w:t xml:space="preserve">7: </w:t>
            </w:r>
            <w:r w:rsidRPr="00384B41">
              <w:rPr>
                <w:b/>
              </w:rPr>
              <w:t>while</w:t>
            </w:r>
            <w:r w:rsidRPr="00954477">
              <w:t xml:space="preserve"> </w:t>
            </w:r>
            <m:oMath>
              <m:r>
                <w:rPr>
                  <w:rFonts w:ascii="Cambria Math" w:hAnsi="Cambria Math"/>
                </w:rPr>
                <m:t xml:space="preserve">i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sorted</m:t>
                      </m:r>
                    </m:sub>
                  </m:sSub>
                </m:e>
              </m:d>
            </m:oMath>
            <w:r>
              <w:rPr>
                <w:rFonts w:eastAsiaTheme="minorEastAsia"/>
              </w:rPr>
              <w:t xml:space="preserve"> </w:t>
            </w:r>
            <w:r w:rsidRPr="00384B41">
              <w:rPr>
                <w:b/>
              </w:rPr>
              <w:t>do</w:t>
            </w:r>
          </w:p>
          <w:p w14:paraId="521DB375" w14:textId="77777777" w:rsidR="008F7EFA" w:rsidRPr="00954477" w:rsidRDefault="008F7EFA" w:rsidP="008F7EFA">
            <w:pPr>
              <w:jc w:val="both"/>
            </w:pPr>
            <w:r w:rsidRPr="00954477">
              <w:t xml:space="preserve">8: </w:t>
            </w:r>
            <w:r>
              <w:t xml:space="preserve">      </w:t>
            </w:r>
            <w:r w:rsidRPr="00384B41">
              <w:rPr>
                <w:b/>
              </w:rPr>
              <w:t>if</w:t>
            </w:r>
            <w:r w:rsidRPr="00954477">
              <w:t xml:space="preserve"> </w:t>
            </w: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prev</m:t>
                  </m:r>
                </m:sub>
              </m:sSub>
            </m:oMath>
            <w:r>
              <w:t xml:space="preserve"> </w:t>
            </w:r>
            <w:r w:rsidRPr="00384B41">
              <w:rPr>
                <w:b/>
              </w:rPr>
              <w:t>then</w:t>
            </w:r>
          </w:p>
          <w:p w14:paraId="587A799A" w14:textId="77777777" w:rsidR="008F7EFA" w:rsidRPr="00954477" w:rsidRDefault="008F7EFA" w:rsidP="008F7EFA">
            <w:pPr>
              <w:jc w:val="both"/>
            </w:pPr>
            <w:r w:rsidRPr="00954477">
              <w:t xml:space="preserve">9: </w:t>
            </w:r>
            <w:r>
              <w:t xml:space="preserve">           </w:t>
            </w:r>
            <w:r w:rsidRPr="00954477">
              <w:t xml:space="preserve">A </w:t>
            </w:r>
            <w:r w:rsidRPr="00A82094">
              <w:sym w:font="Wingdings" w:char="F0DF"/>
            </w:r>
            <w:r w:rsidRPr="00954477">
              <w:t xml:space="preserve"> A +</w:t>
            </w:r>
            <w:r>
              <w:t xml:space="preserve"> </w:t>
            </w:r>
            <w:r w:rsidRPr="00FE4A08">
              <w:t xml:space="preserve">TRAPEZOID_ AREA </w:t>
            </w:r>
            <w:r>
              <w:t>(FP, FP</w:t>
            </w:r>
            <w:r>
              <w:rPr>
                <w:vertAlign w:val="subscript"/>
              </w:rPr>
              <w:t>prev</w:t>
            </w:r>
            <w:r>
              <w:t xml:space="preserve">, </w:t>
            </w:r>
            <w:r w:rsidRPr="00954477">
              <w:t>TP,</w:t>
            </w:r>
            <w:r>
              <w:t xml:space="preserve"> </w:t>
            </w:r>
            <w:r w:rsidRPr="00954477">
              <w:t>TP</w:t>
            </w:r>
            <w:r>
              <w:rPr>
                <w:vertAlign w:val="subscript"/>
              </w:rPr>
              <w:t>prev</w:t>
            </w:r>
            <w:r w:rsidRPr="00954477">
              <w:t>)</w:t>
            </w:r>
          </w:p>
          <w:p w14:paraId="6D97EA93" w14:textId="77777777" w:rsidR="008F7EFA" w:rsidRPr="00954477" w:rsidRDefault="008F7EFA" w:rsidP="008F7EFA">
            <w:pPr>
              <w:jc w:val="both"/>
            </w:pPr>
            <w:r w:rsidRPr="00954477">
              <w:t xml:space="preserve">10: </w:t>
            </w:r>
            <w:r>
              <w:t xml:space="preserve">         </w:t>
            </w:r>
            <w:r w:rsidRPr="00954477">
              <w:t>f</w:t>
            </w:r>
            <w:r>
              <w:rPr>
                <w:vertAlign w:val="subscript"/>
              </w:rPr>
              <w:t>prev</w:t>
            </w:r>
            <w:r w:rsidRPr="00954477">
              <w:t xml:space="preserve"> </w:t>
            </w:r>
            <w:r w:rsidRPr="00BA33CC">
              <w:sym w:font="Wingdings" w:char="F0DF"/>
            </w:r>
            <w:r>
              <w:t xml:space="preserve"> </w:t>
            </w:r>
            <w:r w:rsidRPr="00954477">
              <w:t>f(i)</w:t>
            </w:r>
          </w:p>
          <w:p w14:paraId="780EFD3D" w14:textId="77777777" w:rsidR="008F7EFA" w:rsidRPr="00954477" w:rsidRDefault="008F7EFA" w:rsidP="008F7EFA">
            <w:pPr>
              <w:jc w:val="both"/>
            </w:pPr>
            <w:r w:rsidRPr="00954477">
              <w:t xml:space="preserve">11: </w:t>
            </w:r>
            <w:r>
              <w:t xml:space="preserve">         </w:t>
            </w:r>
            <w:r w:rsidRPr="00954477">
              <w:t>FP</w:t>
            </w:r>
            <w:r>
              <w:rPr>
                <w:vertAlign w:val="subscript"/>
              </w:rPr>
              <w:t>prev</w:t>
            </w:r>
            <w:r w:rsidRPr="00954477">
              <w:t xml:space="preserve"> </w:t>
            </w:r>
            <w:r w:rsidRPr="0005363F">
              <w:sym w:font="Wingdings" w:char="F0DF"/>
            </w:r>
            <w:r w:rsidRPr="00954477">
              <w:t xml:space="preserve"> FP</w:t>
            </w:r>
          </w:p>
          <w:p w14:paraId="72160677" w14:textId="77777777" w:rsidR="008F7EFA" w:rsidRPr="00954477" w:rsidRDefault="008F7EFA" w:rsidP="008F7EFA">
            <w:pPr>
              <w:jc w:val="both"/>
            </w:pPr>
            <w:r w:rsidRPr="00954477">
              <w:t xml:space="preserve">12: </w:t>
            </w:r>
            <w:r>
              <w:t xml:space="preserve">         TP</w:t>
            </w:r>
            <w:r>
              <w:rPr>
                <w:vertAlign w:val="subscript"/>
              </w:rPr>
              <w:t>prev</w:t>
            </w:r>
            <w:r>
              <w:t xml:space="preserve"> </w:t>
            </w:r>
            <w:r w:rsidRPr="002E44C8">
              <w:sym w:font="Wingdings" w:char="F0DF"/>
            </w:r>
            <w:r>
              <w:t xml:space="preserve"> </w:t>
            </w:r>
            <w:r w:rsidRPr="00954477">
              <w:t>TP</w:t>
            </w:r>
          </w:p>
          <w:p w14:paraId="5203066E" w14:textId="77777777" w:rsidR="008F7EFA" w:rsidRPr="005F7F87" w:rsidRDefault="008F7EFA" w:rsidP="008F7EFA">
            <w:pPr>
              <w:jc w:val="both"/>
              <w:rPr>
                <w:b/>
              </w:rPr>
            </w:pPr>
            <w:r w:rsidRPr="00954477">
              <w:t xml:space="preserve">13: </w:t>
            </w:r>
            <w:r>
              <w:t xml:space="preserve">     </w:t>
            </w:r>
            <w:r w:rsidRPr="005F7F87">
              <w:rPr>
                <w:b/>
              </w:rPr>
              <w:t>end if</w:t>
            </w:r>
          </w:p>
          <w:p w14:paraId="591A85E6" w14:textId="77777777" w:rsidR="008F7EFA" w:rsidRPr="00954477" w:rsidRDefault="008F7EFA" w:rsidP="008F7EFA">
            <w:pPr>
              <w:jc w:val="both"/>
            </w:pPr>
            <w:r w:rsidRPr="00954477">
              <w:t xml:space="preserve">14: </w:t>
            </w:r>
            <w:r>
              <w:t xml:space="preserve">     </w:t>
            </w:r>
            <w:r w:rsidRPr="002E7E6B">
              <w:rPr>
                <w:b/>
              </w:rPr>
              <w:t>if</w:t>
            </w:r>
            <w:r w:rsidRPr="00954477">
              <w:t xml:space="preserve"> </w:t>
            </w:r>
            <w:r w:rsidR="000A6653">
              <w:t xml:space="preserve">(i là dữ liệu dương) </w:t>
            </w:r>
            <w:r w:rsidRPr="002E7E6B">
              <w:rPr>
                <w:b/>
              </w:rPr>
              <w:t>then</w:t>
            </w:r>
          </w:p>
          <w:p w14:paraId="698F9D85" w14:textId="77777777" w:rsidR="008F7EFA" w:rsidRPr="00954477" w:rsidRDefault="008F7EFA" w:rsidP="008F7EFA">
            <w:pPr>
              <w:jc w:val="both"/>
            </w:pPr>
            <w:r w:rsidRPr="00954477">
              <w:t xml:space="preserve">15: </w:t>
            </w:r>
            <w:r>
              <w:t xml:space="preserve">          </w:t>
            </w:r>
            <w:r w:rsidRPr="00954477">
              <w:t xml:space="preserve">TP </w:t>
            </w:r>
            <w:r w:rsidRPr="001B3A73">
              <w:sym w:font="Wingdings" w:char="F0DF"/>
            </w:r>
            <w:r>
              <w:t xml:space="preserve"> </w:t>
            </w:r>
            <w:r w:rsidRPr="00954477">
              <w:t>TP + 1</w:t>
            </w:r>
          </w:p>
          <w:p w14:paraId="459AF6C5" w14:textId="77777777" w:rsidR="008F7EFA" w:rsidRPr="00954477" w:rsidRDefault="008F7EFA" w:rsidP="008F7EFA">
            <w:pPr>
              <w:jc w:val="both"/>
            </w:pPr>
            <w:r w:rsidRPr="00954477">
              <w:lastRenderedPageBreak/>
              <w:t xml:space="preserve">16: </w:t>
            </w:r>
            <w:r>
              <w:t xml:space="preserve">     </w:t>
            </w:r>
            <w:r w:rsidRPr="00DF6EFD">
              <w:rPr>
                <w:b/>
              </w:rPr>
              <w:t>else</w:t>
            </w:r>
            <w:r w:rsidRPr="00954477">
              <w:t xml:space="preserve"> /* i </w:t>
            </w:r>
            <w:r w:rsidR="00156211">
              <w:t>là dữ liệu âm</w:t>
            </w:r>
            <w:r w:rsidRPr="00954477">
              <w:t xml:space="preserve"> */</w:t>
            </w:r>
          </w:p>
          <w:p w14:paraId="64F9BC48" w14:textId="77777777" w:rsidR="008F7EFA" w:rsidRPr="00954477" w:rsidRDefault="008F7EFA" w:rsidP="008F7EFA">
            <w:pPr>
              <w:jc w:val="both"/>
            </w:pPr>
            <w:r w:rsidRPr="00954477">
              <w:t xml:space="preserve">17: </w:t>
            </w:r>
            <w:r>
              <w:t xml:space="preserve">           </w:t>
            </w:r>
            <w:r w:rsidRPr="00954477">
              <w:t>FP</w:t>
            </w:r>
            <w:r>
              <w:rPr>
                <w:vertAlign w:val="subscript"/>
              </w:rPr>
              <w:t>prev</w:t>
            </w:r>
            <w:r w:rsidRPr="00954477">
              <w:t xml:space="preserve"> </w:t>
            </w:r>
            <w:r w:rsidRPr="00F02F24">
              <w:sym w:font="Wingdings" w:char="F0DF"/>
            </w:r>
            <w:r w:rsidRPr="00954477">
              <w:t xml:space="preserve"> FP + 1</w:t>
            </w:r>
          </w:p>
          <w:p w14:paraId="5BB8F264" w14:textId="77777777" w:rsidR="008F7EFA" w:rsidRPr="00954477" w:rsidRDefault="008F7EFA" w:rsidP="008F7EFA">
            <w:pPr>
              <w:jc w:val="both"/>
            </w:pPr>
            <w:r w:rsidRPr="00954477">
              <w:t xml:space="preserve">18: </w:t>
            </w:r>
            <w:r>
              <w:t xml:space="preserve">      </w:t>
            </w:r>
            <w:r w:rsidRPr="002B1091">
              <w:rPr>
                <w:b/>
              </w:rPr>
              <w:t>end if</w:t>
            </w:r>
          </w:p>
          <w:p w14:paraId="6137D72B" w14:textId="77777777" w:rsidR="008F7EFA" w:rsidRPr="00954477" w:rsidRDefault="008F7EFA" w:rsidP="008F7EFA">
            <w:pPr>
              <w:jc w:val="both"/>
            </w:pPr>
            <w:r w:rsidRPr="00954477">
              <w:t xml:space="preserve">19: </w:t>
            </w:r>
            <w:r>
              <w:t xml:space="preserve">      </w:t>
            </w:r>
            <w:r w:rsidRPr="00954477">
              <w:t xml:space="preserve">i </w:t>
            </w:r>
            <w:r w:rsidRPr="00111890">
              <w:sym w:font="Wingdings" w:char="F0DF"/>
            </w:r>
            <w:r w:rsidRPr="00954477">
              <w:t xml:space="preserve"> i + 1</w:t>
            </w:r>
          </w:p>
          <w:p w14:paraId="36467B97" w14:textId="77777777" w:rsidR="008F7EFA" w:rsidRPr="00954477" w:rsidRDefault="008F7EFA" w:rsidP="008F7EFA">
            <w:pPr>
              <w:jc w:val="both"/>
            </w:pPr>
            <w:r w:rsidRPr="00954477">
              <w:t xml:space="preserve">20: </w:t>
            </w:r>
            <w:r w:rsidRPr="008038E3">
              <w:rPr>
                <w:b/>
              </w:rPr>
              <w:t>end while</w:t>
            </w:r>
          </w:p>
          <w:p w14:paraId="49002A12" w14:textId="77777777" w:rsidR="008F7EFA" w:rsidRPr="00954477" w:rsidRDefault="008F7EFA" w:rsidP="008F7EFA">
            <w:pPr>
              <w:jc w:val="both"/>
            </w:pPr>
            <w:r w:rsidRPr="00954477">
              <w:t xml:space="preserve">21: A </w:t>
            </w:r>
            <w:r w:rsidRPr="00EF38F6">
              <w:sym w:font="Wingdings" w:char="F0DF"/>
            </w:r>
            <w:r>
              <w:t xml:space="preserve"> A + </w:t>
            </w:r>
            <w:r w:rsidRPr="001E0726">
              <w:t xml:space="preserve">TRAPEZOID_ AREA </w:t>
            </w:r>
            <w:r w:rsidRPr="00954477">
              <w:t>(N,</w:t>
            </w:r>
            <w:r>
              <w:t xml:space="preserve"> </w:t>
            </w:r>
            <w:r w:rsidRPr="00954477">
              <w:t>FP</w:t>
            </w:r>
            <w:r>
              <w:rPr>
                <w:vertAlign w:val="subscript"/>
              </w:rPr>
              <w:t>prev</w:t>
            </w:r>
            <w:r w:rsidRPr="00954477">
              <w:t>,</w:t>
            </w:r>
            <w:r>
              <w:t xml:space="preserve"> </w:t>
            </w:r>
            <w:r w:rsidRPr="00954477">
              <w:t>N,</w:t>
            </w:r>
            <w:r>
              <w:t xml:space="preserve"> </w:t>
            </w:r>
            <w:r w:rsidRPr="00954477">
              <w:t>TP</w:t>
            </w:r>
            <w:r>
              <w:rPr>
                <w:vertAlign w:val="subscript"/>
              </w:rPr>
              <w:t>prev</w:t>
            </w:r>
            <w:r w:rsidRPr="00954477">
              <w:t>)</w:t>
            </w:r>
          </w:p>
          <w:p w14:paraId="265AC2B1" w14:textId="77777777" w:rsidR="008F7EFA" w:rsidRPr="00954477" w:rsidRDefault="008F7EFA" w:rsidP="008F7EFA">
            <w:pPr>
              <w:jc w:val="both"/>
            </w:pPr>
            <w:r w:rsidRPr="00954477">
              <w:t xml:space="preserve">22: A </w:t>
            </w:r>
            <w:r w:rsidRPr="00716FDD">
              <w:sym w:font="Wingdings" w:char="F0DF"/>
            </w:r>
            <w:r>
              <w:t xml:space="preserve">  A/(P ×</w:t>
            </w:r>
            <w:r w:rsidRPr="00954477">
              <w:t xml:space="preserve"> N) /* </w:t>
            </w:r>
            <w:r w:rsidR="0024372A">
              <w:t>đưa giá trị của AUC về khoảng (0,1)</w:t>
            </w:r>
            <w:r w:rsidRPr="00954477">
              <w:t xml:space="preserve"> */</w:t>
            </w:r>
          </w:p>
          <w:p w14:paraId="02EBC517" w14:textId="77777777" w:rsidR="008F7EFA" w:rsidRPr="00C22263" w:rsidRDefault="008F7EFA" w:rsidP="008F7EFA">
            <w:pPr>
              <w:jc w:val="both"/>
            </w:pPr>
            <w:r w:rsidRPr="00954477">
              <w:t xml:space="preserve">23: </w:t>
            </w:r>
            <w:r w:rsidRPr="00AD6380">
              <w:rPr>
                <w:b/>
              </w:rPr>
              <w:t>end</w:t>
            </w:r>
          </w:p>
        </w:tc>
      </w:tr>
      <w:tr w:rsidR="005C0F79" w14:paraId="4447A553" w14:textId="77777777" w:rsidTr="001F1EA4">
        <w:tc>
          <w:tcPr>
            <w:tcW w:w="9350" w:type="dxa"/>
          </w:tcPr>
          <w:p w14:paraId="2AA12BDE" w14:textId="77777777" w:rsidR="005C0F79" w:rsidRPr="00954477" w:rsidRDefault="005C0F79" w:rsidP="005C0F79">
            <w:pPr>
              <w:jc w:val="both"/>
            </w:pPr>
            <w:r w:rsidRPr="00954477">
              <w:lastRenderedPageBreak/>
              <w:t xml:space="preserve">1: </w:t>
            </w:r>
            <w:r w:rsidRPr="00732C19">
              <w:rPr>
                <w:b/>
              </w:rPr>
              <w:t>function</w:t>
            </w:r>
            <w:r w:rsidRPr="00954477">
              <w:t xml:space="preserve"> </w:t>
            </w:r>
            <w:r>
              <w:t>TRAPEZOID</w:t>
            </w:r>
            <w:r w:rsidRPr="00222134">
              <w:t xml:space="preserve">_ AREA </w:t>
            </w:r>
            <w:r w:rsidRPr="00954477">
              <w:t>(X1,</w:t>
            </w:r>
            <w:r>
              <w:t xml:space="preserve"> </w:t>
            </w:r>
            <w:r w:rsidRPr="00954477">
              <w:t>X2,</w:t>
            </w:r>
            <w:r>
              <w:t xml:space="preserve"> </w:t>
            </w:r>
            <w:r w:rsidRPr="00954477">
              <w:t>Y1,</w:t>
            </w:r>
            <w:r>
              <w:t xml:space="preserve"> </w:t>
            </w:r>
            <w:r w:rsidRPr="00954477">
              <w:t>Y2)</w:t>
            </w:r>
          </w:p>
          <w:p w14:paraId="041CAC55" w14:textId="77777777" w:rsidR="005C0F79" w:rsidRPr="00954477" w:rsidRDefault="005C0F79" w:rsidP="005C0F79">
            <w:pPr>
              <w:jc w:val="both"/>
            </w:pPr>
            <w:r w:rsidRPr="00954477">
              <w:t xml:space="preserve">2: Base </w:t>
            </w:r>
            <w:r w:rsidRPr="006E022A">
              <w:sym w:font="Wingdings" w:char="F0DF"/>
            </w:r>
            <m:oMath>
              <m:d>
                <m:dPr>
                  <m:begChr m:val="|"/>
                  <m:endChr m:val="|"/>
                  <m:ctrlPr>
                    <w:rPr>
                      <w:rFonts w:ascii="Cambria Math" w:hAnsi="Cambria Math"/>
                      <w:i/>
                    </w:rPr>
                  </m:ctrlPr>
                </m:dPr>
                <m:e>
                  <m:r>
                    <w:rPr>
                      <w:rFonts w:ascii="Cambria Math" w:hAnsi="Cambria Math"/>
                    </w:rPr>
                    <m:t>X1-X2</m:t>
                  </m:r>
                </m:e>
              </m:d>
            </m:oMath>
          </w:p>
          <w:p w14:paraId="5B0BF3B2" w14:textId="77777777" w:rsidR="005C0F79" w:rsidRPr="00954477" w:rsidRDefault="005C0F79" w:rsidP="005C0F79">
            <w:pPr>
              <w:jc w:val="both"/>
            </w:pPr>
            <w:r w:rsidRPr="00954477">
              <w:t>3: Height</w:t>
            </w:r>
            <w:r>
              <w:rPr>
                <w:vertAlign w:val="subscript"/>
              </w:rPr>
              <w:t>avg</w:t>
            </w:r>
            <w:r w:rsidRPr="00954477">
              <w:t xml:space="preserve"> </w:t>
            </w:r>
            <w:r w:rsidRPr="004B6796">
              <w:sym w:font="Wingdings" w:char="F0DF"/>
            </w:r>
            <w:r w:rsidRPr="00954477">
              <w:t xml:space="preserve">  (Y1 + Y2)/2</w:t>
            </w:r>
          </w:p>
          <w:p w14:paraId="7490E40E" w14:textId="77777777" w:rsidR="005C0F79" w:rsidRPr="00F05138" w:rsidRDefault="005C0F79" w:rsidP="005C0F79">
            <w:pPr>
              <w:jc w:val="both"/>
              <w:rPr>
                <w:vertAlign w:val="subscript"/>
              </w:rPr>
            </w:pPr>
            <w:r w:rsidRPr="00954477">
              <w:t xml:space="preserve">4: </w:t>
            </w:r>
            <w:r w:rsidRPr="00C42F81">
              <w:rPr>
                <w:b/>
              </w:rPr>
              <w:t>return</w:t>
            </w:r>
            <w:r w:rsidRPr="00954477">
              <w:t xml:space="preserve"> Base </w:t>
            </w:r>
            <w:r>
              <w:t>× Height</w:t>
            </w:r>
            <w:r>
              <w:rPr>
                <w:vertAlign w:val="subscript"/>
              </w:rPr>
              <w:t>avg</w:t>
            </w:r>
          </w:p>
          <w:p w14:paraId="7589D89B" w14:textId="77777777" w:rsidR="005C0F79" w:rsidRPr="00954477" w:rsidRDefault="005C0F79" w:rsidP="005C0F79">
            <w:pPr>
              <w:jc w:val="both"/>
            </w:pPr>
            <w:r w:rsidRPr="00954477">
              <w:t xml:space="preserve">5: </w:t>
            </w:r>
            <w:r w:rsidRPr="008A53BB">
              <w:rPr>
                <w:b/>
              </w:rPr>
              <w:t>end function</w:t>
            </w:r>
          </w:p>
        </w:tc>
      </w:tr>
    </w:tbl>
    <w:p w14:paraId="0B9E341A" w14:textId="77777777" w:rsidR="00F76ABD" w:rsidRPr="00197035" w:rsidRDefault="00762448" w:rsidP="00B10C71">
      <w:pPr>
        <w:pStyle w:val="ListParagraph"/>
        <w:numPr>
          <w:ilvl w:val="0"/>
          <w:numId w:val="29"/>
        </w:numPr>
        <w:spacing w:after="0" w:line="360" w:lineRule="auto"/>
        <w:ind w:left="993" w:hanging="633"/>
        <w:jc w:val="both"/>
        <w:outlineLvl w:val="1"/>
        <w:rPr>
          <w:b/>
          <w:sz w:val="28"/>
        </w:rPr>
      </w:pPr>
      <w:bookmarkStart w:id="431" w:name="_Toc366053556"/>
      <w:r w:rsidRPr="00197035">
        <w:rPr>
          <w:b/>
          <w:sz w:val="28"/>
        </w:rPr>
        <w:t>Đánh giá kết quả</w:t>
      </w:r>
      <w:del w:id="432" w:author="Van-Thanh Hoang" w:date="2013-09-04T00:05:00Z">
        <w:r w:rsidRPr="00197035" w:rsidDel="00D40E49">
          <w:rPr>
            <w:b/>
            <w:sz w:val="28"/>
          </w:rPr>
          <w:delText>.</w:delText>
        </w:r>
      </w:del>
      <w:bookmarkEnd w:id="431"/>
    </w:p>
    <w:p w14:paraId="4F417FD8" w14:textId="77777777" w:rsidR="00DD4146" w:rsidRDefault="00DD4146" w:rsidP="00453632">
      <w:pPr>
        <w:spacing w:after="0" w:line="360" w:lineRule="auto"/>
        <w:ind w:firstLine="720"/>
        <w:jc w:val="both"/>
        <w:rPr>
          <w:rFonts w:eastAsiaTheme="minorEastAsia"/>
        </w:rPr>
      </w:pPr>
      <w:r w:rsidRPr="003416E0">
        <w:rPr>
          <w:rFonts w:eastAsiaTheme="minorEastAsia"/>
        </w:rPr>
        <w:t>Để đánh giá hiệu quả của phương pháp, em sử dụng phương thức năm lần xác nhận chéo</w:t>
      </w:r>
      <w:r w:rsidR="00463FB2">
        <w:rPr>
          <w:rFonts w:eastAsiaTheme="minorEastAsia"/>
        </w:rPr>
        <w:t xml:space="preserve"> (</w:t>
      </w:r>
      <w:r w:rsidR="00463FB2" w:rsidRPr="00463FB2">
        <w:rPr>
          <w:rFonts w:eastAsiaTheme="minorEastAsia"/>
        </w:rPr>
        <w:t>five-fold cross-validation</w:t>
      </w:r>
      <w:r w:rsidR="00463FB2">
        <w:rPr>
          <w:rFonts w:eastAsiaTheme="minorEastAsia"/>
        </w:rPr>
        <w:t>)</w:t>
      </w:r>
      <w:r w:rsidRPr="003416E0">
        <w:rPr>
          <w:rFonts w:eastAsiaTheme="minorEastAsia"/>
        </w:rPr>
        <w:t>. Nghĩa là mỗi tập dữ liệu sẽ được chia ngẫu nhiên thành 5 tập con có số lượng chuỗi dương và âm gần như bằng nhau. Một tập con sẽ được giữ lại để làm tập dữ liệu kiểm tra, còn 4 tập còn lại sẽ được sử dụng để huấn luyện SVM, sau đó SVM này sẽ được dùng để dự đoán trên tập dữ liệu kiểm tra. Quá trình này sẽ được lặp đi lặp lại 5 lần sao cho tất cả các tập con đều sẽ đượ</w:t>
      </w:r>
      <w:r w:rsidR="00854BB3">
        <w:rPr>
          <w:rFonts w:eastAsiaTheme="minorEastAsia"/>
        </w:rPr>
        <w:t>c</w:t>
      </w:r>
      <w:r w:rsidRPr="003416E0">
        <w:rPr>
          <w:rFonts w:eastAsiaTheme="minorEastAsia"/>
        </w:rPr>
        <w:t xml:space="preserve"> chọn làm tập dữ liệu kiểm tra. </w:t>
      </w:r>
      <w:r w:rsidR="0064353B">
        <w:rPr>
          <w:rFonts w:eastAsiaTheme="minorEastAsia"/>
        </w:rPr>
        <w:t>Độ đo AUC sẽ được tính trung bình từ</w:t>
      </w:r>
      <w:r w:rsidR="002F0852">
        <w:rPr>
          <w:rFonts w:eastAsiaTheme="minorEastAsia"/>
        </w:rPr>
        <w:t xml:space="preserve"> các</w:t>
      </w:r>
      <w:r w:rsidR="0064353B">
        <w:rPr>
          <w:rFonts w:eastAsiaTheme="minorEastAsia"/>
        </w:rPr>
        <w:t xml:space="preserve"> giá trị có được từ 5 lần lặp đó.</w:t>
      </w:r>
    </w:p>
    <w:p w14:paraId="1ED2565D" w14:textId="1870EE9B" w:rsidR="006E534E" w:rsidDel="002E505F" w:rsidRDefault="00785534" w:rsidP="00453632">
      <w:pPr>
        <w:spacing w:after="0" w:line="360" w:lineRule="auto"/>
        <w:ind w:firstLine="720"/>
        <w:jc w:val="both"/>
        <w:rPr>
          <w:del w:id="433" w:author="Van-Thanh Hoang" w:date="2013-09-03T23:54:00Z"/>
          <w:rFonts w:eastAsiaTheme="minorEastAsia"/>
        </w:rPr>
      </w:pPr>
      <w:r>
        <w:rPr>
          <w:rFonts w:eastAsiaTheme="minorEastAsia"/>
        </w:rPr>
        <w:t xml:space="preserve">Đầu tiên, em so sánh hai hàm kernel đã đề xuất là hàm kernel phân cấp và hàm kernel dựa trên entropy. </w:t>
      </w:r>
      <w:r w:rsidR="00F951E4">
        <w:rPr>
          <w:rFonts w:eastAsiaTheme="minorEastAsia"/>
        </w:rPr>
        <w:t xml:space="preserve">Để so sánh hai hàm kernel này, em </w:t>
      </w:r>
      <w:r w:rsidR="00C83F91">
        <w:rPr>
          <w:rFonts w:eastAsiaTheme="minorEastAsia"/>
        </w:rPr>
        <w:t xml:space="preserve">thay đổi số lượng phần </w:t>
      </w:r>
      <w:r w:rsidR="007D35CC">
        <w:rPr>
          <w:rFonts w:eastAsiaTheme="minorEastAsia"/>
        </w:rPr>
        <w:t>con</w:t>
      </w:r>
      <w:r w:rsidR="00C83F91">
        <w:rPr>
          <w:rFonts w:eastAsiaTheme="minorEastAsia"/>
        </w:rPr>
        <w:t xml:space="preserve"> </w:t>
      </w:r>
      <w:r w:rsidR="00E66928" w:rsidRPr="00E66928">
        <w:rPr>
          <w:rFonts w:eastAsiaTheme="minorEastAsia"/>
          <w:i/>
        </w:rPr>
        <w:lastRenderedPageBreak/>
        <w:t>n</w:t>
      </w:r>
      <w:r w:rsidR="00E66928">
        <w:rPr>
          <w:rFonts w:eastAsiaTheme="minorEastAsia"/>
        </w:rPr>
        <w:t xml:space="preserve"> </w:t>
      </w:r>
      <w:r w:rsidR="00C83F91">
        <w:rPr>
          <w:rFonts w:eastAsiaTheme="minorEastAsia"/>
        </w:rPr>
        <w:t xml:space="preserve">từ 3 đến 11 phần và </w:t>
      </w:r>
      <w:r w:rsidR="00217FC4">
        <w:rPr>
          <w:rFonts w:eastAsiaTheme="minorEastAsia"/>
        </w:rPr>
        <w:t>các phần con</w:t>
      </w:r>
      <w:r w:rsidR="00C83F91">
        <w:rPr>
          <w:rFonts w:eastAsiaTheme="minorEastAsia"/>
        </w:rPr>
        <w:t xml:space="preserve"> không chồng lên nhau. </w:t>
      </w:r>
      <w:r w:rsidR="00FE294C">
        <w:rPr>
          <w:rFonts w:eastAsiaTheme="minorEastAsia"/>
        </w:rPr>
        <w:t>Giá trị AUC ứng với hàm kernel phân cấp và hàm kernel dựa trên entropy được tổng kết lần lượt ở</w:t>
      </w:r>
      <w:r w:rsidR="00C90EA9">
        <w:rPr>
          <w:rFonts w:eastAsiaTheme="minorEastAsia"/>
        </w:rPr>
        <w:t xml:space="preserve"> </w:t>
      </w:r>
      <w:r w:rsidR="00FE294C" w:rsidRPr="00AA4A88">
        <w:rPr>
          <w:rFonts w:eastAsiaTheme="minorEastAsia"/>
        </w:rPr>
        <w:fldChar w:fldCharType="begin"/>
      </w:r>
      <w:r w:rsidR="00FE294C" w:rsidRPr="00AA4A88">
        <w:rPr>
          <w:rFonts w:eastAsiaTheme="minorEastAsia"/>
        </w:rPr>
        <w:instrText xml:space="preserve"> REF _Ref365331907 \h </w:instrText>
      </w:r>
      <w:r w:rsidR="00AA4A88" w:rsidRPr="00AA4A88">
        <w:rPr>
          <w:rFonts w:eastAsiaTheme="minorEastAsia"/>
        </w:rPr>
        <w:instrText xml:space="preserve"> \* MERGEFORMAT </w:instrText>
      </w:r>
      <w:r w:rsidR="00FE294C" w:rsidRPr="00AA4A88">
        <w:rPr>
          <w:rFonts w:eastAsiaTheme="minorEastAsia"/>
        </w:rPr>
      </w:r>
      <w:r w:rsidR="00FE294C" w:rsidRPr="00AA4A88">
        <w:rPr>
          <w:rFonts w:eastAsiaTheme="minorEastAsia"/>
        </w:rPr>
        <w:fldChar w:fldCharType="separate"/>
      </w:r>
      <w:ins w:id="434" w:author="Van-Thanh Hoang" w:date="2013-09-04T10:23:00Z">
        <w:r w:rsidR="00150692" w:rsidRPr="00150692">
          <w:rPr>
            <w:rFonts w:eastAsiaTheme="minorEastAsia"/>
            <w:iCs/>
            <w:rPrChange w:id="435" w:author="Van-Thanh Hoang" w:date="2013-09-04T10:23:00Z">
              <w:rPr>
                <w:rFonts w:eastAsiaTheme="minorEastAsia"/>
                <w:b/>
                <w:sz w:val="24"/>
              </w:rPr>
            </w:rPrChange>
          </w:rPr>
          <w:t>Bảng 3.1</w:t>
        </w:r>
      </w:ins>
      <w:del w:id="436" w:author="Van-Thanh Hoang" w:date="2013-09-03T23:04:00Z">
        <w:r w:rsidR="00323839" w:rsidRPr="009E27C2" w:rsidDel="00EB3699">
          <w:rPr>
            <w:rFonts w:eastAsiaTheme="minorEastAsia"/>
            <w:iCs/>
          </w:rPr>
          <w:delText>Bảng 3.1</w:delText>
        </w:r>
      </w:del>
      <w:r w:rsidR="00FE294C" w:rsidRPr="00AA4A88">
        <w:rPr>
          <w:rFonts w:eastAsiaTheme="minorEastAsia"/>
        </w:rPr>
        <w:fldChar w:fldCharType="end"/>
      </w:r>
      <w:r w:rsidR="00FE294C">
        <w:rPr>
          <w:rFonts w:eastAsiaTheme="minorEastAsia"/>
        </w:rPr>
        <w:t xml:space="preserve"> và </w:t>
      </w:r>
      <w:r w:rsidR="00FE294C" w:rsidRPr="00E565D0">
        <w:rPr>
          <w:rFonts w:eastAsiaTheme="minorEastAsia"/>
        </w:rPr>
        <w:fldChar w:fldCharType="begin"/>
      </w:r>
      <w:r w:rsidR="00FE294C" w:rsidRPr="00E565D0">
        <w:rPr>
          <w:rFonts w:eastAsiaTheme="minorEastAsia"/>
        </w:rPr>
        <w:instrText xml:space="preserve"> REF _Ref365331915 \h </w:instrText>
      </w:r>
      <w:r w:rsidR="00E565D0" w:rsidRPr="00E565D0">
        <w:rPr>
          <w:rFonts w:eastAsiaTheme="minorEastAsia"/>
        </w:rPr>
        <w:instrText xml:space="preserve"> \* MERGEFORMAT </w:instrText>
      </w:r>
      <w:r w:rsidR="00FE294C" w:rsidRPr="00E565D0">
        <w:rPr>
          <w:rFonts w:eastAsiaTheme="minorEastAsia"/>
        </w:rPr>
      </w:r>
      <w:r w:rsidR="00FE294C" w:rsidRPr="00E565D0">
        <w:rPr>
          <w:rFonts w:eastAsiaTheme="minorEastAsia"/>
        </w:rPr>
        <w:fldChar w:fldCharType="separate"/>
      </w:r>
      <w:ins w:id="437" w:author="Van-Thanh Hoang" w:date="2013-09-04T10:23:00Z">
        <w:r w:rsidR="00150692" w:rsidRPr="00150692">
          <w:rPr>
            <w:rFonts w:eastAsiaTheme="minorEastAsia"/>
            <w:iCs/>
            <w:rPrChange w:id="438" w:author="Van-Thanh Hoang" w:date="2013-09-04T10:23:00Z">
              <w:rPr>
                <w:rFonts w:eastAsiaTheme="minorEastAsia"/>
                <w:b/>
                <w:sz w:val="24"/>
              </w:rPr>
            </w:rPrChange>
          </w:rPr>
          <w:t>Bảng 3.2</w:t>
        </w:r>
      </w:ins>
      <w:del w:id="439" w:author="Van-Thanh Hoang" w:date="2013-09-03T23:04:00Z">
        <w:r w:rsidR="00323839" w:rsidRPr="009E27C2" w:rsidDel="00EB3699">
          <w:rPr>
            <w:rFonts w:eastAsiaTheme="minorEastAsia"/>
            <w:iCs/>
          </w:rPr>
          <w:delText>Bảng 3.2</w:delText>
        </w:r>
      </w:del>
      <w:r w:rsidR="00FE294C" w:rsidRPr="00E565D0">
        <w:rPr>
          <w:rFonts w:eastAsiaTheme="minorEastAsia"/>
        </w:rPr>
        <w:fldChar w:fldCharType="end"/>
      </w:r>
      <w:r w:rsidR="007F7A59">
        <w:rPr>
          <w:rFonts w:eastAsiaTheme="minorEastAsia"/>
        </w:rPr>
        <w:t>.</w:t>
      </w:r>
    </w:p>
    <w:p w14:paraId="56DCEEC2" w14:textId="77777777" w:rsidR="00891B0F" w:rsidDel="002E505F" w:rsidRDefault="00891B0F" w:rsidP="00453632">
      <w:pPr>
        <w:spacing w:after="0" w:line="360" w:lineRule="auto"/>
        <w:ind w:firstLine="720"/>
        <w:jc w:val="both"/>
        <w:rPr>
          <w:del w:id="440" w:author="Van-Thanh Hoang" w:date="2013-09-03T23:54:00Z"/>
          <w:rFonts w:eastAsiaTheme="minorEastAsia"/>
        </w:rPr>
      </w:pPr>
    </w:p>
    <w:p w14:paraId="74C05EDE" w14:textId="77777777" w:rsidR="00891B0F" w:rsidDel="002E505F" w:rsidRDefault="00891B0F" w:rsidP="00453632">
      <w:pPr>
        <w:spacing w:after="0" w:line="360" w:lineRule="auto"/>
        <w:ind w:firstLine="720"/>
        <w:jc w:val="both"/>
        <w:rPr>
          <w:del w:id="441" w:author="Van-Thanh Hoang" w:date="2013-09-03T23:54:00Z"/>
          <w:rFonts w:eastAsiaTheme="minorEastAsia"/>
        </w:rPr>
      </w:pPr>
    </w:p>
    <w:p w14:paraId="1304550D" w14:textId="77777777" w:rsidR="00891B0F" w:rsidDel="002E505F" w:rsidRDefault="00891B0F" w:rsidP="00453632">
      <w:pPr>
        <w:spacing w:after="0" w:line="360" w:lineRule="auto"/>
        <w:ind w:firstLine="720"/>
        <w:jc w:val="both"/>
        <w:rPr>
          <w:del w:id="442" w:author="Van-Thanh Hoang" w:date="2013-09-03T23:54:00Z"/>
          <w:rFonts w:eastAsiaTheme="minorEastAsia"/>
        </w:rPr>
      </w:pPr>
    </w:p>
    <w:p w14:paraId="283F8481" w14:textId="77777777" w:rsidR="00891B0F" w:rsidRDefault="00891B0F" w:rsidP="002E505F">
      <w:pPr>
        <w:spacing w:after="0" w:line="360" w:lineRule="auto"/>
        <w:ind w:firstLine="720"/>
        <w:jc w:val="both"/>
        <w:rPr>
          <w:rFonts w:eastAsiaTheme="minorEastAsia"/>
        </w:rPr>
      </w:pPr>
    </w:p>
    <w:p w14:paraId="0647FFE9" w14:textId="77777777" w:rsidR="00C71AAE" w:rsidRPr="00FC48FE" w:rsidRDefault="00C71AAE" w:rsidP="006E534E">
      <w:pPr>
        <w:pStyle w:val="Caption"/>
        <w:ind w:left="567" w:right="571"/>
        <w:jc w:val="center"/>
        <w:rPr>
          <w:rFonts w:eastAsiaTheme="minorEastAsia"/>
          <w:b/>
          <w:i w:val="0"/>
          <w:iCs w:val="0"/>
          <w:color w:val="auto"/>
          <w:sz w:val="24"/>
          <w:szCs w:val="26"/>
        </w:rPr>
      </w:pPr>
      <w:bookmarkStart w:id="443" w:name="_Ref365331907"/>
      <w:bookmarkStart w:id="444" w:name="_Toc366053561"/>
      <w:r w:rsidRPr="00FC48FE">
        <w:rPr>
          <w:rFonts w:eastAsiaTheme="minorEastAsia"/>
          <w:b/>
          <w:i w:val="0"/>
          <w:iCs w:val="0"/>
          <w:color w:val="auto"/>
          <w:sz w:val="24"/>
          <w:szCs w:val="26"/>
        </w:rPr>
        <w:t>Bảng 3.</w:t>
      </w:r>
      <w:r w:rsidRPr="00FC48FE">
        <w:rPr>
          <w:rFonts w:eastAsiaTheme="minorEastAsia"/>
          <w:b/>
          <w:i w:val="0"/>
          <w:iCs w:val="0"/>
          <w:color w:val="auto"/>
          <w:sz w:val="24"/>
          <w:szCs w:val="26"/>
        </w:rPr>
        <w:fldChar w:fldCharType="begin"/>
      </w:r>
      <w:r w:rsidRPr="00FC48FE">
        <w:rPr>
          <w:rFonts w:eastAsiaTheme="minorEastAsia"/>
          <w:b/>
          <w:i w:val="0"/>
          <w:iCs w:val="0"/>
          <w:color w:val="auto"/>
          <w:sz w:val="24"/>
          <w:szCs w:val="26"/>
        </w:rPr>
        <w:instrText xml:space="preserve"> SEQ Bảng_3. \* ARABIC </w:instrText>
      </w:r>
      <w:r w:rsidRPr="00FC48FE">
        <w:rPr>
          <w:rFonts w:eastAsiaTheme="minorEastAsia"/>
          <w:b/>
          <w:i w:val="0"/>
          <w:iCs w:val="0"/>
          <w:color w:val="auto"/>
          <w:sz w:val="24"/>
          <w:szCs w:val="26"/>
        </w:rPr>
        <w:fldChar w:fldCharType="separate"/>
      </w:r>
      <w:r w:rsidR="00150692">
        <w:rPr>
          <w:rFonts w:eastAsiaTheme="minorEastAsia"/>
          <w:b/>
          <w:i w:val="0"/>
          <w:iCs w:val="0"/>
          <w:noProof/>
          <w:color w:val="auto"/>
          <w:sz w:val="24"/>
          <w:szCs w:val="26"/>
        </w:rPr>
        <w:t>1</w:t>
      </w:r>
      <w:r w:rsidRPr="00FC48FE">
        <w:rPr>
          <w:rFonts w:eastAsiaTheme="minorEastAsia"/>
          <w:b/>
          <w:i w:val="0"/>
          <w:iCs w:val="0"/>
          <w:color w:val="auto"/>
          <w:sz w:val="24"/>
          <w:szCs w:val="26"/>
        </w:rPr>
        <w:fldChar w:fldCharType="end"/>
      </w:r>
      <w:bookmarkEnd w:id="443"/>
      <w:r w:rsidR="00DA63B3" w:rsidRPr="00FC48FE">
        <w:rPr>
          <w:rFonts w:eastAsiaTheme="minorEastAsia"/>
          <w:b/>
          <w:i w:val="0"/>
          <w:iCs w:val="0"/>
          <w:color w:val="auto"/>
          <w:sz w:val="24"/>
          <w:szCs w:val="26"/>
        </w:rPr>
        <w:t xml:space="preserve">. </w:t>
      </w:r>
      <w:r w:rsidR="00185459" w:rsidRPr="00FC48FE">
        <w:rPr>
          <w:rFonts w:eastAsiaTheme="minorEastAsia"/>
          <w:b/>
          <w:i w:val="0"/>
          <w:iCs w:val="0"/>
          <w:color w:val="auto"/>
          <w:sz w:val="24"/>
          <w:szCs w:val="26"/>
        </w:rPr>
        <w:t>G</w:t>
      </w:r>
      <w:r w:rsidR="00BE631B" w:rsidRPr="00FC48FE">
        <w:rPr>
          <w:rFonts w:eastAsiaTheme="minorEastAsia"/>
          <w:b/>
          <w:i w:val="0"/>
          <w:iCs w:val="0"/>
          <w:color w:val="auto"/>
          <w:sz w:val="24"/>
          <w:szCs w:val="26"/>
        </w:rPr>
        <w:t>iá trị AUC (</w:t>
      </w:r>
      <m:oMath>
        <m:r>
          <m:rPr>
            <m:sty m:val="bi"/>
          </m:rPr>
          <w:rPr>
            <w:rFonts w:ascii="Cambria Math" w:eastAsiaTheme="minorEastAsia" w:hAnsi="Cambria Math"/>
            <w:color w:val="auto"/>
            <w:sz w:val="24"/>
            <w:szCs w:val="26"/>
          </w:rPr>
          <m:t>×100%</m:t>
        </m:r>
      </m:oMath>
      <w:r w:rsidR="00BE631B" w:rsidRPr="00FC48FE">
        <w:rPr>
          <w:rFonts w:eastAsiaTheme="minorEastAsia"/>
          <w:b/>
          <w:i w:val="0"/>
          <w:iCs w:val="0"/>
          <w:color w:val="auto"/>
          <w:sz w:val="24"/>
          <w:szCs w:val="26"/>
        </w:rPr>
        <w:t>)</w:t>
      </w:r>
      <w:r w:rsidR="00C47D99" w:rsidRPr="00FC48FE">
        <w:rPr>
          <w:rFonts w:eastAsiaTheme="minorEastAsia"/>
          <w:b/>
          <w:i w:val="0"/>
          <w:iCs w:val="0"/>
          <w:color w:val="auto"/>
          <w:sz w:val="24"/>
          <w:szCs w:val="26"/>
        </w:rPr>
        <w:t xml:space="preserve"> đối với hàm kernel phân cấp ứng với </w:t>
      </w:r>
      <w:r w:rsidR="0078124D" w:rsidRPr="00FC48FE">
        <w:rPr>
          <w:rFonts w:eastAsiaTheme="minorEastAsia"/>
          <w:b/>
          <w:i w:val="0"/>
          <w:iCs w:val="0"/>
          <w:color w:val="auto"/>
          <w:sz w:val="24"/>
          <w:szCs w:val="26"/>
        </w:rPr>
        <w:t>số lượng các phần</w:t>
      </w:r>
      <w:r w:rsidR="00C47D99" w:rsidRPr="00FC48FE">
        <w:rPr>
          <w:rFonts w:eastAsiaTheme="minorEastAsia"/>
          <w:b/>
          <w:i w:val="0"/>
          <w:iCs w:val="0"/>
          <w:color w:val="auto"/>
          <w:sz w:val="24"/>
          <w:szCs w:val="26"/>
        </w:rPr>
        <w:t xml:space="preserve"> khác nhau</w:t>
      </w:r>
      <w:r w:rsidR="002121F1" w:rsidRPr="00FC48FE">
        <w:rPr>
          <w:rFonts w:eastAsiaTheme="minorEastAsia"/>
          <w:b/>
          <w:i w:val="0"/>
          <w:iCs w:val="0"/>
          <w:color w:val="auto"/>
          <w:sz w:val="24"/>
          <w:szCs w:val="26"/>
        </w:rPr>
        <w:t xml:space="preserve"> và giữa các phần không chồng lên nhau</w:t>
      </w:r>
      <w:r w:rsidR="00C47D99" w:rsidRPr="00FC48FE">
        <w:rPr>
          <w:rFonts w:eastAsiaTheme="minorEastAsia"/>
          <w:b/>
          <w:i w:val="0"/>
          <w:iCs w:val="0"/>
          <w:color w:val="auto"/>
          <w:sz w:val="24"/>
          <w:szCs w:val="26"/>
        </w:rPr>
        <w:t>. Giá trị AUC cao nhất ứng với mỗi TF được bôi đậ</w:t>
      </w:r>
      <w:r w:rsidR="006748B6" w:rsidRPr="00FC48FE">
        <w:rPr>
          <w:rFonts w:eastAsiaTheme="minorEastAsia"/>
          <w:b/>
          <w:i w:val="0"/>
          <w:iCs w:val="0"/>
          <w:color w:val="auto"/>
          <w:sz w:val="24"/>
          <w:szCs w:val="26"/>
        </w:rPr>
        <w:t>m</w:t>
      </w:r>
      <w:bookmarkEnd w:id="444"/>
    </w:p>
    <w:tbl>
      <w:tblPr>
        <w:tblStyle w:val="TableGrid"/>
        <w:tblW w:w="9514" w:type="dxa"/>
        <w:tblLook w:val="04A0" w:firstRow="1" w:lastRow="0" w:firstColumn="1" w:lastColumn="0" w:noHBand="0" w:noVBand="1"/>
      </w:tblPr>
      <w:tblGrid>
        <w:gridCol w:w="2285"/>
        <w:gridCol w:w="801"/>
        <w:gridCol w:w="801"/>
        <w:gridCol w:w="801"/>
        <w:gridCol w:w="801"/>
        <w:gridCol w:w="801"/>
        <w:gridCol w:w="801"/>
        <w:gridCol w:w="801"/>
        <w:gridCol w:w="811"/>
        <w:gridCol w:w="811"/>
      </w:tblGrid>
      <w:tr w:rsidR="009C366A" w14:paraId="701555CB" w14:textId="77777777" w:rsidTr="00824136">
        <w:tc>
          <w:tcPr>
            <w:tcW w:w="2285" w:type="dxa"/>
            <w:vAlign w:val="center"/>
          </w:tcPr>
          <w:p w14:paraId="1331441F" w14:textId="77777777" w:rsidR="009C366A" w:rsidRPr="00643B6B" w:rsidRDefault="009C366A" w:rsidP="00824136">
            <w:pPr>
              <w:jc w:val="center"/>
              <w:rPr>
                <w:b/>
              </w:rPr>
            </w:pPr>
            <w:r w:rsidRPr="00643B6B">
              <w:rPr>
                <w:b/>
              </w:rPr>
              <w:t>TF</w:t>
            </w:r>
          </w:p>
        </w:tc>
        <w:tc>
          <w:tcPr>
            <w:tcW w:w="801" w:type="dxa"/>
            <w:vAlign w:val="center"/>
          </w:tcPr>
          <w:p w14:paraId="640F0EC2" w14:textId="77777777" w:rsidR="009C366A" w:rsidRPr="00643B6B" w:rsidRDefault="00B417CA" w:rsidP="008C1A04">
            <w:pPr>
              <w:jc w:val="center"/>
              <w:rPr>
                <w:b/>
              </w:rPr>
            </w:pPr>
            <w:r>
              <w:rPr>
                <w:b/>
              </w:rPr>
              <w:t>n</w:t>
            </w:r>
            <w:r w:rsidR="009C366A" w:rsidRPr="00643B6B">
              <w:rPr>
                <w:b/>
              </w:rPr>
              <w:t>=3</w:t>
            </w:r>
          </w:p>
        </w:tc>
        <w:tc>
          <w:tcPr>
            <w:tcW w:w="801" w:type="dxa"/>
            <w:vAlign w:val="center"/>
          </w:tcPr>
          <w:p w14:paraId="30B61CD7" w14:textId="77777777" w:rsidR="009C366A" w:rsidRPr="00643B6B" w:rsidRDefault="00E368A0" w:rsidP="008C1A04">
            <w:pPr>
              <w:jc w:val="center"/>
              <w:rPr>
                <w:b/>
              </w:rPr>
            </w:pPr>
            <w:r>
              <w:rPr>
                <w:b/>
              </w:rPr>
              <w:t>n</w:t>
            </w:r>
            <w:r w:rsidR="009C366A" w:rsidRPr="00643B6B">
              <w:rPr>
                <w:b/>
              </w:rPr>
              <w:t>=4</w:t>
            </w:r>
          </w:p>
        </w:tc>
        <w:tc>
          <w:tcPr>
            <w:tcW w:w="801" w:type="dxa"/>
            <w:vAlign w:val="center"/>
          </w:tcPr>
          <w:p w14:paraId="557D4151" w14:textId="77777777" w:rsidR="009C366A" w:rsidRPr="00643B6B" w:rsidRDefault="00724E88" w:rsidP="008C1A04">
            <w:pPr>
              <w:jc w:val="center"/>
              <w:rPr>
                <w:b/>
              </w:rPr>
            </w:pPr>
            <w:r>
              <w:rPr>
                <w:b/>
              </w:rPr>
              <w:t>n</w:t>
            </w:r>
            <w:r w:rsidR="009C366A" w:rsidRPr="00643B6B">
              <w:rPr>
                <w:b/>
              </w:rPr>
              <w:t>=5</w:t>
            </w:r>
          </w:p>
        </w:tc>
        <w:tc>
          <w:tcPr>
            <w:tcW w:w="801" w:type="dxa"/>
            <w:vAlign w:val="center"/>
          </w:tcPr>
          <w:p w14:paraId="413F98C4" w14:textId="77777777" w:rsidR="009C366A" w:rsidRPr="00643B6B" w:rsidRDefault="00762936" w:rsidP="008C1A04">
            <w:pPr>
              <w:jc w:val="center"/>
              <w:rPr>
                <w:b/>
              </w:rPr>
            </w:pPr>
            <w:r>
              <w:rPr>
                <w:b/>
              </w:rPr>
              <w:t>n</w:t>
            </w:r>
            <w:r w:rsidR="009C366A" w:rsidRPr="00643B6B">
              <w:rPr>
                <w:b/>
              </w:rPr>
              <w:t>=6</w:t>
            </w:r>
          </w:p>
        </w:tc>
        <w:tc>
          <w:tcPr>
            <w:tcW w:w="801" w:type="dxa"/>
            <w:vAlign w:val="center"/>
          </w:tcPr>
          <w:p w14:paraId="3FD476F6" w14:textId="77777777" w:rsidR="009C366A" w:rsidRPr="00643B6B" w:rsidRDefault="00FD6986" w:rsidP="008C1A04">
            <w:pPr>
              <w:jc w:val="center"/>
              <w:rPr>
                <w:b/>
              </w:rPr>
            </w:pPr>
            <w:r>
              <w:rPr>
                <w:b/>
              </w:rPr>
              <w:t>n</w:t>
            </w:r>
            <w:r w:rsidR="009C366A" w:rsidRPr="00643B6B">
              <w:rPr>
                <w:b/>
              </w:rPr>
              <w:t>=7</w:t>
            </w:r>
          </w:p>
        </w:tc>
        <w:tc>
          <w:tcPr>
            <w:tcW w:w="801" w:type="dxa"/>
            <w:vAlign w:val="center"/>
          </w:tcPr>
          <w:p w14:paraId="54E49A73" w14:textId="77777777" w:rsidR="009C366A" w:rsidRPr="00643B6B" w:rsidRDefault="00CA36B8" w:rsidP="008C1A04">
            <w:pPr>
              <w:jc w:val="center"/>
              <w:rPr>
                <w:b/>
              </w:rPr>
            </w:pPr>
            <w:r>
              <w:rPr>
                <w:b/>
              </w:rPr>
              <w:t>n</w:t>
            </w:r>
            <w:r w:rsidR="009C366A" w:rsidRPr="00643B6B">
              <w:rPr>
                <w:b/>
              </w:rPr>
              <w:t>=8</w:t>
            </w:r>
          </w:p>
        </w:tc>
        <w:tc>
          <w:tcPr>
            <w:tcW w:w="801" w:type="dxa"/>
            <w:vAlign w:val="center"/>
          </w:tcPr>
          <w:p w14:paraId="61061ADF" w14:textId="77777777" w:rsidR="009C366A" w:rsidRPr="00643B6B" w:rsidRDefault="00FB4D7D" w:rsidP="008C1A04">
            <w:pPr>
              <w:jc w:val="center"/>
              <w:rPr>
                <w:b/>
              </w:rPr>
            </w:pPr>
            <w:r>
              <w:rPr>
                <w:b/>
              </w:rPr>
              <w:t>n</w:t>
            </w:r>
            <w:r w:rsidR="009C366A" w:rsidRPr="00643B6B">
              <w:rPr>
                <w:b/>
              </w:rPr>
              <w:t>=9</w:t>
            </w:r>
          </w:p>
        </w:tc>
        <w:tc>
          <w:tcPr>
            <w:tcW w:w="811" w:type="dxa"/>
            <w:vAlign w:val="center"/>
          </w:tcPr>
          <w:p w14:paraId="4241C8D5" w14:textId="77777777" w:rsidR="009C366A" w:rsidRPr="00643B6B" w:rsidRDefault="00345E58" w:rsidP="008C1A04">
            <w:pPr>
              <w:jc w:val="center"/>
              <w:rPr>
                <w:b/>
              </w:rPr>
            </w:pPr>
            <w:r>
              <w:rPr>
                <w:b/>
              </w:rPr>
              <w:t>n</w:t>
            </w:r>
            <w:r w:rsidR="009C366A" w:rsidRPr="00643B6B">
              <w:rPr>
                <w:b/>
              </w:rPr>
              <w:t>=10</w:t>
            </w:r>
          </w:p>
        </w:tc>
        <w:tc>
          <w:tcPr>
            <w:tcW w:w="811" w:type="dxa"/>
            <w:vAlign w:val="center"/>
          </w:tcPr>
          <w:p w14:paraId="70C27BD4" w14:textId="77777777" w:rsidR="009C366A" w:rsidRPr="00643B6B" w:rsidRDefault="00345E58" w:rsidP="008C1A04">
            <w:pPr>
              <w:jc w:val="center"/>
              <w:rPr>
                <w:b/>
              </w:rPr>
            </w:pPr>
            <w:r>
              <w:rPr>
                <w:b/>
              </w:rPr>
              <w:t>n</w:t>
            </w:r>
            <w:r w:rsidR="009C366A" w:rsidRPr="00643B6B">
              <w:rPr>
                <w:b/>
              </w:rPr>
              <w:t>=11</w:t>
            </w:r>
          </w:p>
        </w:tc>
      </w:tr>
      <w:tr w:rsidR="009C366A" w14:paraId="2DE8DBEA" w14:textId="77777777" w:rsidTr="00824136">
        <w:tc>
          <w:tcPr>
            <w:tcW w:w="2285" w:type="dxa"/>
            <w:vAlign w:val="center"/>
          </w:tcPr>
          <w:p w14:paraId="7D894E98" w14:textId="77777777" w:rsidR="009C366A" w:rsidRDefault="009C366A" w:rsidP="00824136">
            <w:pPr>
              <w:jc w:val="center"/>
            </w:pPr>
            <w:r w:rsidRPr="00CA03F6">
              <w:t>TAL1_erythroid</w:t>
            </w:r>
          </w:p>
        </w:tc>
        <w:tc>
          <w:tcPr>
            <w:tcW w:w="801" w:type="dxa"/>
          </w:tcPr>
          <w:p w14:paraId="1799152F" w14:textId="77777777" w:rsidR="009C366A" w:rsidRDefault="009C366A" w:rsidP="009D4B5F">
            <w:pPr>
              <w:jc w:val="both"/>
            </w:pPr>
            <w:r>
              <w:t>89.01</w:t>
            </w:r>
          </w:p>
        </w:tc>
        <w:tc>
          <w:tcPr>
            <w:tcW w:w="801" w:type="dxa"/>
          </w:tcPr>
          <w:p w14:paraId="66CE5834" w14:textId="77777777" w:rsidR="009C366A" w:rsidRDefault="009C366A" w:rsidP="009D4B5F">
            <w:pPr>
              <w:jc w:val="both"/>
            </w:pPr>
            <w:r>
              <w:t>86.57</w:t>
            </w:r>
          </w:p>
        </w:tc>
        <w:tc>
          <w:tcPr>
            <w:tcW w:w="801" w:type="dxa"/>
          </w:tcPr>
          <w:p w14:paraId="151AC292" w14:textId="77777777" w:rsidR="009C366A" w:rsidRDefault="009C366A" w:rsidP="009D4B5F">
            <w:pPr>
              <w:jc w:val="both"/>
            </w:pPr>
            <w:r>
              <w:t>92.48</w:t>
            </w:r>
          </w:p>
        </w:tc>
        <w:tc>
          <w:tcPr>
            <w:tcW w:w="801" w:type="dxa"/>
          </w:tcPr>
          <w:p w14:paraId="3EA7224C" w14:textId="77777777" w:rsidR="009C366A" w:rsidRDefault="009C366A" w:rsidP="009D4B5F">
            <w:pPr>
              <w:jc w:val="both"/>
            </w:pPr>
            <w:r>
              <w:t>89.35</w:t>
            </w:r>
          </w:p>
        </w:tc>
        <w:tc>
          <w:tcPr>
            <w:tcW w:w="801" w:type="dxa"/>
          </w:tcPr>
          <w:p w14:paraId="2CDB8D7C" w14:textId="77777777" w:rsidR="009C366A" w:rsidRDefault="009C366A" w:rsidP="009D4B5F">
            <w:pPr>
              <w:jc w:val="both"/>
            </w:pPr>
            <w:r>
              <w:t>93.50</w:t>
            </w:r>
          </w:p>
        </w:tc>
        <w:tc>
          <w:tcPr>
            <w:tcW w:w="801" w:type="dxa"/>
          </w:tcPr>
          <w:p w14:paraId="7DCF99A5" w14:textId="77777777" w:rsidR="009C366A" w:rsidRDefault="009C366A" w:rsidP="009D4B5F">
            <w:pPr>
              <w:jc w:val="both"/>
            </w:pPr>
            <w:r>
              <w:t>90.83</w:t>
            </w:r>
          </w:p>
        </w:tc>
        <w:tc>
          <w:tcPr>
            <w:tcW w:w="801" w:type="dxa"/>
          </w:tcPr>
          <w:p w14:paraId="204659B6" w14:textId="77777777" w:rsidR="009C366A" w:rsidRPr="00DD55DE" w:rsidRDefault="009C366A" w:rsidP="009D4B5F">
            <w:pPr>
              <w:jc w:val="both"/>
              <w:rPr>
                <w:b/>
              </w:rPr>
            </w:pPr>
            <w:r w:rsidRPr="00DD55DE">
              <w:rPr>
                <w:b/>
              </w:rPr>
              <w:t>93.67</w:t>
            </w:r>
          </w:p>
        </w:tc>
        <w:tc>
          <w:tcPr>
            <w:tcW w:w="811" w:type="dxa"/>
          </w:tcPr>
          <w:p w14:paraId="45EC5DE1" w14:textId="77777777" w:rsidR="009C366A" w:rsidRDefault="009C366A" w:rsidP="009D4B5F">
            <w:pPr>
              <w:jc w:val="both"/>
            </w:pPr>
            <w:r>
              <w:t>91.28</w:t>
            </w:r>
          </w:p>
        </w:tc>
        <w:tc>
          <w:tcPr>
            <w:tcW w:w="811" w:type="dxa"/>
          </w:tcPr>
          <w:p w14:paraId="17DA5483" w14:textId="77777777" w:rsidR="009C366A" w:rsidRDefault="009C366A" w:rsidP="009D4B5F">
            <w:pPr>
              <w:jc w:val="both"/>
            </w:pPr>
            <w:r>
              <w:t>93.17</w:t>
            </w:r>
          </w:p>
        </w:tc>
      </w:tr>
      <w:tr w:rsidR="009C366A" w14:paraId="762608F2" w14:textId="77777777" w:rsidTr="00824136">
        <w:tc>
          <w:tcPr>
            <w:tcW w:w="2285" w:type="dxa"/>
            <w:vAlign w:val="center"/>
          </w:tcPr>
          <w:p w14:paraId="59496DEF" w14:textId="77777777" w:rsidR="009C366A" w:rsidRDefault="009C366A" w:rsidP="00824136">
            <w:pPr>
              <w:jc w:val="center"/>
            </w:pPr>
            <w:r w:rsidRPr="00F220C2">
              <w:t>HNF4A_prolCell</w:t>
            </w:r>
          </w:p>
        </w:tc>
        <w:tc>
          <w:tcPr>
            <w:tcW w:w="801" w:type="dxa"/>
          </w:tcPr>
          <w:p w14:paraId="710B4010" w14:textId="77777777" w:rsidR="009C366A" w:rsidRDefault="009C366A" w:rsidP="009D4B5F">
            <w:pPr>
              <w:jc w:val="both"/>
            </w:pPr>
            <w:r>
              <w:t>82.16</w:t>
            </w:r>
          </w:p>
        </w:tc>
        <w:tc>
          <w:tcPr>
            <w:tcW w:w="801" w:type="dxa"/>
          </w:tcPr>
          <w:p w14:paraId="57A5A8A3" w14:textId="77777777" w:rsidR="009C366A" w:rsidRDefault="009C366A" w:rsidP="009D4B5F">
            <w:pPr>
              <w:jc w:val="both"/>
            </w:pPr>
            <w:r>
              <w:t>79.83</w:t>
            </w:r>
          </w:p>
        </w:tc>
        <w:tc>
          <w:tcPr>
            <w:tcW w:w="801" w:type="dxa"/>
          </w:tcPr>
          <w:p w14:paraId="094354C1" w14:textId="77777777" w:rsidR="009C366A" w:rsidRDefault="009C366A" w:rsidP="009D4B5F">
            <w:pPr>
              <w:jc w:val="both"/>
            </w:pPr>
            <w:r>
              <w:t>84.50</w:t>
            </w:r>
          </w:p>
        </w:tc>
        <w:tc>
          <w:tcPr>
            <w:tcW w:w="801" w:type="dxa"/>
          </w:tcPr>
          <w:p w14:paraId="771713ED" w14:textId="77777777" w:rsidR="009C366A" w:rsidRDefault="009C366A" w:rsidP="009D4B5F">
            <w:pPr>
              <w:jc w:val="both"/>
            </w:pPr>
            <w:r>
              <w:t>82.45</w:t>
            </w:r>
          </w:p>
        </w:tc>
        <w:tc>
          <w:tcPr>
            <w:tcW w:w="801" w:type="dxa"/>
          </w:tcPr>
          <w:p w14:paraId="4B64648E" w14:textId="77777777" w:rsidR="009C366A" w:rsidRDefault="009C366A" w:rsidP="009D4B5F">
            <w:pPr>
              <w:jc w:val="both"/>
            </w:pPr>
            <w:r>
              <w:t>85.31</w:t>
            </w:r>
          </w:p>
        </w:tc>
        <w:tc>
          <w:tcPr>
            <w:tcW w:w="801" w:type="dxa"/>
          </w:tcPr>
          <w:p w14:paraId="6572865B" w14:textId="77777777" w:rsidR="009C366A" w:rsidRDefault="009C366A" w:rsidP="009D4B5F">
            <w:pPr>
              <w:jc w:val="both"/>
            </w:pPr>
            <w:r>
              <w:t>83.13</w:t>
            </w:r>
          </w:p>
        </w:tc>
        <w:tc>
          <w:tcPr>
            <w:tcW w:w="801" w:type="dxa"/>
          </w:tcPr>
          <w:p w14:paraId="75994B0A" w14:textId="77777777" w:rsidR="009C366A" w:rsidRPr="00976B7A" w:rsidRDefault="009C366A" w:rsidP="009D4B5F">
            <w:pPr>
              <w:jc w:val="both"/>
              <w:rPr>
                <w:b/>
              </w:rPr>
            </w:pPr>
            <w:r w:rsidRPr="00976B7A">
              <w:rPr>
                <w:b/>
              </w:rPr>
              <w:t>85.60</w:t>
            </w:r>
          </w:p>
        </w:tc>
        <w:tc>
          <w:tcPr>
            <w:tcW w:w="811" w:type="dxa"/>
          </w:tcPr>
          <w:p w14:paraId="14E0B3C0" w14:textId="77777777" w:rsidR="009C366A" w:rsidRDefault="009C366A" w:rsidP="009D4B5F">
            <w:pPr>
              <w:jc w:val="both"/>
            </w:pPr>
            <w:r>
              <w:t>83.81</w:t>
            </w:r>
          </w:p>
        </w:tc>
        <w:tc>
          <w:tcPr>
            <w:tcW w:w="811" w:type="dxa"/>
          </w:tcPr>
          <w:p w14:paraId="0B5C7CA2" w14:textId="77777777" w:rsidR="009C366A" w:rsidRDefault="009C366A" w:rsidP="009D4B5F">
            <w:pPr>
              <w:jc w:val="both"/>
            </w:pPr>
            <w:r>
              <w:t>84.79</w:t>
            </w:r>
          </w:p>
        </w:tc>
      </w:tr>
      <w:tr w:rsidR="009C366A" w14:paraId="34B0243A" w14:textId="77777777" w:rsidTr="00824136">
        <w:tc>
          <w:tcPr>
            <w:tcW w:w="2285" w:type="dxa"/>
            <w:vAlign w:val="center"/>
          </w:tcPr>
          <w:p w14:paraId="2C3231AA" w14:textId="77777777" w:rsidR="009C366A" w:rsidRDefault="009C366A" w:rsidP="00824136">
            <w:pPr>
              <w:jc w:val="center"/>
            </w:pPr>
            <w:r w:rsidRPr="00E92E0F">
              <w:t>GATA6_prolCell</w:t>
            </w:r>
          </w:p>
        </w:tc>
        <w:tc>
          <w:tcPr>
            <w:tcW w:w="801" w:type="dxa"/>
          </w:tcPr>
          <w:p w14:paraId="1CA80314" w14:textId="77777777" w:rsidR="009C366A" w:rsidRDefault="009C366A" w:rsidP="009D4B5F">
            <w:pPr>
              <w:jc w:val="both"/>
            </w:pPr>
            <w:r>
              <w:t>97.99</w:t>
            </w:r>
          </w:p>
        </w:tc>
        <w:tc>
          <w:tcPr>
            <w:tcW w:w="801" w:type="dxa"/>
          </w:tcPr>
          <w:p w14:paraId="748AD235" w14:textId="77777777" w:rsidR="009C366A" w:rsidRDefault="009C366A" w:rsidP="009D4B5F">
            <w:pPr>
              <w:jc w:val="both"/>
            </w:pPr>
            <w:r>
              <w:t>96.48</w:t>
            </w:r>
          </w:p>
        </w:tc>
        <w:tc>
          <w:tcPr>
            <w:tcW w:w="801" w:type="dxa"/>
          </w:tcPr>
          <w:p w14:paraId="0CAF2116" w14:textId="77777777" w:rsidR="009C366A" w:rsidRPr="00543661" w:rsidRDefault="009C366A" w:rsidP="009D4B5F">
            <w:pPr>
              <w:jc w:val="both"/>
              <w:rPr>
                <w:b/>
              </w:rPr>
            </w:pPr>
            <w:r w:rsidRPr="00543661">
              <w:rPr>
                <w:b/>
              </w:rPr>
              <w:t>98.53</w:t>
            </w:r>
          </w:p>
        </w:tc>
        <w:tc>
          <w:tcPr>
            <w:tcW w:w="801" w:type="dxa"/>
          </w:tcPr>
          <w:p w14:paraId="3594F6C6" w14:textId="77777777" w:rsidR="009C366A" w:rsidRDefault="009C366A" w:rsidP="009D4B5F">
            <w:pPr>
              <w:jc w:val="both"/>
            </w:pPr>
            <w:r>
              <w:t>97.09</w:t>
            </w:r>
          </w:p>
        </w:tc>
        <w:tc>
          <w:tcPr>
            <w:tcW w:w="801" w:type="dxa"/>
          </w:tcPr>
          <w:p w14:paraId="2ECBE319" w14:textId="77777777" w:rsidR="009C366A" w:rsidRDefault="009C366A" w:rsidP="009D4B5F">
            <w:pPr>
              <w:jc w:val="both"/>
            </w:pPr>
            <w:r>
              <w:t>98.46</w:t>
            </w:r>
          </w:p>
        </w:tc>
        <w:tc>
          <w:tcPr>
            <w:tcW w:w="801" w:type="dxa"/>
          </w:tcPr>
          <w:p w14:paraId="5ED3EF67" w14:textId="77777777" w:rsidR="009C366A" w:rsidRDefault="009C366A" w:rsidP="009D4B5F">
            <w:pPr>
              <w:jc w:val="both"/>
            </w:pPr>
            <w:r>
              <w:t>97.23</w:t>
            </w:r>
          </w:p>
        </w:tc>
        <w:tc>
          <w:tcPr>
            <w:tcW w:w="801" w:type="dxa"/>
          </w:tcPr>
          <w:p w14:paraId="03941A8A" w14:textId="77777777" w:rsidR="009C366A" w:rsidRDefault="009C366A" w:rsidP="009D4B5F">
            <w:pPr>
              <w:jc w:val="both"/>
            </w:pPr>
            <w:r>
              <w:t>98.37</w:t>
            </w:r>
          </w:p>
        </w:tc>
        <w:tc>
          <w:tcPr>
            <w:tcW w:w="811" w:type="dxa"/>
          </w:tcPr>
          <w:p w14:paraId="63CAC49F" w14:textId="77777777" w:rsidR="009C366A" w:rsidRDefault="009C366A" w:rsidP="009D4B5F">
            <w:pPr>
              <w:jc w:val="both"/>
            </w:pPr>
            <w:r>
              <w:t>97.76</w:t>
            </w:r>
          </w:p>
        </w:tc>
        <w:tc>
          <w:tcPr>
            <w:tcW w:w="811" w:type="dxa"/>
          </w:tcPr>
          <w:p w14:paraId="74E5F335" w14:textId="77777777" w:rsidR="009C366A" w:rsidRDefault="009C366A" w:rsidP="009D4B5F">
            <w:pPr>
              <w:jc w:val="both"/>
            </w:pPr>
            <w:r>
              <w:t>97.97</w:t>
            </w:r>
          </w:p>
        </w:tc>
      </w:tr>
      <w:tr w:rsidR="009C366A" w14:paraId="151CACE3" w14:textId="77777777" w:rsidTr="00824136">
        <w:tc>
          <w:tcPr>
            <w:tcW w:w="2285" w:type="dxa"/>
            <w:vAlign w:val="center"/>
          </w:tcPr>
          <w:p w14:paraId="646A952B" w14:textId="77777777" w:rsidR="009C366A" w:rsidRDefault="009C366A" w:rsidP="00824136">
            <w:pPr>
              <w:jc w:val="center"/>
            </w:pPr>
            <w:r w:rsidRPr="0091039C">
              <w:t>CDX2_prolCell</w:t>
            </w:r>
          </w:p>
        </w:tc>
        <w:tc>
          <w:tcPr>
            <w:tcW w:w="801" w:type="dxa"/>
          </w:tcPr>
          <w:p w14:paraId="67E97320" w14:textId="77777777" w:rsidR="009C366A" w:rsidRDefault="009C366A" w:rsidP="009D4B5F">
            <w:pPr>
              <w:jc w:val="both"/>
            </w:pPr>
            <w:r>
              <w:t>88.00</w:t>
            </w:r>
          </w:p>
        </w:tc>
        <w:tc>
          <w:tcPr>
            <w:tcW w:w="801" w:type="dxa"/>
          </w:tcPr>
          <w:p w14:paraId="01F29108" w14:textId="77777777" w:rsidR="009C366A" w:rsidRDefault="009C366A" w:rsidP="009D4B5F">
            <w:pPr>
              <w:jc w:val="both"/>
            </w:pPr>
            <w:r>
              <w:t>86.96</w:t>
            </w:r>
          </w:p>
        </w:tc>
        <w:tc>
          <w:tcPr>
            <w:tcW w:w="801" w:type="dxa"/>
          </w:tcPr>
          <w:p w14:paraId="51B2A3CA" w14:textId="77777777" w:rsidR="009C366A" w:rsidRPr="001B2C22" w:rsidRDefault="009C366A" w:rsidP="009D4B5F">
            <w:pPr>
              <w:jc w:val="both"/>
              <w:rPr>
                <w:b/>
              </w:rPr>
            </w:pPr>
            <w:r w:rsidRPr="001B2C22">
              <w:rPr>
                <w:b/>
              </w:rPr>
              <w:t>90.55</w:t>
            </w:r>
          </w:p>
        </w:tc>
        <w:tc>
          <w:tcPr>
            <w:tcW w:w="801" w:type="dxa"/>
          </w:tcPr>
          <w:p w14:paraId="4D426BF4" w14:textId="77777777" w:rsidR="009C366A" w:rsidRDefault="009C366A" w:rsidP="009D4B5F">
            <w:pPr>
              <w:jc w:val="both"/>
            </w:pPr>
            <w:r>
              <w:t>89.16</w:t>
            </w:r>
          </w:p>
        </w:tc>
        <w:tc>
          <w:tcPr>
            <w:tcW w:w="801" w:type="dxa"/>
          </w:tcPr>
          <w:p w14:paraId="08344BE2" w14:textId="77777777" w:rsidR="009C366A" w:rsidRDefault="009C366A" w:rsidP="009D4B5F">
            <w:pPr>
              <w:jc w:val="both"/>
            </w:pPr>
            <w:r>
              <w:t>90.11</w:t>
            </w:r>
          </w:p>
        </w:tc>
        <w:tc>
          <w:tcPr>
            <w:tcW w:w="801" w:type="dxa"/>
          </w:tcPr>
          <w:p w14:paraId="594FC137" w14:textId="77777777" w:rsidR="009C366A" w:rsidRDefault="009C366A" w:rsidP="009D4B5F">
            <w:pPr>
              <w:jc w:val="both"/>
            </w:pPr>
            <w:r>
              <w:t>90.10</w:t>
            </w:r>
          </w:p>
        </w:tc>
        <w:tc>
          <w:tcPr>
            <w:tcW w:w="801" w:type="dxa"/>
          </w:tcPr>
          <w:p w14:paraId="63B449F3" w14:textId="77777777" w:rsidR="009C366A" w:rsidRDefault="009C366A" w:rsidP="009D4B5F">
            <w:pPr>
              <w:jc w:val="both"/>
            </w:pPr>
            <w:r>
              <w:t>90.05</w:t>
            </w:r>
          </w:p>
        </w:tc>
        <w:tc>
          <w:tcPr>
            <w:tcW w:w="811" w:type="dxa"/>
          </w:tcPr>
          <w:p w14:paraId="1685C97E" w14:textId="77777777" w:rsidR="009C366A" w:rsidRDefault="009C366A" w:rsidP="009D4B5F">
            <w:pPr>
              <w:jc w:val="both"/>
            </w:pPr>
            <w:r>
              <w:t>90.15</w:t>
            </w:r>
          </w:p>
        </w:tc>
        <w:tc>
          <w:tcPr>
            <w:tcW w:w="811" w:type="dxa"/>
          </w:tcPr>
          <w:p w14:paraId="258FB4ED" w14:textId="77777777" w:rsidR="009C366A" w:rsidRDefault="009C366A" w:rsidP="009D4B5F">
            <w:pPr>
              <w:jc w:val="both"/>
            </w:pPr>
            <w:r>
              <w:t>89.65</w:t>
            </w:r>
          </w:p>
        </w:tc>
      </w:tr>
      <w:tr w:rsidR="009C366A" w14:paraId="25EA3FB4" w14:textId="77777777" w:rsidTr="00824136">
        <w:tc>
          <w:tcPr>
            <w:tcW w:w="2285" w:type="dxa"/>
            <w:vAlign w:val="center"/>
          </w:tcPr>
          <w:p w14:paraId="08212A34" w14:textId="77777777" w:rsidR="009C366A" w:rsidRDefault="009C366A" w:rsidP="00824136">
            <w:pPr>
              <w:jc w:val="center"/>
            </w:pPr>
            <w:r w:rsidRPr="0091039C">
              <w:t>PHA4_embryo</w:t>
            </w:r>
          </w:p>
        </w:tc>
        <w:tc>
          <w:tcPr>
            <w:tcW w:w="801" w:type="dxa"/>
          </w:tcPr>
          <w:p w14:paraId="7B5CC708" w14:textId="77777777" w:rsidR="009C366A" w:rsidRDefault="009C366A" w:rsidP="009D4B5F">
            <w:pPr>
              <w:jc w:val="both"/>
            </w:pPr>
            <w:r>
              <w:t>89.68</w:t>
            </w:r>
          </w:p>
        </w:tc>
        <w:tc>
          <w:tcPr>
            <w:tcW w:w="801" w:type="dxa"/>
          </w:tcPr>
          <w:p w14:paraId="314C7C50" w14:textId="77777777" w:rsidR="009C366A" w:rsidRDefault="009C366A" w:rsidP="009D4B5F">
            <w:pPr>
              <w:jc w:val="both"/>
            </w:pPr>
            <w:r>
              <w:t>87.36</w:t>
            </w:r>
          </w:p>
        </w:tc>
        <w:tc>
          <w:tcPr>
            <w:tcW w:w="801" w:type="dxa"/>
          </w:tcPr>
          <w:p w14:paraId="5E49CD05" w14:textId="77777777" w:rsidR="009C366A" w:rsidRDefault="009C366A" w:rsidP="009D4B5F">
            <w:pPr>
              <w:jc w:val="both"/>
            </w:pPr>
            <w:r>
              <w:t>93.15</w:t>
            </w:r>
          </w:p>
        </w:tc>
        <w:tc>
          <w:tcPr>
            <w:tcW w:w="801" w:type="dxa"/>
          </w:tcPr>
          <w:p w14:paraId="504B2F5A" w14:textId="77777777" w:rsidR="009C366A" w:rsidRDefault="009C366A" w:rsidP="009D4B5F">
            <w:pPr>
              <w:jc w:val="both"/>
            </w:pPr>
            <w:r>
              <w:t>90.40</w:t>
            </w:r>
          </w:p>
        </w:tc>
        <w:tc>
          <w:tcPr>
            <w:tcW w:w="801" w:type="dxa"/>
          </w:tcPr>
          <w:p w14:paraId="6F64772B" w14:textId="77777777" w:rsidR="009C366A" w:rsidRPr="00E72721" w:rsidRDefault="009C366A" w:rsidP="009D4B5F">
            <w:pPr>
              <w:jc w:val="both"/>
              <w:rPr>
                <w:b/>
              </w:rPr>
            </w:pPr>
            <w:r w:rsidRPr="00E72721">
              <w:rPr>
                <w:b/>
              </w:rPr>
              <w:t>93.46</w:t>
            </w:r>
          </w:p>
        </w:tc>
        <w:tc>
          <w:tcPr>
            <w:tcW w:w="801" w:type="dxa"/>
          </w:tcPr>
          <w:p w14:paraId="7C3CA6E7" w14:textId="77777777" w:rsidR="009C366A" w:rsidRDefault="009C366A" w:rsidP="009D4B5F">
            <w:pPr>
              <w:jc w:val="both"/>
            </w:pPr>
            <w:r>
              <w:t>92.22</w:t>
            </w:r>
          </w:p>
        </w:tc>
        <w:tc>
          <w:tcPr>
            <w:tcW w:w="801" w:type="dxa"/>
          </w:tcPr>
          <w:p w14:paraId="3DDBD68B" w14:textId="77777777" w:rsidR="009C366A" w:rsidRDefault="009C366A" w:rsidP="009D4B5F">
            <w:pPr>
              <w:jc w:val="both"/>
            </w:pPr>
            <w:r>
              <w:t>93.45</w:t>
            </w:r>
          </w:p>
        </w:tc>
        <w:tc>
          <w:tcPr>
            <w:tcW w:w="811" w:type="dxa"/>
          </w:tcPr>
          <w:p w14:paraId="35C25841" w14:textId="77777777" w:rsidR="009C366A" w:rsidRDefault="009C366A" w:rsidP="009D4B5F">
            <w:pPr>
              <w:jc w:val="both"/>
            </w:pPr>
            <w:r>
              <w:t>92.97</w:t>
            </w:r>
          </w:p>
        </w:tc>
        <w:tc>
          <w:tcPr>
            <w:tcW w:w="811" w:type="dxa"/>
          </w:tcPr>
          <w:p w14:paraId="7BC09392" w14:textId="77777777" w:rsidR="009C366A" w:rsidRDefault="009C366A" w:rsidP="009D4B5F">
            <w:pPr>
              <w:jc w:val="both"/>
            </w:pPr>
            <w:r>
              <w:t>92.96</w:t>
            </w:r>
          </w:p>
        </w:tc>
      </w:tr>
      <w:tr w:rsidR="009C366A" w14:paraId="74D4A125" w14:textId="77777777" w:rsidTr="00824136">
        <w:tc>
          <w:tcPr>
            <w:tcW w:w="2285" w:type="dxa"/>
            <w:vAlign w:val="center"/>
          </w:tcPr>
          <w:p w14:paraId="269A9304" w14:textId="77777777" w:rsidR="009C366A" w:rsidRDefault="009C366A" w:rsidP="00824136">
            <w:pPr>
              <w:jc w:val="center"/>
            </w:pPr>
            <w:r w:rsidRPr="00145214">
              <w:t>H3K4me2_prolCell</w:t>
            </w:r>
          </w:p>
        </w:tc>
        <w:tc>
          <w:tcPr>
            <w:tcW w:w="801" w:type="dxa"/>
          </w:tcPr>
          <w:p w14:paraId="1306C3E4" w14:textId="77777777" w:rsidR="009C366A" w:rsidRDefault="009C366A" w:rsidP="009D4B5F">
            <w:pPr>
              <w:jc w:val="both"/>
            </w:pPr>
            <w:r>
              <w:t>78.90</w:t>
            </w:r>
          </w:p>
        </w:tc>
        <w:tc>
          <w:tcPr>
            <w:tcW w:w="801" w:type="dxa"/>
          </w:tcPr>
          <w:p w14:paraId="0595C797" w14:textId="77777777" w:rsidR="009C366A" w:rsidRDefault="009C366A" w:rsidP="009D4B5F">
            <w:pPr>
              <w:jc w:val="both"/>
            </w:pPr>
            <w:r>
              <w:t>78.67</w:t>
            </w:r>
          </w:p>
        </w:tc>
        <w:tc>
          <w:tcPr>
            <w:tcW w:w="801" w:type="dxa"/>
          </w:tcPr>
          <w:p w14:paraId="5E16A373" w14:textId="77777777" w:rsidR="009C366A" w:rsidRDefault="009C366A" w:rsidP="009D4B5F">
            <w:pPr>
              <w:jc w:val="both"/>
            </w:pPr>
            <w:r>
              <w:t>81.77</w:t>
            </w:r>
          </w:p>
        </w:tc>
        <w:tc>
          <w:tcPr>
            <w:tcW w:w="801" w:type="dxa"/>
          </w:tcPr>
          <w:p w14:paraId="25896A71" w14:textId="77777777" w:rsidR="009C366A" w:rsidRDefault="009C366A" w:rsidP="009D4B5F">
            <w:pPr>
              <w:jc w:val="both"/>
            </w:pPr>
            <w:r>
              <w:t>80.62</w:t>
            </w:r>
          </w:p>
        </w:tc>
        <w:tc>
          <w:tcPr>
            <w:tcW w:w="801" w:type="dxa"/>
          </w:tcPr>
          <w:p w14:paraId="23C5279A" w14:textId="77777777" w:rsidR="009C366A" w:rsidRDefault="009C366A" w:rsidP="009D4B5F">
            <w:pPr>
              <w:jc w:val="both"/>
            </w:pPr>
            <w:r>
              <w:t>82.74</w:t>
            </w:r>
          </w:p>
        </w:tc>
        <w:tc>
          <w:tcPr>
            <w:tcW w:w="801" w:type="dxa"/>
          </w:tcPr>
          <w:p w14:paraId="5D8CFB69" w14:textId="77777777" w:rsidR="009C366A" w:rsidRDefault="009C366A" w:rsidP="009D4B5F">
            <w:pPr>
              <w:jc w:val="both"/>
            </w:pPr>
            <w:r>
              <w:t>82.10</w:t>
            </w:r>
          </w:p>
        </w:tc>
        <w:tc>
          <w:tcPr>
            <w:tcW w:w="801" w:type="dxa"/>
          </w:tcPr>
          <w:p w14:paraId="0495DB64" w14:textId="77777777" w:rsidR="009C366A" w:rsidRDefault="009C366A" w:rsidP="009D4B5F">
            <w:pPr>
              <w:jc w:val="both"/>
            </w:pPr>
            <w:r>
              <w:t>82.40</w:t>
            </w:r>
          </w:p>
        </w:tc>
        <w:tc>
          <w:tcPr>
            <w:tcW w:w="811" w:type="dxa"/>
          </w:tcPr>
          <w:p w14:paraId="040E428E" w14:textId="77777777" w:rsidR="009C366A" w:rsidRPr="008A2386" w:rsidRDefault="009C366A" w:rsidP="009D4B5F">
            <w:pPr>
              <w:jc w:val="both"/>
              <w:rPr>
                <w:b/>
              </w:rPr>
            </w:pPr>
            <w:r w:rsidRPr="008A2386">
              <w:rPr>
                <w:b/>
              </w:rPr>
              <w:t>83.16</w:t>
            </w:r>
          </w:p>
        </w:tc>
        <w:tc>
          <w:tcPr>
            <w:tcW w:w="811" w:type="dxa"/>
          </w:tcPr>
          <w:p w14:paraId="321BF00B" w14:textId="77777777" w:rsidR="009C366A" w:rsidRDefault="009C366A" w:rsidP="009D4B5F">
            <w:pPr>
              <w:jc w:val="both"/>
            </w:pPr>
            <w:r>
              <w:t>82.13</w:t>
            </w:r>
          </w:p>
        </w:tc>
      </w:tr>
      <w:tr w:rsidR="00DA3A9F" w14:paraId="1528160D" w14:textId="77777777" w:rsidTr="00AB3B29">
        <w:tc>
          <w:tcPr>
            <w:tcW w:w="2285" w:type="dxa"/>
          </w:tcPr>
          <w:p w14:paraId="1C370FC4" w14:textId="77777777" w:rsidR="00DA3A9F" w:rsidRPr="00DA3A9F" w:rsidRDefault="00764AF0" w:rsidP="00DA3A9F">
            <w:pPr>
              <w:jc w:val="center"/>
            </w:pPr>
            <w:r>
              <w:t>Trung bình</w:t>
            </w:r>
          </w:p>
        </w:tc>
        <w:tc>
          <w:tcPr>
            <w:tcW w:w="801" w:type="dxa"/>
          </w:tcPr>
          <w:p w14:paraId="0764877B" w14:textId="77777777" w:rsidR="00DA3A9F" w:rsidRPr="00DA3A9F" w:rsidRDefault="00DA3A9F" w:rsidP="00DA3A9F">
            <w:pPr>
              <w:jc w:val="center"/>
            </w:pPr>
            <w:r w:rsidRPr="00DA3A9F">
              <w:t>87.62</w:t>
            </w:r>
          </w:p>
        </w:tc>
        <w:tc>
          <w:tcPr>
            <w:tcW w:w="801" w:type="dxa"/>
          </w:tcPr>
          <w:p w14:paraId="36AE32C8" w14:textId="77777777" w:rsidR="00DA3A9F" w:rsidRPr="00DA3A9F" w:rsidRDefault="00DA3A9F" w:rsidP="00DA3A9F">
            <w:pPr>
              <w:jc w:val="center"/>
            </w:pPr>
            <w:r w:rsidRPr="00DA3A9F">
              <w:t>85.97</w:t>
            </w:r>
          </w:p>
        </w:tc>
        <w:tc>
          <w:tcPr>
            <w:tcW w:w="801" w:type="dxa"/>
          </w:tcPr>
          <w:p w14:paraId="53DEE5DE" w14:textId="77777777" w:rsidR="00DA3A9F" w:rsidRPr="00DA3A9F" w:rsidRDefault="00DA3A9F" w:rsidP="00DA3A9F">
            <w:pPr>
              <w:jc w:val="center"/>
            </w:pPr>
            <w:r w:rsidRPr="00DA3A9F">
              <w:t>90.16</w:t>
            </w:r>
          </w:p>
        </w:tc>
        <w:tc>
          <w:tcPr>
            <w:tcW w:w="801" w:type="dxa"/>
          </w:tcPr>
          <w:p w14:paraId="29254CDE" w14:textId="77777777" w:rsidR="00DA3A9F" w:rsidRPr="00DA3A9F" w:rsidRDefault="00DA3A9F" w:rsidP="00DA3A9F">
            <w:pPr>
              <w:jc w:val="center"/>
            </w:pPr>
            <w:r w:rsidRPr="00DA3A9F">
              <w:t>88.18</w:t>
            </w:r>
          </w:p>
        </w:tc>
        <w:tc>
          <w:tcPr>
            <w:tcW w:w="801" w:type="dxa"/>
            <w:vAlign w:val="bottom"/>
          </w:tcPr>
          <w:p w14:paraId="1702A49C" w14:textId="77777777" w:rsidR="00DA3A9F" w:rsidRPr="002B39B0" w:rsidRDefault="00DA3A9F" w:rsidP="00DA3A9F">
            <w:pPr>
              <w:jc w:val="center"/>
              <w:rPr>
                <w:b/>
              </w:rPr>
            </w:pPr>
            <w:r w:rsidRPr="002B39B0">
              <w:rPr>
                <w:b/>
              </w:rPr>
              <w:t>90.60</w:t>
            </w:r>
          </w:p>
        </w:tc>
        <w:tc>
          <w:tcPr>
            <w:tcW w:w="801" w:type="dxa"/>
            <w:vAlign w:val="bottom"/>
          </w:tcPr>
          <w:p w14:paraId="5B71C4D8" w14:textId="77777777" w:rsidR="00DA3A9F" w:rsidRPr="00DA3A9F" w:rsidRDefault="00DA3A9F" w:rsidP="00DA3A9F">
            <w:pPr>
              <w:jc w:val="center"/>
            </w:pPr>
            <w:r w:rsidRPr="00DA3A9F">
              <w:t>89.27</w:t>
            </w:r>
          </w:p>
        </w:tc>
        <w:tc>
          <w:tcPr>
            <w:tcW w:w="801" w:type="dxa"/>
            <w:vAlign w:val="bottom"/>
          </w:tcPr>
          <w:p w14:paraId="369979F2" w14:textId="77777777" w:rsidR="00DA3A9F" w:rsidRPr="00DA3A9F" w:rsidRDefault="00DA3A9F" w:rsidP="00DA3A9F">
            <w:pPr>
              <w:jc w:val="center"/>
            </w:pPr>
            <w:r w:rsidRPr="00DA3A9F">
              <w:t>90.59</w:t>
            </w:r>
          </w:p>
        </w:tc>
        <w:tc>
          <w:tcPr>
            <w:tcW w:w="811" w:type="dxa"/>
            <w:vAlign w:val="bottom"/>
          </w:tcPr>
          <w:p w14:paraId="38E80CD6" w14:textId="77777777" w:rsidR="00DA3A9F" w:rsidRPr="00DA3A9F" w:rsidRDefault="00DA3A9F" w:rsidP="00DA3A9F">
            <w:pPr>
              <w:jc w:val="center"/>
            </w:pPr>
            <w:r w:rsidRPr="00DA3A9F">
              <w:t>89.86</w:t>
            </w:r>
          </w:p>
        </w:tc>
        <w:tc>
          <w:tcPr>
            <w:tcW w:w="811" w:type="dxa"/>
            <w:vAlign w:val="bottom"/>
          </w:tcPr>
          <w:p w14:paraId="39413201" w14:textId="77777777" w:rsidR="00DA3A9F" w:rsidRPr="00DA3A9F" w:rsidRDefault="00DA3A9F" w:rsidP="00DA3A9F">
            <w:pPr>
              <w:jc w:val="center"/>
            </w:pPr>
            <w:r w:rsidRPr="00DA3A9F">
              <w:t>90.11</w:t>
            </w:r>
          </w:p>
        </w:tc>
      </w:tr>
    </w:tbl>
    <w:p w14:paraId="3DE2A15A" w14:textId="7305196D" w:rsidR="00A75E69" w:rsidDel="00E54347" w:rsidRDefault="00A75E69" w:rsidP="00453632">
      <w:pPr>
        <w:spacing w:after="0" w:line="360" w:lineRule="auto"/>
        <w:ind w:firstLine="720"/>
        <w:jc w:val="both"/>
        <w:rPr>
          <w:del w:id="445" w:author="Van-Thanh Hoang" w:date="2013-09-03T23:54:00Z"/>
        </w:rPr>
      </w:pPr>
    </w:p>
    <w:p w14:paraId="3A54CF1D" w14:textId="77777777" w:rsidR="00B66B15" w:rsidRPr="00B56293" w:rsidRDefault="00B66B15" w:rsidP="0065798F">
      <w:pPr>
        <w:pStyle w:val="Caption"/>
        <w:ind w:left="567" w:right="571"/>
        <w:jc w:val="center"/>
        <w:rPr>
          <w:rFonts w:eastAsiaTheme="minorEastAsia"/>
          <w:b/>
          <w:i w:val="0"/>
          <w:iCs w:val="0"/>
          <w:color w:val="auto"/>
          <w:sz w:val="24"/>
          <w:szCs w:val="26"/>
        </w:rPr>
      </w:pPr>
      <w:bookmarkStart w:id="446" w:name="_Ref365331915"/>
      <w:bookmarkStart w:id="447" w:name="_Toc366053562"/>
      <w:r w:rsidRPr="00B56293">
        <w:rPr>
          <w:rFonts w:eastAsiaTheme="minorEastAsia"/>
          <w:b/>
          <w:i w:val="0"/>
          <w:iCs w:val="0"/>
          <w:color w:val="auto"/>
          <w:sz w:val="24"/>
          <w:szCs w:val="26"/>
        </w:rPr>
        <w:t>Bảng 3.</w:t>
      </w:r>
      <w:r w:rsidRPr="00B56293">
        <w:rPr>
          <w:rFonts w:eastAsiaTheme="minorEastAsia"/>
          <w:b/>
          <w:i w:val="0"/>
          <w:iCs w:val="0"/>
          <w:color w:val="auto"/>
          <w:sz w:val="24"/>
          <w:szCs w:val="26"/>
        </w:rPr>
        <w:fldChar w:fldCharType="begin"/>
      </w:r>
      <w:r w:rsidRPr="00B56293">
        <w:rPr>
          <w:rFonts w:eastAsiaTheme="minorEastAsia"/>
          <w:b/>
          <w:i w:val="0"/>
          <w:iCs w:val="0"/>
          <w:color w:val="auto"/>
          <w:sz w:val="24"/>
          <w:szCs w:val="26"/>
        </w:rPr>
        <w:instrText xml:space="preserve"> SEQ Bảng_3. \* ARABIC </w:instrText>
      </w:r>
      <w:r w:rsidRPr="00B56293">
        <w:rPr>
          <w:rFonts w:eastAsiaTheme="minorEastAsia"/>
          <w:b/>
          <w:i w:val="0"/>
          <w:iCs w:val="0"/>
          <w:color w:val="auto"/>
          <w:sz w:val="24"/>
          <w:szCs w:val="26"/>
        </w:rPr>
        <w:fldChar w:fldCharType="separate"/>
      </w:r>
      <w:r w:rsidR="00150692">
        <w:rPr>
          <w:rFonts w:eastAsiaTheme="minorEastAsia"/>
          <w:b/>
          <w:i w:val="0"/>
          <w:iCs w:val="0"/>
          <w:noProof/>
          <w:color w:val="auto"/>
          <w:sz w:val="24"/>
          <w:szCs w:val="26"/>
        </w:rPr>
        <w:t>2</w:t>
      </w:r>
      <w:r w:rsidRPr="00B56293">
        <w:rPr>
          <w:rFonts w:eastAsiaTheme="minorEastAsia"/>
          <w:b/>
          <w:i w:val="0"/>
          <w:iCs w:val="0"/>
          <w:color w:val="auto"/>
          <w:sz w:val="24"/>
          <w:szCs w:val="26"/>
        </w:rPr>
        <w:fldChar w:fldCharType="end"/>
      </w:r>
      <w:bookmarkEnd w:id="446"/>
      <w:r w:rsidRPr="00B56293">
        <w:rPr>
          <w:rFonts w:eastAsiaTheme="minorEastAsia"/>
          <w:b/>
          <w:i w:val="0"/>
          <w:iCs w:val="0"/>
          <w:color w:val="auto"/>
          <w:sz w:val="24"/>
          <w:szCs w:val="26"/>
        </w:rPr>
        <w:t>. Bảng giá trị AUC (</w:t>
      </w:r>
      <m:oMath>
        <m:r>
          <m:rPr>
            <m:sty m:val="bi"/>
          </m:rPr>
          <w:rPr>
            <w:rFonts w:ascii="Cambria Math" w:eastAsiaTheme="minorEastAsia" w:hAnsi="Cambria Math"/>
            <w:color w:val="auto"/>
            <w:sz w:val="24"/>
            <w:szCs w:val="26"/>
          </w:rPr>
          <m:t>×100%</m:t>
        </m:r>
      </m:oMath>
      <w:r w:rsidRPr="00B56293">
        <w:rPr>
          <w:rFonts w:eastAsiaTheme="minorEastAsia"/>
          <w:b/>
          <w:i w:val="0"/>
          <w:iCs w:val="0"/>
          <w:color w:val="auto"/>
          <w:sz w:val="24"/>
          <w:szCs w:val="26"/>
        </w:rPr>
        <w:t xml:space="preserve">) đối với hàm kernel </w:t>
      </w:r>
      <w:r w:rsidR="00757D24" w:rsidRPr="00B56293">
        <w:rPr>
          <w:rFonts w:eastAsiaTheme="minorEastAsia"/>
          <w:b/>
          <w:i w:val="0"/>
          <w:iCs w:val="0"/>
          <w:color w:val="auto"/>
          <w:sz w:val="24"/>
          <w:szCs w:val="26"/>
        </w:rPr>
        <w:t>dựa trên entropy</w:t>
      </w:r>
      <w:r w:rsidRPr="00B56293">
        <w:rPr>
          <w:rFonts w:eastAsiaTheme="minorEastAsia"/>
          <w:b/>
          <w:i w:val="0"/>
          <w:iCs w:val="0"/>
          <w:color w:val="auto"/>
          <w:sz w:val="24"/>
          <w:szCs w:val="26"/>
        </w:rPr>
        <w:t xml:space="preserve"> ứng với số lượng các phần khác nhau và giữa các phần không chồng lên nhau</w:t>
      </w:r>
      <w:r w:rsidR="00663B3B" w:rsidRPr="00B56293">
        <w:rPr>
          <w:rFonts w:eastAsiaTheme="minorEastAsia"/>
          <w:b/>
          <w:i w:val="0"/>
          <w:iCs w:val="0"/>
          <w:color w:val="auto"/>
          <w:sz w:val="24"/>
          <w:szCs w:val="26"/>
        </w:rPr>
        <w:t>.</w:t>
      </w:r>
      <w:bookmarkEnd w:id="447"/>
    </w:p>
    <w:tbl>
      <w:tblPr>
        <w:tblStyle w:val="TableGrid"/>
        <w:tblW w:w="9494" w:type="dxa"/>
        <w:tblLook w:val="04A0" w:firstRow="1" w:lastRow="0" w:firstColumn="1" w:lastColumn="0" w:noHBand="0" w:noVBand="1"/>
      </w:tblPr>
      <w:tblGrid>
        <w:gridCol w:w="2283"/>
        <w:gridCol w:w="801"/>
        <w:gridCol w:w="801"/>
        <w:gridCol w:w="801"/>
        <w:gridCol w:w="801"/>
        <w:gridCol w:w="801"/>
        <w:gridCol w:w="801"/>
        <w:gridCol w:w="801"/>
        <w:gridCol w:w="802"/>
        <w:gridCol w:w="802"/>
      </w:tblGrid>
      <w:tr w:rsidR="008D398E" w14:paraId="33B5D3A4" w14:textId="77777777" w:rsidTr="00095B72">
        <w:tc>
          <w:tcPr>
            <w:tcW w:w="2283" w:type="dxa"/>
            <w:vAlign w:val="center"/>
          </w:tcPr>
          <w:p w14:paraId="629A6812" w14:textId="77777777" w:rsidR="008D398E" w:rsidRPr="00715797" w:rsidRDefault="008D398E" w:rsidP="00E40565">
            <w:pPr>
              <w:jc w:val="center"/>
              <w:rPr>
                <w:b/>
              </w:rPr>
            </w:pPr>
            <w:r w:rsidRPr="00715797">
              <w:rPr>
                <w:b/>
              </w:rPr>
              <w:t>TF</w:t>
            </w:r>
          </w:p>
        </w:tc>
        <w:tc>
          <w:tcPr>
            <w:tcW w:w="801" w:type="dxa"/>
            <w:vAlign w:val="center"/>
          </w:tcPr>
          <w:p w14:paraId="589760E4" w14:textId="77777777" w:rsidR="008D398E" w:rsidRPr="00715797" w:rsidRDefault="005A4EFB" w:rsidP="00DA5548">
            <w:pPr>
              <w:jc w:val="center"/>
              <w:rPr>
                <w:b/>
              </w:rPr>
            </w:pPr>
            <w:r>
              <w:rPr>
                <w:b/>
              </w:rPr>
              <w:t>n</w:t>
            </w:r>
            <w:r w:rsidR="008D398E" w:rsidRPr="00715797">
              <w:rPr>
                <w:b/>
              </w:rPr>
              <w:t>=3</w:t>
            </w:r>
          </w:p>
        </w:tc>
        <w:tc>
          <w:tcPr>
            <w:tcW w:w="801" w:type="dxa"/>
            <w:vAlign w:val="center"/>
          </w:tcPr>
          <w:p w14:paraId="426CE950" w14:textId="77777777" w:rsidR="008D398E" w:rsidRPr="00715797" w:rsidRDefault="0091695F" w:rsidP="00DA5548">
            <w:pPr>
              <w:jc w:val="center"/>
              <w:rPr>
                <w:b/>
              </w:rPr>
            </w:pPr>
            <w:r>
              <w:rPr>
                <w:b/>
              </w:rPr>
              <w:t>n</w:t>
            </w:r>
            <w:r w:rsidR="008D398E" w:rsidRPr="00715797">
              <w:rPr>
                <w:b/>
              </w:rPr>
              <w:t>=4</w:t>
            </w:r>
          </w:p>
        </w:tc>
        <w:tc>
          <w:tcPr>
            <w:tcW w:w="801" w:type="dxa"/>
            <w:vAlign w:val="center"/>
          </w:tcPr>
          <w:p w14:paraId="673F7DC6" w14:textId="77777777" w:rsidR="008D398E" w:rsidRPr="00715797" w:rsidRDefault="0047564A" w:rsidP="00DA5548">
            <w:pPr>
              <w:jc w:val="center"/>
              <w:rPr>
                <w:b/>
              </w:rPr>
            </w:pPr>
            <w:r>
              <w:rPr>
                <w:b/>
              </w:rPr>
              <w:t>n</w:t>
            </w:r>
            <w:r w:rsidR="008D398E" w:rsidRPr="00715797">
              <w:rPr>
                <w:b/>
              </w:rPr>
              <w:t>=5</w:t>
            </w:r>
          </w:p>
        </w:tc>
        <w:tc>
          <w:tcPr>
            <w:tcW w:w="801" w:type="dxa"/>
            <w:vAlign w:val="center"/>
          </w:tcPr>
          <w:p w14:paraId="09C8FB5C" w14:textId="77777777" w:rsidR="008D398E" w:rsidRPr="00715797" w:rsidRDefault="00666A25" w:rsidP="00DA5548">
            <w:pPr>
              <w:jc w:val="center"/>
              <w:rPr>
                <w:b/>
              </w:rPr>
            </w:pPr>
            <w:r>
              <w:rPr>
                <w:b/>
              </w:rPr>
              <w:t>n</w:t>
            </w:r>
            <w:r w:rsidR="008D398E" w:rsidRPr="00715797">
              <w:rPr>
                <w:b/>
              </w:rPr>
              <w:t>=6</w:t>
            </w:r>
          </w:p>
        </w:tc>
        <w:tc>
          <w:tcPr>
            <w:tcW w:w="801" w:type="dxa"/>
            <w:vAlign w:val="center"/>
          </w:tcPr>
          <w:p w14:paraId="7E5FB782" w14:textId="77777777" w:rsidR="008D398E" w:rsidRPr="00715797" w:rsidRDefault="00535D2F" w:rsidP="00DA5548">
            <w:pPr>
              <w:jc w:val="center"/>
              <w:rPr>
                <w:b/>
              </w:rPr>
            </w:pPr>
            <w:r>
              <w:rPr>
                <w:b/>
              </w:rPr>
              <w:t>n</w:t>
            </w:r>
            <w:r w:rsidR="008D398E" w:rsidRPr="00715797">
              <w:rPr>
                <w:b/>
              </w:rPr>
              <w:t>=7</w:t>
            </w:r>
          </w:p>
        </w:tc>
        <w:tc>
          <w:tcPr>
            <w:tcW w:w="801" w:type="dxa"/>
            <w:vAlign w:val="center"/>
          </w:tcPr>
          <w:p w14:paraId="390FF42F" w14:textId="77777777" w:rsidR="008D398E" w:rsidRPr="00715797" w:rsidRDefault="003E1519" w:rsidP="00DA5548">
            <w:pPr>
              <w:jc w:val="center"/>
              <w:rPr>
                <w:b/>
              </w:rPr>
            </w:pPr>
            <w:r>
              <w:rPr>
                <w:b/>
              </w:rPr>
              <w:t>n</w:t>
            </w:r>
            <w:r w:rsidR="008D398E" w:rsidRPr="00715797">
              <w:rPr>
                <w:b/>
              </w:rPr>
              <w:t>=8</w:t>
            </w:r>
          </w:p>
        </w:tc>
        <w:tc>
          <w:tcPr>
            <w:tcW w:w="801" w:type="dxa"/>
            <w:vAlign w:val="center"/>
          </w:tcPr>
          <w:p w14:paraId="34176F97" w14:textId="77777777" w:rsidR="008D398E" w:rsidRPr="00715797" w:rsidRDefault="00F32CE5" w:rsidP="00DA5548">
            <w:pPr>
              <w:jc w:val="center"/>
              <w:rPr>
                <w:b/>
              </w:rPr>
            </w:pPr>
            <w:r>
              <w:rPr>
                <w:b/>
              </w:rPr>
              <w:t>n</w:t>
            </w:r>
            <w:r w:rsidR="008D398E" w:rsidRPr="00715797">
              <w:rPr>
                <w:b/>
              </w:rPr>
              <w:t>=9</w:t>
            </w:r>
          </w:p>
        </w:tc>
        <w:tc>
          <w:tcPr>
            <w:tcW w:w="802" w:type="dxa"/>
            <w:vAlign w:val="center"/>
          </w:tcPr>
          <w:p w14:paraId="0220B665" w14:textId="77777777" w:rsidR="008D398E" w:rsidRPr="00715797" w:rsidRDefault="0006682E" w:rsidP="00DA5548">
            <w:pPr>
              <w:jc w:val="center"/>
              <w:rPr>
                <w:b/>
              </w:rPr>
            </w:pPr>
            <w:r>
              <w:rPr>
                <w:b/>
              </w:rPr>
              <w:t>n</w:t>
            </w:r>
            <w:r w:rsidR="008D398E" w:rsidRPr="00715797">
              <w:rPr>
                <w:b/>
              </w:rPr>
              <w:t>=10</w:t>
            </w:r>
          </w:p>
        </w:tc>
        <w:tc>
          <w:tcPr>
            <w:tcW w:w="802" w:type="dxa"/>
            <w:vAlign w:val="center"/>
          </w:tcPr>
          <w:p w14:paraId="3C01FF8F" w14:textId="77777777" w:rsidR="008D398E" w:rsidRPr="00715797" w:rsidRDefault="002E168C" w:rsidP="00DA5548">
            <w:pPr>
              <w:jc w:val="center"/>
              <w:rPr>
                <w:b/>
              </w:rPr>
            </w:pPr>
            <w:r>
              <w:rPr>
                <w:b/>
              </w:rPr>
              <w:t>n</w:t>
            </w:r>
            <w:r w:rsidR="008D398E" w:rsidRPr="00715797">
              <w:rPr>
                <w:b/>
              </w:rPr>
              <w:t>=11</w:t>
            </w:r>
          </w:p>
        </w:tc>
      </w:tr>
      <w:tr w:rsidR="008D398E" w14:paraId="3063E04A" w14:textId="77777777" w:rsidTr="00095B72">
        <w:tc>
          <w:tcPr>
            <w:tcW w:w="2283" w:type="dxa"/>
            <w:vAlign w:val="center"/>
          </w:tcPr>
          <w:p w14:paraId="6184F805" w14:textId="77777777" w:rsidR="008D398E" w:rsidRDefault="008D398E" w:rsidP="00E40565">
            <w:pPr>
              <w:jc w:val="center"/>
            </w:pPr>
            <w:r w:rsidRPr="00CA03F6">
              <w:t>TAL1_erythroid</w:t>
            </w:r>
          </w:p>
        </w:tc>
        <w:tc>
          <w:tcPr>
            <w:tcW w:w="801" w:type="dxa"/>
          </w:tcPr>
          <w:p w14:paraId="452BAF8F" w14:textId="77777777" w:rsidR="008D398E" w:rsidRPr="009A30BA" w:rsidRDefault="008D398E" w:rsidP="009D4B5F">
            <w:pPr>
              <w:jc w:val="both"/>
            </w:pPr>
            <w:r w:rsidRPr="009A30BA">
              <w:t>86.22</w:t>
            </w:r>
          </w:p>
        </w:tc>
        <w:tc>
          <w:tcPr>
            <w:tcW w:w="801" w:type="dxa"/>
          </w:tcPr>
          <w:p w14:paraId="37FACF53" w14:textId="77777777" w:rsidR="008D398E" w:rsidRPr="009A30BA" w:rsidRDefault="008D398E" w:rsidP="009D4B5F">
            <w:pPr>
              <w:jc w:val="both"/>
            </w:pPr>
            <w:r w:rsidRPr="009A30BA">
              <w:t>86.14</w:t>
            </w:r>
          </w:p>
        </w:tc>
        <w:tc>
          <w:tcPr>
            <w:tcW w:w="801" w:type="dxa"/>
          </w:tcPr>
          <w:p w14:paraId="2BF07CD8" w14:textId="77777777" w:rsidR="008D398E" w:rsidRPr="009A30BA" w:rsidRDefault="008D398E" w:rsidP="009D4B5F">
            <w:pPr>
              <w:jc w:val="both"/>
            </w:pPr>
            <w:r w:rsidRPr="009A30BA">
              <w:t>86.05</w:t>
            </w:r>
          </w:p>
        </w:tc>
        <w:tc>
          <w:tcPr>
            <w:tcW w:w="801" w:type="dxa"/>
          </w:tcPr>
          <w:p w14:paraId="43F22E34" w14:textId="77777777" w:rsidR="008D398E" w:rsidRPr="009A30BA" w:rsidRDefault="008D398E" w:rsidP="009D4B5F">
            <w:pPr>
              <w:jc w:val="both"/>
            </w:pPr>
            <w:r w:rsidRPr="009A30BA">
              <w:t>86.00</w:t>
            </w:r>
          </w:p>
        </w:tc>
        <w:tc>
          <w:tcPr>
            <w:tcW w:w="801" w:type="dxa"/>
          </w:tcPr>
          <w:p w14:paraId="3CE36286" w14:textId="77777777" w:rsidR="008D398E" w:rsidRPr="009A30BA" w:rsidRDefault="008D398E" w:rsidP="009D4B5F">
            <w:pPr>
              <w:jc w:val="both"/>
            </w:pPr>
            <w:r w:rsidRPr="009A30BA">
              <w:t>85.87</w:t>
            </w:r>
          </w:p>
        </w:tc>
        <w:tc>
          <w:tcPr>
            <w:tcW w:w="801" w:type="dxa"/>
          </w:tcPr>
          <w:p w14:paraId="7A477C27" w14:textId="77777777" w:rsidR="008D398E" w:rsidRPr="009A30BA" w:rsidRDefault="008D398E" w:rsidP="009D4B5F">
            <w:pPr>
              <w:jc w:val="both"/>
            </w:pPr>
            <w:r w:rsidRPr="009A30BA">
              <w:t>85.80</w:t>
            </w:r>
          </w:p>
        </w:tc>
        <w:tc>
          <w:tcPr>
            <w:tcW w:w="801" w:type="dxa"/>
          </w:tcPr>
          <w:p w14:paraId="2372DD54" w14:textId="77777777" w:rsidR="008D398E" w:rsidRPr="009A30BA" w:rsidRDefault="008D398E" w:rsidP="009D4B5F">
            <w:pPr>
              <w:jc w:val="both"/>
            </w:pPr>
            <w:r w:rsidRPr="009A30BA">
              <w:t>85.62</w:t>
            </w:r>
          </w:p>
        </w:tc>
        <w:tc>
          <w:tcPr>
            <w:tcW w:w="802" w:type="dxa"/>
          </w:tcPr>
          <w:p w14:paraId="08A1AE6B" w14:textId="77777777" w:rsidR="008D398E" w:rsidRPr="009A30BA" w:rsidRDefault="008D398E" w:rsidP="009D4B5F">
            <w:pPr>
              <w:jc w:val="both"/>
            </w:pPr>
            <w:r w:rsidRPr="009A30BA">
              <w:t>85.57</w:t>
            </w:r>
          </w:p>
        </w:tc>
        <w:tc>
          <w:tcPr>
            <w:tcW w:w="802" w:type="dxa"/>
          </w:tcPr>
          <w:p w14:paraId="3DACFC9D" w14:textId="77777777" w:rsidR="008D398E" w:rsidRPr="009A30BA" w:rsidRDefault="008D398E" w:rsidP="009D4B5F">
            <w:pPr>
              <w:jc w:val="both"/>
            </w:pPr>
            <w:r w:rsidRPr="009A30BA">
              <w:t>85.65</w:t>
            </w:r>
          </w:p>
        </w:tc>
      </w:tr>
      <w:tr w:rsidR="008D398E" w14:paraId="3342E0DE" w14:textId="77777777" w:rsidTr="00095B72">
        <w:tc>
          <w:tcPr>
            <w:tcW w:w="2283" w:type="dxa"/>
            <w:vAlign w:val="center"/>
          </w:tcPr>
          <w:p w14:paraId="02A034C7" w14:textId="77777777" w:rsidR="008D398E" w:rsidRDefault="008D398E" w:rsidP="00E40565">
            <w:pPr>
              <w:jc w:val="center"/>
            </w:pPr>
            <w:r w:rsidRPr="00F220C2">
              <w:t>HNF4A_prolCell</w:t>
            </w:r>
          </w:p>
        </w:tc>
        <w:tc>
          <w:tcPr>
            <w:tcW w:w="801" w:type="dxa"/>
          </w:tcPr>
          <w:p w14:paraId="57156B1E" w14:textId="77777777" w:rsidR="008D398E" w:rsidRPr="009A30BA" w:rsidRDefault="008D398E" w:rsidP="009D4B5F">
            <w:pPr>
              <w:jc w:val="both"/>
            </w:pPr>
            <w:r w:rsidRPr="009A30BA">
              <w:t>78.27</w:t>
            </w:r>
          </w:p>
        </w:tc>
        <w:tc>
          <w:tcPr>
            <w:tcW w:w="801" w:type="dxa"/>
          </w:tcPr>
          <w:p w14:paraId="6BBB39E9" w14:textId="77777777" w:rsidR="008D398E" w:rsidRPr="009A30BA" w:rsidRDefault="008D398E" w:rsidP="009D4B5F">
            <w:pPr>
              <w:jc w:val="both"/>
            </w:pPr>
            <w:r w:rsidRPr="009A30BA">
              <w:t>78.21</w:t>
            </w:r>
          </w:p>
        </w:tc>
        <w:tc>
          <w:tcPr>
            <w:tcW w:w="801" w:type="dxa"/>
          </w:tcPr>
          <w:p w14:paraId="08A99297" w14:textId="77777777" w:rsidR="008D398E" w:rsidRPr="009A30BA" w:rsidRDefault="008D398E" w:rsidP="009D4B5F">
            <w:pPr>
              <w:jc w:val="both"/>
            </w:pPr>
            <w:r w:rsidRPr="009A30BA">
              <w:t>78.20</w:t>
            </w:r>
          </w:p>
        </w:tc>
        <w:tc>
          <w:tcPr>
            <w:tcW w:w="801" w:type="dxa"/>
          </w:tcPr>
          <w:p w14:paraId="6C69508B" w14:textId="77777777" w:rsidR="008D398E" w:rsidRPr="009A30BA" w:rsidRDefault="008D398E" w:rsidP="009D4B5F">
            <w:pPr>
              <w:jc w:val="both"/>
            </w:pPr>
            <w:r w:rsidRPr="009A30BA">
              <w:t>78.08</w:t>
            </w:r>
          </w:p>
        </w:tc>
        <w:tc>
          <w:tcPr>
            <w:tcW w:w="801" w:type="dxa"/>
          </w:tcPr>
          <w:p w14:paraId="1F43CC59" w14:textId="77777777" w:rsidR="008D398E" w:rsidRPr="009A30BA" w:rsidRDefault="008D398E" w:rsidP="009D4B5F">
            <w:pPr>
              <w:jc w:val="both"/>
            </w:pPr>
            <w:r w:rsidRPr="009A30BA">
              <w:t>78.13</w:t>
            </w:r>
          </w:p>
        </w:tc>
        <w:tc>
          <w:tcPr>
            <w:tcW w:w="801" w:type="dxa"/>
          </w:tcPr>
          <w:p w14:paraId="070342E2" w14:textId="77777777" w:rsidR="008D398E" w:rsidRPr="009A30BA" w:rsidRDefault="008D398E" w:rsidP="009D4B5F">
            <w:pPr>
              <w:jc w:val="both"/>
            </w:pPr>
            <w:r w:rsidRPr="009A30BA">
              <w:t>78.12</w:t>
            </w:r>
          </w:p>
        </w:tc>
        <w:tc>
          <w:tcPr>
            <w:tcW w:w="801" w:type="dxa"/>
          </w:tcPr>
          <w:p w14:paraId="232995B2" w14:textId="77777777" w:rsidR="008D398E" w:rsidRPr="009A30BA" w:rsidRDefault="008D398E" w:rsidP="009D4B5F">
            <w:pPr>
              <w:jc w:val="both"/>
            </w:pPr>
            <w:r w:rsidRPr="009A30BA">
              <w:t>78.08</w:t>
            </w:r>
          </w:p>
        </w:tc>
        <w:tc>
          <w:tcPr>
            <w:tcW w:w="802" w:type="dxa"/>
          </w:tcPr>
          <w:p w14:paraId="0D608CFB" w14:textId="77777777" w:rsidR="008D398E" w:rsidRPr="009A30BA" w:rsidRDefault="008D398E" w:rsidP="009D4B5F">
            <w:pPr>
              <w:jc w:val="both"/>
            </w:pPr>
            <w:r w:rsidRPr="009A30BA">
              <w:t>77.94</w:t>
            </w:r>
          </w:p>
        </w:tc>
        <w:tc>
          <w:tcPr>
            <w:tcW w:w="802" w:type="dxa"/>
          </w:tcPr>
          <w:p w14:paraId="4C0D3F51" w14:textId="77777777" w:rsidR="008D398E" w:rsidRPr="009A30BA" w:rsidRDefault="008D398E" w:rsidP="009D4B5F">
            <w:pPr>
              <w:jc w:val="both"/>
            </w:pPr>
            <w:r w:rsidRPr="009A30BA">
              <w:t>77.85</w:t>
            </w:r>
          </w:p>
        </w:tc>
      </w:tr>
      <w:tr w:rsidR="008D398E" w14:paraId="1EFA93B8" w14:textId="77777777" w:rsidTr="00095B72">
        <w:tc>
          <w:tcPr>
            <w:tcW w:w="2283" w:type="dxa"/>
            <w:vAlign w:val="center"/>
          </w:tcPr>
          <w:p w14:paraId="27B96158" w14:textId="77777777" w:rsidR="008D398E" w:rsidRDefault="008D398E" w:rsidP="00E40565">
            <w:pPr>
              <w:jc w:val="center"/>
            </w:pPr>
            <w:r w:rsidRPr="00E92E0F">
              <w:t>GATA6_prolCell</w:t>
            </w:r>
          </w:p>
        </w:tc>
        <w:tc>
          <w:tcPr>
            <w:tcW w:w="801" w:type="dxa"/>
          </w:tcPr>
          <w:p w14:paraId="0DD82565" w14:textId="77777777" w:rsidR="008D398E" w:rsidRPr="009A30BA" w:rsidRDefault="008D398E" w:rsidP="009D4B5F">
            <w:pPr>
              <w:jc w:val="both"/>
            </w:pPr>
            <w:r w:rsidRPr="009A30BA">
              <w:t>94.85</w:t>
            </w:r>
          </w:p>
        </w:tc>
        <w:tc>
          <w:tcPr>
            <w:tcW w:w="801" w:type="dxa"/>
          </w:tcPr>
          <w:p w14:paraId="381F3E8D" w14:textId="77777777" w:rsidR="008D398E" w:rsidRPr="009A30BA" w:rsidRDefault="008D398E" w:rsidP="009D4B5F">
            <w:pPr>
              <w:jc w:val="both"/>
            </w:pPr>
            <w:r w:rsidRPr="009A30BA">
              <w:t>94.89</w:t>
            </w:r>
          </w:p>
        </w:tc>
        <w:tc>
          <w:tcPr>
            <w:tcW w:w="801" w:type="dxa"/>
          </w:tcPr>
          <w:p w14:paraId="21AF7D2B" w14:textId="77777777" w:rsidR="008D398E" w:rsidRPr="009A30BA" w:rsidRDefault="008D398E" w:rsidP="009D4B5F">
            <w:pPr>
              <w:jc w:val="both"/>
            </w:pPr>
            <w:r w:rsidRPr="009A30BA">
              <w:t>94.71</w:t>
            </w:r>
          </w:p>
        </w:tc>
        <w:tc>
          <w:tcPr>
            <w:tcW w:w="801" w:type="dxa"/>
          </w:tcPr>
          <w:p w14:paraId="64619B35" w14:textId="77777777" w:rsidR="008D398E" w:rsidRPr="009A30BA" w:rsidRDefault="008D398E" w:rsidP="009D4B5F">
            <w:pPr>
              <w:jc w:val="both"/>
            </w:pPr>
            <w:r w:rsidRPr="009A30BA">
              <w:t>94.86</w:t>
            </w:r>
          </w:p>
        </w:tc>
        <w:tc>
          <w:tcPr>
            <w:tcW w:w="801" w:type="dxa"/>
          </w:tcPr>
          <w:p w14:paraId="0F8C3020" w14:textId="77777777" w:rsidR="008D398E" w:rsidRPr="009A30BA" w:rsidRDefault="008D398E" w:rsidP="009D4B5F">
            <w:pPr>
              <w:jc w:val="both"/>
            </w:pPr>
            <w:r w:rsidRPr="009A30BA">
              <w:t>94.62</w:t>
            </w:r>
          </w:p>
        </w:tc>
        <w:tc>
          <w:tcPr>
            <w:tcW w:w="801" w:type="dxa"/>
          </w:tcPr>
          <w:p w14:paraId="101EF65F" w14:textId="77777777" w:rsidR="008D398E" w:rsidRPr="009A30BA" w:rsidRDefault="008D398E" w:rsidP="009D4B5F">
            <w:pPr>
              <w:jc w:val="both"/>
            </w:pPr>
            <w:r w:rsidRPr="009A30BA">
              <w:t>94.85</w:t>
            </w:r>
          </w:p>
        </w:tc>
        <w:tc>
          <w:tcPr>
            <w:tcW w:w="801" w:type="dxa"/>
          </w:tcPr>
          <w:p w14:paraId="0EDE5D93" w14:textId="77777777" w:rsidR="008D398E" w:rsidRPr="009A30BA" w:rsidRDefault="008D398E" w:rsidP="009D4B5F">
            <w:pPr>
              <w:jc w:val="both"/>
            </w:pPr>
            <w:r w:rsidRPr="009A30BA">
              <w:t>94.54</w:t>
            </w:r>
          </w:p>
        </w:tc>
        <w:tc>
          <w:tcPr>
            <w:tcW w:w="802" w:type="dxa"/>
          </w:tcPr>
          <w:p w14:paraId="03B899B0" w14:textId="77777777" w:rsidR="008D398E" w:rsidRPr="009A30BA" w:rsidRDefault="008D398E" w:rsidP="009D4B5F">
            <w:pPr>
              <w:jc w:val="both"/>
            </w:pPr>
            <w:r w:rsidRPr="009A30BA">
              <w:t>94.82</w:t>
            </w:r>
          </w:p>
        </w:tc>
        <w:tc>
          <w:tcPr>
            <w:tcW w:w="802" w:type="dxa"/>
          </w:tcPr>
          <w:p w14:paraId="5BEC9AC6" w14:textId="77777777" w:rsidR="008D398E" w:rsidRPr="009A30BA" w:rsidRDefault="008D398E" w:rsidP="009D4B5F">
            <w:pPr>
              <w:jc w:val="both"/>
            </w:pPr>
            <w:r w:rsidRPr="009A30BA">
              <w:t>94.29</w:t>
            </w:r>
          </w:p>
        </w:tc>
      </w:tr>
      <w:tr w:rsidR="008D398E" w14:paraId="49FF028D" w14:textId="77777777" w:rsidTr="00095B72">
        <w:tc>
          <w:tcPr>
            <w:tcW w:w="2283" w:type="dxa"/>
            <w:vAlign w:val="center"/>
          </w:tcPr>
          <w:p w14:paraId="0E01C201" w14:textId="77777777" w:rsidR="008D398E" w:rsidRDefault="008D398E" w:rsidP="00E40565">
            <w:pPr>
              <w:jc w:val="center"/>
            </w:pPr>
            <w:r w:rsidRPr="0091039C">
              <w:t>CDX2_prolCell</w:t>
            </w:r>
          </w:p>
        </w:tc>
        <w:tc>
          <w:tcPr>
            <w:tcW w:w="801" w:type="dxa"/>
          </w:tcPr>
          <w:p w14:paraId="747C50C4" w14:textId="77777777" w:rsidR="008D398E" w:rsidRPr="009A30BA" w:rsidRDefault="008D398E" w:rsidP="009D4B5F">
            <w:pPr>
              <w:jc w:val="both"/>
            </w:pPr>
            <w:r w:rsidRPr="009A30BA">
              <w:t>85.15</w:t>
            </w:r>
          </w:p>
        </w:tc>
        <w:tc>
          <w:tcPr>
            <w:tcW w:w="801" w:type="dxa"/>
          </w:tcPr>
          <w:p w14:paraId="60335614" w14:textId="77777777" w:rsidR="008D398E" w:rsidRPr="009A30BA" w:rsidRDefault="008D398E" w:rsidP="009D4B5F">
            <w:pPr>
              <w:jc w:val="both"/>
            </w:pPr>
            <w:r w:rsidRPr="009A30BA">
              <w:t>85.17</w:t>
            </w:r>
          </w:p>
        </w:tc>
        <w:tc>
          <w:tcPr>
            <w:tcW w:w="801" w:type="dxa"/>
          </w:tcPr>
          <w:p w14:paraId="2C7A263E" w14:textId="77777777" w:rsidR="008D398E" w:rsidRPr="009A30BA" w:rsidRDefault="008D398E" w:rsidP="009D4B5F">
            <w:pPr>
              <w:jc w:val="both"/>
            </w:pPr>
            <w:r w:rsidRPr="009A30BA">
              <w:t>85.08</w:t>
            </w:r>
          </w:p>
        </w:tc>
        <w:tc>
          <w:tcPr>
            <w:tcW w:w="801" w:type="dxa"/>
          </w:tcPr>
          <w:p w14:paraId="6519DE5B" w14:textId="77777777" w:rsidR="008D398E" w:rsidRPr="009A30BA" w:rsidRDefault="008D398E" w:rsidP="009D4B5F">
            <w:pPr>
              <w:jc w:val="both"/>
            </w:pPr>
            <w:r w:rsidRPr="009A30BA">
              <w:t>85.10</w:t>
            </w:r>
          </w:p>
        </w:tc>
        <w:tc>
          <w:tcPr>
            <w:tcW w:w="801" w:type="dxa"/>
          </w:tcPr>
          <w:p w14:paraId="2C742DFD" w14:textId="77777777" w:rsidR="008D398E" w:rsidRPr="009A30BA" w:rsidRDefault="008D398E" w:rsidP="009D4B5F">
            <w:pPr>
              <w:jc w:val="both"/>
            </w:pPr>
            <w:r w:rsidRPr="009A30BA">
              <w:t>84.93</w:t>
            </w:r>
          </w:p>
        </w:tc>
        <w:tc>
          <w:tcPr>
            <w:tcW w:w="801" w:type="dxa"/>
          </w:tcPr>
          <w:p w14:paraId="00151017" w14:textId="77777777" w:rsidR="008D398E" w:rsidRPr="009A30BA" w:rsidRDefault="008D398E" w:rsidP="009D4B5F">
            <w:pPr>
              <w:jc w:val="both"/>
            </w:pPr>
            <w:r w:rsidRPr="009A30BA">
              <w:t>85.01</w:t>
            </w:r>
          </w:p>
        </w:tc>
        <w:tc>
          <w:tcPr>
            <w:tcW w:w="801" w:type="dxa"/>
          </w:tcPr>
          <w:p w14:paraId="4316F947" w14:textId="77777777" w:rsidR="008D398E" w:rsidRPr="009A30BA" w:rsidRDefault="008D398E" w:rsidP="009D4B5F">
            <w:pPr>
              <w:jc w:val="both"/>
            </w:pPr>
            <w:r w:rsidRPr="009A30BA">
              <w:t>84.86</w:t>
            </w:r>
          </w:p>
        </w:tc>
        <w:tc>
          <w:tcPr>
            <w:tcW w:w="802" w:type="dxa"/>
          </w:tcPr>
          <w:p w14:paraId="6365F81A" w14:textId="77777777" w:rsidR="008D398E" w:rsidRPr="009A30BA" w:rsidRDefault="008D398E" w:rsidP="009D4B5F">
            <w:pPr>
              <w:jc w:val="both"/>
            </w:pPr>
            <w:r w:rsidRPr="009A30BA">
              <w:t>84.71</w:t>
            </w:r>
          </w:p>
        </w:tc>
        <w:tc>
          <w:tcPr>
            <w:tcW w:w="802" w:type="dxa"/>
          </w:tcPr>
          <w:p w14:paraId="59EBE6B8" w14:textId="77777777" w:rsidR="008D398E" w:rsidRPr="009A30BA" w:rsidRDefault="008D398E" w:rsidP="009D4B5F">
            <w:pPr>
              <w:jc w:val="both"/>
            </w:pPr>
            <w:r w:rsidRPr="009A30BA">
              <w:t>84.54</w:t>
            </w:r>
          </w:p>
        </w:tc>
      </w:tr>
      <w:tr w:rsidR="008D398E" w14:paraId="1539F8DE" w14:textId="77777777" w:rsidTr="00095B72">
        <w:tc>
          <w:tcPr>
            <w:tcW w:w="2283" w:type="dxa"/>
            <w:vAlign w:val="center"/>
          </w:tcPr>
          <w:p w14:paraId="5711AFAA" w14:textId="77777777" w:rsidR="008D398E" w:rsidRDefault="008D398E" w:rsidP="00E40565">
            <w:pPr>
              <w:jc w:val="center"/>
            </w:pPr>
            <w:r w:rsidRPr="0091039C">
              <w:t>PHA4_embryo</w:t>
            </w:r>
          </w:p>
        </w:tc>
        <w:tc>
          <w:tcPr>
            <w:tcW w:w="801" w:type="dxa"/>
          </w:tcPr>
          <w:p w14:paraId="5C8D01CB" w14:textId="77777777" w:rsidR="008D398E" w:rsidRPr="009A30BA" w:rsidRDefault="008D398E" w:rsidP="009D4B5F">
            <w:pPr>
              <w:jc w:val="both"/>
            </w:pPr>
            <w:r w:rsidRPr="009A30BA">
              <w:t>86.34</w:t>
            </w:r>
          </w:p>
        </w:tc>
        <w:tc>
          <w:tcPr>
            <w:tcW w:w="801" w:type="dxa"/>
          </w:tcPr>
          <w:p w14:paraId="288ABE4F" w14:textId="77777777" w:rsidR="008D398E" w:rsidRPr="009A30BA" w:rsidRDefault="008D398E" w:rsidP="009D4B5F">
            <w:pPr>
              <w:jc w:val="both"/>
            </w:pPr>
            <w:r w:rsidRPr="009A30BA">
              <w:t>86.34</w:t>
            </w:r>
          </w:p>
        </w:tc>
        <w:tc>
          <w:tcPr>
            <w:tcW w:w="801" w:type="dxa"/>
          </w:tcPr>
          <w:p w14:paraId="6DB3B650" w14:textId="77777777" w:rsidR="008D398E" w:rsidRPr="009A30BA" w:rsidRDefault="008D398E" w:rsidP="009D4B5F">
            <w:pPr>
              <w:jc w:val="both"/>
            </w:pPr>
            <w:r w:rsidRPr="009A30BA">
              <w:t>86.38</w:t>
            </w:r>
          </w:p>
        </w:tc>
        <w:tc>
          <w:tcPr>
            <w:tcW w:w="801" w:type="dxa"/>
          </w:tcPr>
          <w:p w14:paraId="2265FE32" w14:textId="77777777" w:rsidR="008D398E" w:rsidRPr="009A30BA" w:rsidRDefault="008D398E" w:rsidP="009D4B5F">
            <w:pPr>
              <w:jc w:val="both"/>
            </w:pPr>
            <w:r w:rsidRPr="009A30BA">
              <w:t>86.19</w:t>
            </w:r>
          </w:p>
        </w:tc>
        <w:tc>
          <w:tcPr>
            <w:tcW w:w="801" w:type="dxa"/>
          </w:tcPr>
          <w:p w14:paraId="3DD583A1" w14:textId="77777777" w:rsidR="008D398E" w:rsidRPr="009A30BA" w:rsidRDefault="008D398E" w:rsidP="009D4B5F">
            <w:pPr>
              <w:jc w:val="both"/>
            </w:pPr>
            <w:r w:rsidRPr="009A30BA">
              <w:t>86.27</w:t>
            </w:r>
          </w:p>
        </w:tc>
        <w:tc>
          <w:tcPr>
            <w:tcW w:w="801" w:type="dxa"/>
          </w:tcPr>
          <w:p w14:paraId="43278B8F" w14:textId="77777777" w:rsidR="008D398E" w:rsidRPr="009A30BA" w:rsidRDefault="008D398E" w:rsidP="009D4B5F">
            <w:pPr>
              <w:jc w:val="both"/>
            </w:pPr>
            <w:r w:rsidRPr="009A30BA">
              <w:t>86.32</w:t>
            </w:r>
          </w:p>
        </w:tc>
        <w:tc>
          <w:tcPr>
            <w:tcW w:w="801" w:type="dxa"/>
          </w:tcPr>
          <w:p w14:paraId="5F21BF25" w14:textId="77777777" w:rsidR="008D398E" w:rsidRPr="009A30BA" w:rsidRDefault="008D398E" w:rsidP="009D4B5F">
            <w:pPr>
              <w:jc w:val="both"/>
            </w:pPr>
            <w:r w:rsidRPr="009A30BA">
              <w:t>86.00</w:t>
            </w:r>
          </w:p>
        </w:tc>
        <w:tc>
          <w:tcPr>
            <w:tcW w:w="802" w:type="dxa"/>
          </w:tcPr>
          <w:p w14:paraId="2CAED23F" w14:textId="77777777" w:rsidR="008D398E" w:rsidRPr="009A30BA" w:rsidRDefault="008D398E" w:rsidP="009D4B5F">
            <w:pPr>
              <w:jc w:val="both"/>
            </w:pPr>
            <w:r w:rsidRPr="009A30BA">
              <w:t>86.10</w:t>
            </w:r>
          </w:p>
        </w:tc>
        <w:tc>
          <w:tcPr>
            <w:tcW w:w="802" w:type="dxa"/>
          </w:tcPr>
          <w:p w14:paraId="49C492A1" w14:textId="77777777" w:rsidR="008D398E" w:rsidRPr="009A30BA" w:rsidRDefault="008D398E" w:rsidP="009D4B5F">
            <w:pPr>
              <w:jc w:val="both"/>
            </w:pPr>
            <w:r w:rsidRPr="009A30BA">
              <w:t>86.09</w:t>
            </w:r>
          </w:p>
        </w:tc>
      </w:tr>
      <w:tr w:rsidR="008D398E" w14:paraId="3FBDD54A" w14:textId="77777777" w:rsidTr="00095B72">
        <w:tc>
          <w:tcPr>
            <w:tcW w:w="2283" w:type="dxa"/>
            <w:vAlign w:val="center"/>
          </w:tcPr>
          <w:p w14:paraId="6C0D0FF9" w14:textId="77777777" w:rsidR="008D398E" w:rsidRDefault="008D398E" w:rsidP="00E40565">
            <w:pPr>
              <w:jc w:val="center"/>
            </w:pPr>
            <w:r w:rsidRPr="00145214">
              <w:t>H3K4me2_prolCell</w:t>
            </w:r>
          </w:p>
        </w:tc>
        <w:tc>
          <w:tcPr>
            <w:tcW w:w="801" w:type="dxa"/>
          </w:tcPr>
          <w:p w14:paraId="4C2AAD8E" w14:textId="77777777" w:rsidR="008D398E" w:rsidRPr="009A30BA" w:rsidRDefault="008D398E" w:rsidP="009D4B5F">
            <w:pPr>
              <w:jc w:val="both"/>
            </w:pPr>
            <w:r w:rsidRPr="009A30BA">
              <w:t>79.89</w:t>
            </w:r>
          </w:p>
        </w:tc>
        <w:tc>
          <w:tcPr>
            <w:tcW w:w="801" w:type="dxa"/>
          </w:tcPr>
          <w:p w14:paraId="1C510238" w14:textId="77777777" w:rsidR="008D398E" w:rsidRPr="009A30BA" w:rsidRDefault="008D398E" w:rsidP="009D4B5F">
            <w:pPr>
              <w:jc w:val="both"/>
            </w:pPr>
            <w:r w:rsidRPr="009A30BA">
              <w:t>79.85</w:t>
            </w:r>
          </w:p>
        </w:tc>
        <w:tc>
          <w:tcPr>
            <w:tcW w:w="801" w:type="dxa"/>
          </w:tcPr>
          <w:p w14:paraId="6ACEEBD1" w14:textId="77777777" w:rsidR="008D398E" w:rsidRPr="009A30BA" w:rsidRDefault="008D398E" w:rsidP="009D4B5F">
            <w:pPr>
              <w:jc w:val="both"/>
            </w:pPr>
            <w:r w:rsidRPr="009A30BA">
              <w:t>79.84</w:t>
            </w:r>
          </w:p>
        </w:tc>
        <w:tc>
          <w:tcPr>
            <w:tcW w:w="801" w:type="dxa"/>
          </w:tcPr>
          <w:p w14:paraId="1F39AA16" w14:textId="77777777" w:rsidR="008D398E" w:rsidRPr="009A30BA" w:rsidRDefault="008D398E" w:rsidP="009D4B5F">
            <w:pPr>
              <w:jc w:val="both"/>
            </w:pPr>
            <w:r w:rsidRPr="009A30BA">
              <w:t>79.83</w:t>
            </w:r>
          </w:p>
        </w:tc>
        <w:tc>
          <w:tcPr>
            <w:tcW w:w="801" w:type="dxa"/>
          </w:tcPr>
          <w:p w14:paraId="023EDCE5" w14:textId="77777777" w:rsidR="008D398E" w:rsidRPr="009A30BA" w:rsidRDefault="008D398E" w:rsidP="009D4B5F">
            <w:pPr>
              <w:jc w:val="both"/>
            </w:pPr>
            <w:r w:rsidRPr="009A30BA">
              <w:t>79.98</w:t>
            </w:r>
          </w:p>
        </w:tc>
        <w:tc>
          <w:tcPr>
            <w:tcW w:w="801" w:type="dxa"/>
          </w:tcPr>
          <w:p w14:paraId="40ACFAEF" w14:textId="77777777" w:rsidR="008D398E" w:rsidRPr="009A30BA" w:rsidRDefault="008D398E" w:rsidP="009D4B5F">
            <w:pPr>
              <w:jc w:val="both"/>
            </w:pPr>
            <w:r w:rsidRPr="009A30BA">
              <w:t>79.73</w:t>
            </w:r>
          </w:p>
        </w:tc>
        <w:tc>
          <w:tcPr>
            <w:tcW w:w="801" w:type="dxa"/>
          </w:tcPr>
          <w:p w14:paraId="47237014" w14:textId="77777777" w:rsidR="008D398E" w:rsidRPr="009A30BA" w:rsidRDefault="008D398E" w:rsidP="009D4B5F">
            <w:pPr>
              <w:jc w:val="both"/>
            </w:pPr>
            <w:r w:rsidRPr="009A30BA">
              <w:t>79.58</w:t>
            </w:r>
          </w:p>
        </w:tc>
        <w:tc>
          <w:tcPr>
            <w:tcW w:w="802" w:type="dxa"/>
          </w:tcPr>
          <w:p w14:paraId="358F8429" w14:textId="77777777" w:rsidR="008D398E" w:rsidRPr="009A30BA" w:rsidRDefault="008D398E" w:rsidP="009D4B5F">
            <w:pPr>
              <w:jc w:val="both"/>
            </w:pPr>
            <w:r w:rsidRPr="009A30BA">
              <w:t>79.58</w:t>
            </w:r>
          </w:p>
        </w:tc>
        <w:tc>
          <w:tcPr>
            <w:tcW w:w="802" w:type="dxa"/>
          </w:tcPr>
          <w:p w14:paraId="5DCDEB04" w14:textId="77777777" w:rsidR="008D398E" w:rsidRPr="009A30BA" w:rsidRDefault="008D398E" w:rsidP="009D4B5F">
            <w:pPr>
              <w:jc w:val="both"/>
            </w:pPr>
            <w:r w:rsidRPr="009A30BA">
              <w:t>79.60</w:t>
            </w:r>
          </w:p>
        </w:tc>
      </w:tr>
      <w:tr w:rsidR="00095B72" w14:paraId="31C7424A" w14:textId="77777777" w:rsidTr="00095B72">
        <w:tc>
          <w:tcPr>
            <w:tcW w:w="2283" w:type="dxa"/>
          </w:tcPr>
          <w:p w14:paraId="70AC53BE" w14:textId="77777777" w:rsidR="00095B72" w:rsidRPr="00095B72" w:rsidRDefault="009A40AF" w:rsidP="00095B72">
            <w:pPr>
              <w:jc w:val="center"/>
            </w:pPr>
            <w:r>
              <w:t>Trung bình</w:t>
            </w:r>
          </w:p>
        </w:tc>
        <w:tc>
          <w:tcPr>
            <w:tcW w:w="801" w:type="dxa"/>
            <w:vAlign w:val="bottom"/>
          </w:tcPr>
          <w:p w14:paraId="1E159464" w14:textId="77777777" w:rsidR="00095B72" w:rsidRPr="00095B72" w:rsidRDefault="00095B72" w:rsidP="00095B72">
            <w:pPr>
              <w:jc w:val="center"/>
            </w:pPr>
            <w:r w:rsidRPr="00095B72">
              <w:t>85.12</w:t>
            </w:r>
          </w:p>
        </w:tc>
        <w:tc>
          <w:tcPr>
            <w:tcW w:w="801" w:type="dxa"/>
            <w:vAlign w:val="bottom"/>
          </w:tcPr>
          <w:p w14:paraId="3CEA7740" w14:textId="77777777" w:rsidR="00095B72" w:rsidRPr="00095B72" w:rsidRDefault="00095B72" w:rsidP="00095B72">
            <w:pPr>
              <w:jc w:val="center"/>
            </w:pPr>
            <w:r w:rsidRPr="00095B72">
              <w:t>85.1</w:t>
            </w:r>
          </w:p>
        </w:tc>
        <w:tc>
          <w:tcPr>
            <w:tcW w:w="801" w:type="dxa"/>
            <w:vAlign w:val="bottom"/>
          </w:tcPr>
          <w:p w14:paraId="09EDB190" w14:textId="77777777" w:rsidR="00095B72" w:rsidRPr="00095B72" w:rsidRDefault="00095B72" w:rsidP="00095B72">
            <w:pPr>
              <w:jc w:val="center"/>
            </w:pPr>
            <w:r w:rsidRPr="00095B72">
              <w:t>85.04</w:t>
            </w:r>
          </w:p>
        </w:tc>
        <w:tc>
          <w:tcPr>
            <w:tcW w:w="801" w:type="dxa"/>
            <w:vAlign w:val="bottom"/>
          </w:tcPr>
          <w:p w14:paraId="7EC19695" w14:textId="77777777" w:rsidR="00095B72" w:rsidRPr="00095B72" w:rsidRDefault="00095B72" w:rsidP="00095B72">
            <w:pPr>
              <w:jc w:val="center"/>
            </w:pPr>
            <w:r w:rsidRPr="00095B72">
              <w:t>85.01</w:t>
            </w:r>
          </w:p>
        </w:tc>
        <w:tc>
          <w:tcPr>
            <w:tcW w:w="801" w:type="dxa"/>
            <w:vAlign w:val="bottom"/>
          </w:tcPr>
          <w:p w14:paraId="63BAD7F3" w14:textId="77777777" w:rsidR="00095B72" w:rsidRPr="00095B72" w:rsidRDefault="00095B72" w:rsidP="00095B72">
            <w:pPr>
              <w:jc w:val="center"/>
            </w:pPr>
            <w:r w:rsidRPr="00095B72">
              <w:t>84.96</w:t>
            </w:r>
          </w:p>
        </w:tc>
        <w:tc>
          <w:tcPr>
            <w:tcW w:w="801" w:type="dxa"/>
            <w:vAlign w:val="bottom"/>
          </w:tcPr>
          <w:p w14:paraId="11FB6F01" w14:textId="77777777" w:rsidR="00095B72" w:rsidRPr="00095B72" w:rsidRDefault="00095B72" w:rsidP="00095B72">
            <w:pPr>
              <w:jc w:val="center"/>
            </w:pPr>
            <w:r w:rsidRPr="00095B72">
              <w:t>84.97</w:t>
            </w:r>
          </w:p>
        </w:tc>
        <w:tc>
          <w:tcPr>
            <w:tcW w:w="801" w:type="dxa"/>
            <w:vAlign w:val="bottom"/>
          </w:tcPr>
          <w:p w14:paraId="75DE3826" w14:textId="77777777" w:rsidR="00095B72" w:rsidRPr="00095B72" w:rsidRDefault="00095B72" w:rsidP="00095B72">
            <w:pPr>
              <w:jc w:val="center"/>
            </w:pPr>
            <w:r w:rsidRPr="00095B72">
              <w:t>84.78</w:t>
            </w:r>
          </w:p>
        </w:tc>
        <w:tc>
          <w:tcPr>
            <w:tcW w:w="802" w:type="dxa"/>
            <w:vAlign w:val="bottom"/>
          </w:tcPr>
          <w:p w14:paraId="691D123F" w14:textId="77777777" w:rsidR="00095B72" w:rsidRPr="00095B72" w:rsidRDefault="00095B72" w:rsidP="00095B72">
            <w:pPr>
              <w:jc w:val="center"/>
            </w:pPr>
            <w:r w:rsidRPr="00095B72">
              <w:t>84.78</w:t>
            </w:r>
          </w:p>
        </w:tc>
        <w:tc>
          <w:tcPr>
            <w:tcW w:w="802" w:type="dxa"/>
            <w:vAlign w:val="bottom"/>
          </w:tcPr>
          <w:p w14:paraId="1B51F240" w14:textId="77777777" w:rsidR="00095B72" w:rsidRPr="00095B72" w:rsidRDefault="00095B72" w:rsidP="00095B72">
            <w:pPr>
              <w:jc w:val="center"/>
            </w:pPr>
            <w:r w:rsidRPr="00095B72">
              <w:t>84.67</w:t>
            </w:r>
          </w:p>
        </w:tc>
      </w:tr>
    </w:tbl>
    <w:p w14:paraId="4446DDD6" w14:textId="05DD433F" w:rsidR="008D398E" w:rsidRDefault="00BF3DB2" w:rsidP="00453632">
      <w:pPr>
        <w:spacing w:after="0" w:line="360" w:lineRule="auto"/>
        <w:ind w:firstLine="720"/>
        <w:jc w:val="both"/>
      </w:pPr>
      <w:r>
        <w:lastRenderedPageBreak/>
        <w:t xml:space="preserve">Từ kết quả </w:t>
      </w:r>
      <w:r w:rsidR="00B6587B">
        <w:t>có được, ta có thể thấy rằ</w:t>
      </w:r>
      <w:r w:rsidR="00B13680">
        <w:t>ng</w:t>
      </w:r>
      <w:r w:rsidR="00B6587B">
        <w:t xml:space="preserve"> hai phương pháp </w:t>
      </w:r>
      <w:r w:rsidR="00ED626C">
        <w:t>được đề xuất</w:t>
      </w:r>
      <w:r w:rsidR="00B6587B">
        <w:t xml:space="preserve"> có điểm số AUC trung bình khá cao</w:t>
      </w:r>
      <w:r w:rsidR="0052676D">
        <w:t xml:space="preserve"> v</w:t>
      </w:r>
      <w:r w:rsidR="009D4B5F">
        <w:t xml:space="preserve">ới </w:t>
      </w:r>
      <w:r w:rsidR="0052676D">
        <w:t>85% cho hàm kernel dựa trên entropy</w:t>
      </w:r>
      <w:r w:rsidR="00982664">
        <w:t xml:space="preserve"> và 90% cho hàm kernel phân cấp.</w:t>
      </w:r>
      <w:r w:rsidR="00EC0ABB">
        <w:t xml:space="preserve"> Tuy nhiên, khoảng cách điểm</w:t>
      </w:r>
      <w:r w:rsidR="007C6863">
        <w:t xml:space="preserve"> số</w:t>
      </w:r>
      <w:r w:rsidR="00EC0ABB">
        <w:t xml:space="preserve"> giữa hai phương pháp là khá đáng kể khi điểm của hàm kernel dựa trên entropy thấp hơn khoảng 5% so với hàm kernel phân cấp. </w:t>
      </w:r>
      <w:r w:rsidR="00DC7845">
        <w:t xml:space="preserve">Nguyên nhân có thể là do </w:t>
      </w:r>
      <w:r w:rsidR="00AB3B29">
        <w:t xml:space="preserve">những </w:t>
      </w:r>
      <w:r w:rsidR="00DC7845">
        <w:t>tập dữ liệu được sử dụng</w:t>
      </w:r>
      <w:r w:rsidR="00AB3B29">
        <w:t xml:space="preserve"> </w:t>
      </w:r>
      <w:r w:rsidR="00076EE3">
        <w:t>đều</w:t>
      </w:r>
      <w:r w:rsidR="00FB5D3B">
        <w:t xml:space="preserve"> chứa các vùng</w:t>
      </w:r>
      <w:r w:rsidR="00076EE3">
        <w:t xml:space="preserve"> </w:t>
      </w:r>
      <w:del w:id="448" w:author="Van-Thanh Hoang" w:date="2013-08-30T20:52:00Z">
        <w:r w:rsidR="00AB3B29" w:rsidDel="00AB1B34">
          <w:delText xml:space="preserve">liên kết </w:delText>
        </w:r>
      </w:del>
      <w:ins w:id="449" w:author="Van-Thanh Hoang" w:date="2013-08-30T20:52:00Z">
        <w:r w:rsidR="00AB1B34">
          <w:t>tăng cường</w:t>
        </w:r>
      </w:ins>
      <w:ins w:id="450" w:author="Van-Thanh Hoang" w:date="2013-08-30T20:37:00Z">
        <w:r w:rsidR="00485065">
          <w:t xml:space="preserve"> khác nhau của một TF, </w:t>
        </w:r>
      </w:ins>
      <w:del w:id="451" w:author="Van-Thanh Hoang" w:date="2013-08-30T20:37:00Z">
        <w:r w:rsidR="00AB3B29" w:rsidDel="00485065">
          <w:delText>với những TF khác nhau, t</w:delText>
        </w:r>
      </w:del>
      <w:ins w:id="452" w:author="Van-Thanh Hoang" w:date="2013-08-30T20:37:00Z">
        <w:r w:rsidR="00485065">
          <w:t>t</w:t>
        </w:r>
      </w:ins>
      <w:r w:rsidR="00AB3B29">
        <w:t xml:space="preserve">rong khi hàm kernel dựa trên entropy được thiết kế </w:t>
      </w:r>
      <w:r w:rsidR="008559D4">
        <w:t xml:space="preserve">cho bài toán xác định </w:t>
      </w:r>
      <w:ins w:id="453" w:author="Van-Thanh Hoang" w:date="2013-08-30T20:38:00Z">
        <w:r w:rsidR="00485065">
          <w:t xml:space="preserve">một </w:t>
        </w:r>
      </w:ins>
      <w:ins w:id="454" w:author="Van-Thanh Hoang" w:date="2013-08-30T20:52:00Z">
        <w:r w:rsidR="00033981">
          <w:t>loại vùng tăng cường</w:t>
        </w:r>
      </w:ins>
      <w:ins w:id="455" w:author="Van-Thanh Hoang" w:date="2013-08-30T20:38:00Z">
        <w:r w:rsidR="00485065">
          <w:t xml:space="preserve"> </w:t>
        </w:r>
      </w:ins>
      <w:del w:id="456" w:author="Van-Thanh Hoang" w:date="2013-08-30T20:39:00Z">
        <w:r w:rsidR="008559D4" w:rsidDel="00485065">
          <w:delText>nhiều loại TFBS khác nhau c</w:delText>
        </w:r>
      </w:del>
      <w:ins w:id="457" w:author="Van-Thanh Hoang" w:date="2013-08-30T20:39:00Z">
        <w:r w:rsidR="00485065">
          <w:t>c</w:t>
        </w:r>
      </w:ins>
      <w:r w:rsidR="008559D4">
        <w:t>ủa</w:t>
      </w:r>
      <w:del w:id="458" w:author="Van-Thanh Hoang" w:date="2013-08-30T20:39:00Z">
        <w:r w:rsidR="008559D4" w:rsidDel="00485065">
          <w:delText xml:space="preserve"> cùng</w:delText>
        </w:r>
      </w:del>
      <w:r w:rsidR="008559D4">
        <w:t xml:space="preserve"> một TF. </w:t>
      </w:r>
      <w:r w:rsidR="00FD5800">
        <w:t>Điểm số AUC trung bình của hàm kernel phân cấp vào khoảng 90.6% và điểm cao nhất là 98.53%</w:t>
      </w:r>
      <w:r w:rsidR="00E55920">
        <w:t>, đạt được</w:t>
      </w:r>
      <w:r w:rsidR="00FD5800">
        <w:t xml:space="preserve"> khi kiểm tra với tập dữ liệu vùng tăng cường được liên kết bởi TF GATA6 và các nhân tố phối hợp (co-factor).</w:t>
      </w:r>
      <w:r w:rsidR="009367AD">
        <w:t xml:space="preserve"> Ta cũng có thể nhận thấy rằng, các điểm số AUC tốt nhất mà phương pháp có thể đạt được đều </w:t>
      </w:r>
      <w:r w:rsidR="004B125F">
        <w:t xml:space="preserve">là </w:t>
      </w:r>
      <w:r w:rsidR="009367AD">
        <w:t xml:space="preserve">khi số phần </w:t>
      </w:r>
      <w:r w:rsidR="005A096B">
        <w:t>con</w:t>
      </w:r>
      <w:r w:rsidR="009367AD">
        <w:t xml:space="preserve"> là từ 5 đến 9 phân, tương đương với độ dài của từng phần</w:t>
      </w:r>
      <w:r w:rsidR="003B7EBD">
        <w:t xml:space="preserve"> con</w:t>
      </w:r>
      <w:r w:rsidR="009367AD">
        <w:t xml:space="preserve"> </w:t>
      </w:r>
      <w:r w:rsidR="00535206">
        <w:t>vào</w:t>
      </w:r>
      <w:r w:rsidR="009367AD">
        <w:t xml:space="preserve"> khoảng từ 100 bp đến 200 bp.</w:t>
      </w:r>
    </w:p>
    <w:p w14:paraId="6DB9231F" w14:textId="77777777" w:rsidR="00DB4ECD" w:rsidRPr="00572A0E" w:rsidRDefault="00DB4ECD" w:rsidP="00515B65">
      <w:pPr>
        <w:pStyle w:val="Caption"/>
        <w:ind w:left="567" w:right="571"/>
        <w:jc w:val="center"/>
        <w:rPr>
          <w:rFonts w:eastAsiaTheme="minorEastAsia"/>
          <w:b/>
          <w:i w:val="0"/>
          <w:iCs w:val="0"/>
          <w:color w:val="auto"/>
          <w:sz w:val="24"/>
          <w:szCs w:val="26"/>
        </w:rPr>
      </w:pPr>
      <w:bookmarkStart w:id="459" w:name="_Ref365455226"/>
      <w:bookmarkStart w:id="460" w:name="_Toc366053563"/>
      <w:r w:rsidRPr="00572A0E">
        <w:rPr>
          <w:rFonts w:eastAsiaTheme="minorEastAsia"/>
          <w:b/>
          <w:i w:val="0"/>
          <w:iCs w:val="0"/>
          <w:color w:val="auto"/>
          <w:sz w:val="24"/>
          <w:szCs w:val="26"/>
        </w:rPr>
        <w:t>Bảng 3.</w:t>
      </w:r>
      <w:r w:rsidRPr="00572A0E">
        <w:rPr>
          <w:rFonts w:eastAsiaTheme="minorEastAsia"/>
          <w:b/>
          <w:i w:val="0"/>
          <w:iCs w:val="0"/>
          <w:color w:val="auto"/>
          <w:sz w:val="24"/>
          <w:szCs w:val="26"/>
        </w:rPr>
        <w:fldChar w:fldCharType="begin"/>
      </w:r>
      <w:r w:rsidRPr="00572A0E">
        <w:rPr>
          <w:rFonts w:eastAsiaTheme="minorEastAsia"/>
          <w:b/>
          <w:i w:val="0"/>
          <w:iCs w:val="0"/>
          <w:color w:val="auto"/>
          <w:sz w:val="24"/>
          <w:szCs w:val="26"/>
        </w:rPr>
        <w:instrText xml:space="preserve"> SEQ Bảng_3. \* ARABIC </w:instrText>
      </w:r>
      <w:r w:rsidRPr="00572A0E">
        <w:rPr>
          <w:rFonts w:eastAsiaTheme="minorEastAsia"/>
          <w:b/>
          <w:i w:val="0"/>
          <w:iCs w:val="0"/>
          <w:color w:val="auto"/>
          <w:sz w:val="24"/>
          <w:szCs w:val="26"/>
        </w:rPr>
        <w:fldChar w:fldCharType="separate"/>
      </w:r>
      <w:r w:rsidR="00150692">
        <w:rPr>
          <w:rFonts w:eastAsiaTheme="minorEastAsia"/>
          <w:b/>
          <w:i w:val="0"/>
          <w:iCs w:val="0"/>
          <w:noProof/>
          <w:color w:val="auto"/>
          <w:sz w:val="24"/>
          <w:szCs w:val="26"/>
        </w:rPr>
        <w:t>3</w:t>
      </w:r>
      <w:r w:rsidRPr="00572A0E">
        <w:rPr>
          <w:rFonts w:eastAsiaTheme="minorEastAsia"/>
          <w:b/>
          <w:i w:val="0"/>
          <w:iCs w:val="0"/>
          <w:color w:val="auto"/>
          <w:sz w:val="24"/>
          <w:szCs w:val="26"/>
        </w:rPr>
        <w:fldChar w:fldCharType="end"/>
      </w:r>
      <w:bookmarkEnd w:id="459"/>
      <w:r w:rsidRPr="00572A0E">
        <w:rPr>
          <w:rFonts w:eastAsiaTheme="minorEastAsia"/>
          <w:b/>
          <w:i w:val="0"/>
          <w:iCs w:val="0"/>
          <w:color w:val="auto"/>
          <w:sz w:val="24"/>
          <w:szCs w:val="26"/>
        </w:rPr>
        <w:t xml:space="preserve">. </w:t>
      </w:r>
      <w:r w:rsidR="00C5069E" w:rsidRPr="00572A0E">
        <w:rPr>
          <w:rFonts w:eastAsiaTheme="minorEastAsia"/>
          <w:b/>
          <w:i w:val="0"/>
          <w:iCs w:val="0"/>
          <w:color w:val="auto"/>
          <w:sz w:val="24"/>
          <w:szCs w:val="26"/>
        </w:rPr>
        <w:t>Bảng giá trị AUC (</w:t>
      </w:r>
      <m:oMath>
        <m:r>
          <m:rPr>
            <m:sty m:val="bi"/>
          </m:rPr>
          <w:rPr>
            <w:rFonts w:ascii="Cambria Math" w:eastAsiaTheme="minorEastAsia" w:hAnsi="Cambria Math"/>
            <w:color w:val="auto"/>
            <w:sz w:val="24"/>
            <w:szCs w:val="26"/>
          </w:rPr>
          <m:t>×100%</m:t>
        </m:r>
      </m:oMath>
      <w:r w:rsidR="00C5069E" w:rsidRPr="00572A0E">
        <w:rPr>
          <w:rFonts w:eastAsiaTheme="minorEastAsia"/>
          <w:b/>
          <w:i w:val="0"/>
          <w:iCs w:val="0"/>
          <w:color w:val="auto"/>
          <w:sz w:val="24"/>
          <w:szCs w:val="26"/>
        </w:rPr>
        <w:t xml:space="preserve">) đối với hàm kernel phân cấp ứng với số </w:t>
      </w:r>
      <w:r w:rsidR="0088023B" w:rsidRPr="00572A0E">
        <w:rPr>
          <w:rFonts w:eastAsiaTheme="minorEastAsia"/>
          <w:b/>
          <w:i w:val="0"/>
          <w:iCs w:val="0"/>
          <w:color w:val="auto"/>
          <w:sz w:val="24"/>
          <w:szCs w:val="26"/>
        </w:rPr>
        <w:t xml:space="preserve">lượng </w:t>
      </w:r>
      <w:r w:rsidR="00C5069E" w:rsidRPr="00572A0E">
        <w:rPr>
          <w:rFonts w:eastAsiaTheme="minorEastAsia"/>
          <w:b/>
          <w:i w:val="0"/>
          <w:iCs w:val="0"/>
          <w:color w:val="auto"/>
          <w:sz w:val="24"/>
          <w:szCs w:val="26"/>
        </w:rPr>
        <w:t>phần</w:t>
      </w:r>
      <w:r w:rsidR="009757AC">
        <w:rPr>
          <w:rFonts w:eastAsiaTheme="minorEastAsia"/>
          <w:b/>
          <w:i w:val="0"/>
          <w:iCs w:val="0"/>
          <w:color w:val="auto"/>
          <w:sz w:val="24"/>
          <w:szCs w:val="26"/>
        </w:rPr>
        <w:t xml:space="preserve"> con</w:t>
      </w:r>
      <w:r w:rsidR="00C5069E" w:rsidRPr="00572A0E">
        <w:rPr>
          <w:rFonts w:eastAsiaTheme="minorEastAsia"/>
          <w:b/>
          <w:i w:val="0"/>
          <w:iCs w:val="0"/>
          <w:color w:val="auto"/>
          <w:sz w:val="24"/>
          <w:szCs w:val="26"/>
        </w:rPr>
        <w:t xml:space="preserve"> là 7 và các độ dài vùng chồng lên nhau khác nhau</w:t>
      </w:r>
      <w:r w:rsidRPr="00572A0E">
        <w:rPr>
          <w:rFonts w:eastAsiaTheme="minorEastAsia"/>
          <w:b/>
          <w:i w:val="0"/>
          <w:iCs w:val="0"/>
          <w:color w:val="auto"/>
          <w:sz w:val="24"/>
          <w:szCs w:val="26"/>
        </w:rPr>
        <w:t>.</w:t>
      </w:r>
      <w:bookmarkEnd w:id="460"/>
    </w:p>
    <w:tbl>
      <w:tblPr>
        <w:tblStyle w:val="TableGrid"/>
        <w:tblW w:w="0" w:type="auto"/>
        <w:jc w:val="center"/>
        <w:tblLook w:val="04A0" w:firstRow="1" w:lastRow="0" w:firstColumn="1" w:lastColumn="0" w:noHBand="0" w:noVBand="1"/>
      </w:tblPr>
      <w:tblGrid>
        <w:gridCol w:w="2283"/>
        <w:gridCol w:w="1460"/>
        <w:gridCol w:w="1260"/>
        <w:gridCol w:w="1088"/>
        <w:gridCol w:w="1056"/>
        <w:gridCol w:w="1025"/>
      </w:tblGrid>
      <w:tr w:rsidR="00464A63" w14:paraId="1833C9CA" w14:textId="77777777" w:rsidTr="00002B03">
        <w:trPr>
          <w:jc w:val="center"/>
        </w:trPr>
        <w:tc>
          <w:tcPr>
            <w:tcW w:w="2283" w:type="dxa"/>
            <w:vAlign w:val="center"/>
          </w:tcPr>
          <w:p w14:paraId="728547EE" w14:textId="77777777" w:rsidR="00464A63" w:rsidRPr="00194403" w:rsidRDefault="00464A63" w:rsidP="00515C97">
            <w:pPr>
              <w:jc w:val="center"/>
              <w:rPr>
                <w:b/>
              </w:rPr>
            </w:pPr>
            <w:r w:rsidRPr="00194403">
              <w:rPr>
                <w:b/>
              </w:rPr>
              <w:t>TF</w:t>
            </w:r>
          </w:p>
        </w:tc>
        <w:tc>
          <w:tcPr>
            <w:tcW w:w="1460" w:type="dxa"/>
            <w:vAlign w:val="center"/>
          </w:tcPr>
          <w:p w14:paraId="7E257669" w14:textId="77777777" w:rsidR="00464A63" w:rsidRPr="00194403" w:rsidRDefault="007052FF" w:rsidP="00515C97">
            <w:pPr>
              <w:jc w:val="center"/>
              <w:rPr>
                <w:b/>
              </w:rPr>
            </w:pPr>
            <w:r w:rsidRPr="00194403">
              <w:rPr>
                <w:b/>
              </w:rPr>
              <w:t>L</w:t>
            </w:r>
            <w:r w:rsidR="00951DE0">
              <w:rPr>
                <w:b/>
              </w:rPr>
              <w:t xml:space="preserve"> </w:t>
            </w:r>
            <w:r w:rsidRPr="00194403">
              <w:rPr>
                <w:b/>
              </w:rPr>
              <w:t>=</w:t>
            </w:r>
            <w:r w:rsidR="00951DE0">
              <w:rPr>
                <w:b/>
              </w:rPr>
              <w:t xml:space="preserve"> </w:t>
            </w:r>
            <w:r w:rsidRPr="00194403">
              <w:rPr>
                <w:b/>
              </w:rPr>
              <w:t>0</w:t>
            </w:r>
          </w:p>
        </w:tc>
        <w:tc>
          <w:tcPr>
            <w:tcW w:w="1260" w:type="dxa"/>
            <w:vAlign w:val="center"/>
          </w:tcPr>
          <w:p w14:paraId="7E3C8B35" w14:textId="77777777" w:rsidR="00464A63" w:rsidRPr="00194403" w:rsidRDefault="00464A63" w:rsidP="00515C97">
            <w:pPr>
              <w:jc w:val="center"/>
              <w:rPr>
                <w:b/>
              </w:rPr>
            </w:pPr>
            <w:r w:rsidRPr="00194403">
              <w:rPr>
                <w:b/>
              </w:rPr>
              <w:t>L</w:t>
            </w:r>
            <w:r w:rsidR="00951DE0">
              <w:rPr>
                <w:b/>
              </w:rPr>
              <w:t xml:space="preserve"> </w:t>
            </w:r>
            <w:r w:rsidRPr="00194403">
              <w:rPr>
                <w:b/>
              </w:rPr>
              <w:t>=</w:t>
            </w:r>
            <w:r w:rsidR="00951DE0">
              <w:rPr>
                <w:b/>
              </w:rPr>
              <w:t xml:space="preserve"> </w:t>
            </w:r>
            <w:r w:rsidRPr="00194403">
              <w:rPr>
                <w:b/>
              </w:rPr>
              <w:t>10</w:t>
            </w:r>
          </w:p>
        </w:tc>
        <w:tc>
          <w:tcPr>
            <w:tcW w:w="1088" w:type="dxa"/>
            <w:vAlign w:val="center"/>
          </w:tcPr>
          <w:p w14:paraId="73B57433" w14:textId="77777777" w:rsidR="00464A63" w:rsidRPr="00194403" w:rsidRDefault="00464A63" w:rsidP="00515C97">
            <w:pPr>
              <w:jc w:val="center"/>
              <w:rPr>
                <w:b/>
              </w:rPr>
            </w:pPr>
            <w:r w:rsidRPr="00194403">
              <w:rPr>
                <w:b/>
              </w:rPr>
              <w:t>L = 20</w:t>
            </w:r>
          </w:p>
        </w:tc>
        <w:tc>
          <w:tcPr>
            <w:tcW w:w="1056" w:type="dxa"/>
            <w:vAlign w:val="center"/>
          </w:tcPr>
          <w:p w14:paraId="1337C3CA" w14:textId="77777777" w:rsidR="00464A63" w:rsidRPr="00194403" w:rsidRDefault="00CE2385" w:rsidP="00515C97">
            <w:pPr>
              <w:jc w:val="center"/>
              <w:rPr>
                <w:b/>
              </w:rPr>
            </w:pPr>
            <w:r>
              <w:rPr>
                <w:b/>
              </w:rPr>
              <w:t>L = 3</w:t>
            </w:r>
            <w:r w:rsidR="00464A63" w:rsidRPr="00194403">
              <w:rPr>
                <w:b/>
              </w:rPr>
              <w:t>0</w:t>
            </w:r>
          </w:p>
        </w:tc>
        <w:tc>
          <w:tcPr>
            <w:tcW w:w="1025" w:type="dxa"/>
            <w:vAlign w:val="center"/>
          </w:tcPr>
          <w:p w14:paraId="5D5EC837" w14:textId="77777777" w:rsidR="00464A63" w:rsidRPr="00194403" w:rsidRDefault="00464A63" w:rsidP="00515C97">
            <w:pPr>
              <w:jc w:val="center"/>
              <w:rPr>
                <w:b/>
              </w:rPr>
            </w:pPr>
            <w:r w:rsidRPr="00194403">
              <w:rPr>
                <w:b/>
              </w:rPr>
              <w:t>L = 40</w:t>
            </w:r>
          </w:p>
        </w:tc>
      </w:tr>
      <w:tr w:rsidR="00464A63" w14:paraId="58858E67" w14:textId="77777777" w:rsidTr="00002B03">
        <w:trPr>
          <w:jc w:val="center"/>
        </w:trPr>
        <w:tc>
          <w:tcPr>
            <w:tcW w:w="2283" w:type="dxa"/>
          </w:tcPr>
          <w:p w14:paraId="15D0FBC3" w14:textId="77777777" w:rsidR="00464A63" w:rsidRDefault="00464A63" w:rsidP="00BC754D">
            <w:pPr>
              <w:jc w:val="center"/>
            </w:pPr>
            <w:r w:rsidRPr="00CA03F6">
              <w:t>TAL1_erythroid</w:t>
            </w:r>
          </w:p>
        </w:tc>
        <w:tc>
          <w:tcPr>
            <w:tcW w:w="1460" w:type="dxa"/>
          </w:tcPr>
          <w:p w14:paraId="0D573638" w14:textId="77777777" w:rsidR="00464A63" w:rsidRDefault="00464A63" w:rsidP="00BC754D">
            <w:pPr>
              <w:jc w:val="center"/>
            </w:pPr>
            <w:r>
              <w:t>93.50</w:t>
            </w:r>
          </w:p>
        </w:tc>
        <w:tc>
          <w:tcPr>
            <w:tcW w:w="1260" w:type="dxa"/>
          </w:tcPr>
          <w:p w14:paraId="65C7B5AB" w14:textId="77777777" w:rsidR="00464A63" w:rsidRDefault="00464A63" w:rsidP="00BC754D">
            <w:pPr>
              <w:jc w:val="center"/>
            </w:pPr>
            <w:r>
              <w:t>93.11</w:t>
            </w:r>
          </w:p>
        </w:tc>
        <w:tc>
          <w:tcPr>
            <w:tcW w:w="1088" w:type="dxa"/>
          </w:tcPr>
          <w:p w14:paraId="39914B38" w14:textId="77777777" w:rsidR="00464A63" w:rsidRDefault="00464A63" w:rsidP="00BC754D">
            <w:pPr>
              <w:jc w:val="center"/>
            </w:pPr>
            <w:r>
              <w:t>92.39</w:t>
            </w:r>
          </w:p>
        </w:tc>
        <w:tc>
          <w:tcPr>
            <w:tcW w:w="1056" w:type="dxa"/>
          </w:tcPr>
          <w:p w14:paraId="15FF84FA" w14:textId="77777777" w:rsidR="00464A63" w:rsidRDefault="00464A63" w:rsidP="00BC754D">
            <w:pPr>
              <w:jc w:val="center"/>
            </w:pPr>
            <w:r>
              <w:t>91.70</w:t>
            </w:r>
          </w:p>
        </w:tc>
        <w:tc>
          <w:tcPr>
            <w:tcW w:w="1025" w:type="dxa"/>
          </w:tcPr>
          <w:p w14:paraId="069D384D" w14:textId="77777777" w:rsidR="00464A63" w:rsidRDefault="00464A63" w:rsidP="00BC754D">
            <w:pPr>
              <w:jc w:val="center"/>
            </w:pPr>
            <w:r>
              <w:t>91.09</w:t>
            </w:r>
          </w:p>
        </w:tc>
      </w:tr>
      <w:tr w:rsidR="00464A63" w14:paraId="6AC26E11" w14:textId="77777777" w:rsidTr="00002B03">
        <w:trPr>
          <w:jc w:val="center"/>
        </w:trPr>
        <w:tc>
          <w:tcPr>
            <w:tcW w:w="2283" w:type="dxa"/>
          </w:tcPr>
          <w:p w14:paraId="16B4FA9C" w14:textId="77777777" w:rsidR="00464A63" w:rsidRDefault="00464A63" w:rsidP="00BC754D">
            <w:pPr>
              <w:jc w:val="center"/>
            </w:pPr>
            <w:r w:rsidRPr="00F220C2">
              <w:t>HNF4A_prolCell</w:t>
            </w:r>
          </w:p>
        </w:tc>
        <w:tc>
          <w:tcPr>
            <w:tcW w:w="1460" w:type="dxa"/>
          </w:tcPr>
          <w:p w14:paraId="37FEE972" w14:textId="77777777" w:rsidR="00464A63" w:rsidRDefault="00464A63" w:rsidP="00BC754D">
            <w:pPr>
              <w:jc w:val="center"/>
            </w:pPr>
            <w:r>
              <w:t>85.31</w:t>
            </w:r>
          </w:p>
        </w:tc>
        <w:tc>
          <w:tcPr>
            <w:tcW w:w="1260" w:type="dxa"/>
          </w:tcPr>
          <w:p w14:paraId="494E8BC9" w14:textId="77777777" w:rsidR="00464A63" w:rsidRDefault="00464A63" w:rsidP="00BC754D">
            <w:pPr>
              <w:jc w:val="center"/>
            </w:pPr>
            <w:r>
              <w:t>85.08</w:t>
            </w:r>
          </w:p>
        </w:tc>
        <w:tc>
          <w:tcPr>
            <w:tcW w:w="1088" w:type="dxa"/>
          </w:tcPr>
          <w:p w14:paraId="655581E6" w14:textId="77777777" w:rsidR="00464A63" w:rsidRDefault="00464A63" w:rsidP="00BC754D">
            <w:pPr>
              <w:jc w:val="center"/>
            </w:pPr>
            <w:r>
              <w:t>84.66</w:t>
            </w:r>
          </w:p>
        </w:tc>
        <w:tc>
          <w:tcPr>
            <w:tcW w:w="1056" w:type="dxa"/>
          </w:tcPr>
          <w:p w14:paraId="1C653344" w14:textId="77777777" w:rsidR="00464A63" w:rsidRDefault="00464A63" w:rsidP="00BC754D">
            <w:pPr>
              <w:jc w:val="center"/>
            </w:pPr>
            <w:r>
              <w:t>84.17</w:t>
            </w:r>
          </w:p>
        </w:tc>
        <w:tc>
          <w:tcPr>
            <w:tcW w:w="1025" w:type="dxa"/>
          </w:tcPr>
          <w:p w14:paraId="716C81F4" w14:textId="77777777" w:rsidR="00464A63" w:rsidRDefault="00464A63" w:rsidP="00BC754D">
            <w:pPr>
              <w:jc w:val="center"/>
            </w:pPr>
            <w:r>
              <w:t>83.52</w:t>
            </w:r>
          </w:p>
        </w:tc>
      </w:tr>
      <w:tr w:rsidR="00464A63" w14:paraId="77215F33" w14:textId="77777777" w:rsidTr="00002B03">
        <w:trPr>
          <w:jc w:val="center"/>
        </w:trPr>
        <w:tc>
          <w:tcPr>
            <w:tcW w:w="2283" w:type="dxa"/>
          </w:tcPr>
          <w:p w14:paraId="400568E7" w14:textId="77777777" w:rsidR="00464A63" w:rsidRDefault="00464A63" w:rsidP="00BC754D">
            <w:pPr>
              <w:jc w:val="center"/>
            </w:pPr>
            <w:r w:rsidRPr="00E92E0F">
              <w:t>GATA6_prolCell</w:t>
            </w:r>
          </w:p>
        </w:tc>
        <w:tc>
          <w:tcPr>
            <w:tcW w:w="1460" w:type="dxa"/>
          </w:tcPr>
          <w:p w14:paraId="2A9640E2" w14:textId="77777777" w:rsidR="00464A63" w:rsidRDefault="00464A63" w:rsidP="00BC754D">
            <w:pPr>
              <w:jc w:val="center"/>
            </w:pPr>
            <w:r>
              <w:t>98.46</w:t>
            </w:r>
          </w:p>
        </w:tc>
        <w:tc>
          <w:tcPr>
            <w:tcW w:w="1260" w:type="dxa"/>
          </w:tcPr>
          <w:p w14:paraId="6143E535" w14:textId="77777777" w:rsidR="00464A63" w:rsidRDefault="00464A63" w:rsidP="00BC754D">
            <w:pPr>
              <w:jc w:val="center"/>
            </w:pPr>
            <w:r>
              <w:t>98.51</w:t>
            </w:r>
          </w:p>
        </w:tc>
        <w:tc>
          <w:tcPr>
            <w:tcW w:w="1088" w:type="dxa"/>
          </w:tcPr>
          <w:p w14:paraId="04BD0A8F" w14:textId="77777777" w:rsidR="00464A63" w:rsidRDefault="00464A63" w:rsidP="00BC754D">
            <w:pPr>
              <w:jc w:val="center"/>
            </w:pPr>
            <w:r>
              <w:t>98.52</w:t>
            </w:r>
          </w:p>
        </w:tc>
        <w:tc>
          <w:tcPr>
            <w:tcW w:w="1056" w:type="dxa"/>
          </w:tcPr>
          <w:p w14:paraId="634ABD6E" w14:textId="77777777" w:rsidR="00464A63" w:rsidRDefault="00464A63" w:rsidP="00BC754D">
            <w:pPr>
              <w:jc w:val="center"/>
            </w:pPr>
            <w:r>
              <w:t>98.35</w:t>
            </w:r>
          </w:p>
        </w:tc>
        <w:tc>
          <w:tcPr>
            <w:tcW w:w="1025" w:type="dxa"/>
          </w:tcPr>
          <w:p w14:paraId="4552089E" w14:textId="77777777" w:rsidR="00464A63" w:rsidRDefault="00464A63" w:rsidP="00BC754D">
            <w:pPr>
              <w:jc w:val="center"/>
            </w:pPr>
            <w:r>
              <w:t>98.17</w:t>
            </w:r>
          </w:p>
        </w:tc>
      </w:tr>
      <w:tr w:rsidR="00464A63" w14:paraId="156792DE" w14:textId="77777777" w:rsidTr="00002B03">
        <w:trPr>
          <w:jc w:val="center"/>
        </w:trPr>
        <w:tc>
          <w:tcPr>
            <w:tcW w:w="2283" w:type="dxa"/>
          </w:tcPr>
          <w:p w14:paraId="564E2482" w14:textId="77777777" w:rsidR="00464A63" w:rsidRDefault="00464A63" w:rsidP="00BC754D">
            <w:pPr>
              <w:jc w:val="center"/>
            </w:pPr>
            <w:r w:rsidRPr="0091039C">
              <w:t>CDX2_prolCell</w:t>
            </w:r>
          </w:p>
        </w:tc>
        <w:tc>
          <w:tcPr>
            <w:tcW w:w="1460" w:type="dxa"/>
          </w:tcPr>
          <w:p w14:paraId="0EDB682B" w14:textId="77777777" w:rsidR="00464A63" w:rsidRDefault="00464A63" w:rsidP="00BC754D">
            <w:pPr>
              <w:jc w:val="center"/>
            </w:pPr>
            <w:r>
              <w:t>90.11</w:t>
            </w:r>
          </w:p>
        </w:tc>
        <w:tc>
          <w:tcPr>
            <w:tcW w:w="1260" w:type="dxa"/>
          </w:tcPr>
          <w:p w14:paraId="12380467" w14:textId="77777777" w:rsidR="00464A63" w:rsidRDefault="00464A63" w:rsidP="00BC754D">
            <w:pPr>
              <w:jc w:val="center"/>
            </w:pPr>
            <w:r>
              <w:t>90.46</w:t>
            </w:r>
          </w:p>
        </w:tc>
        <w:tc>
          <w:tcPr>
            <w:tcW w:w="1088" w:type="dxa"/>
          </w:tcPr>
          <w:p w14:paraId="0A0DA18A" w14:textId="77777777" w:rsidR="00464A63" w:rsidRDefault="00464A63" w:rsidP="00BC754D">
            <w:pPr>
              <w:jc w:val="center"/>
            </w:pPr>
            <w:r>
              <w:t>90.36</w:t>
            </w:r>
          </w:p>
        </w:tc>
        <w:tc>
          <w:tcPr>
            <w:tcW w:w="1056" w:type="dxa"/>
          </w:tcPr>
          <w:p w14:paraId="47FACE80" w14:textId="77777777" w:rsidR="00464A63" w:rsidRDefault="00464A63" w:rsidP="00BC754D">
            <w:pPr>
              <w:jc w:val="center"/>
            </w:pPr>
            <w:r>
              <w:t>90.33</w:t>
            </w:r>
          </w:p>
        </w:tc>
        <w:tc>
          <w:tcPr>
            <w:tcW w:w="1025" w:type="dxa"/>
          </w:tcPr>
          <w:p w14:paraId="7BD0D425" w14:textId="77777777" w:rsidR="00464A63" w:rsidRDefault="00464A63" w:rsidP="00BC754D">
            <w:pPr>
              <w:jc w:val="center"/>
            </w:pPr>
            <w:r>
              <w:t>89.95</w:t>
            </w:r>
          </w:p>
        </w:tc>
      </w:tr>
      <w:tr w:rsidR="00464A63" w14:paraId="620E6D17" w14:textId="77777777" w:rsidTr="00002B03">
        <w:trPr>
          <w:jc w:val="center"/>
        </w:trPr>
        <w:tc>
          <w:tcPr>
            <w:tcW w:w="2283" w:type="dxa"/>
          </w:tcPr>
          <w:p w14:paraId="417A1934" w14:textId="77777777" w:rsidR="00464A63" w:rsidRDefault="00464A63" w:rsidP="00BC754D">
            <w:pPr>
              <w:jc w:val="center"/>
            </w:pPr>
            <w:r w:rsidRPr="0091039C">
              <w:t>PHA4_embryo</w:t>
            </w:r>
          </w:p>
        </w:tc>
        <w:tc>
          <w:tcPr>
            <w:tcW w:w="1460" w:type="dxa"/>
          </w:tcPr>
          <w:p w14:paraId="0425AF78" w14:textId="77777777" w:rsidR="00464A63" w:rsidRDefault="00464A63" w:rsidP="00BC754D">
            <w:pPr>
              <w:jc w:val="center"/>
            </w:pPr>
            <w:r>
              <w:t>93.46</w:t>
            </w:r>
          </w:p>
        </w:tc>
        <w:tc>
          <w:tcPr>
            <w:tcW w:w="1260" w:type="dxa"/>
          </w:tcPr>
          <w:p w14:paraId="34C93E53" w14:textId="77777777" w:rsidR="00464A63" w:rsidRDefault="00464A63" w:rsidP="00BC754D">
            <w:pPr>
              <w:jc w:val="center"/>
            </w:pPr>
            <w:r>
              <w:t>93.48</w:t>
            </w:r>
          </w:p>
        </w:tc>
        <w:tc>
          <w:tcPr>
            <w:tcW w:w="1088" w:type="dxa"/>
          </w:tcPr>
          <w:p w14:paraId="2768C4AE" w14:textId="77777777" w:rsidR="00464A63" w:rsidRDefault="00464A63" w:rsidP="00BC754D">
            <w:pPr>
              <w:jc w:val="center"/>
            </w:pPr>
            <w:r>
              <w:t>93.06</w:t>
            </w:r>
          </w:p>
        </w:tc>
        <w:tc>
          <w:tcPr>
            <w:tcW w:w="1056" w:type="dxa"/>
          </w:tcPr>
          <w:p w14:paraId="794E0878" w14:textId="77777777" w:rsidR="00464A63" w:rsidRDefault="00464A63" w:rsidP="00BC754D">
            <w:pPr>
              <w:jc w:val="center"/>
            </w:pPr>
            <w:r>
              <w:t>92.33</w:t>
            </w:r>
          </w:p>
        </w:tc>
        <w:tc>
          <w:tcPr>
            <w:tcW w:w="1025" w:type="dxa"/>
          </w:tcPr>
          <w:p w14:paraId="41A7EBD0" w14:textId="77777777" w:rsidR="00464A63" w:rsidRDefault="00464A63" w:rsidP="00BC754D">
            <w:pPr>
              <w:jc w:val="center"/>
            </w:pPr>
            <w:r>
              <w:t>91.66</w:t>
            </w:r>
          </w:p>
        </w:tc>
      </w:tr>
      <w:tr w:rsidR="00464A63" w14:paraId="0BB48DF0" w14:textId="77777777" w:rsidTr="00002B03">
        <w:trPr>
          <w:jc w:val="center"/>
        </w:trPr>
        <w:tc>
          <w:tcPr>
            <w:tcW w:w="2283" w:type="dxa"/>
          </w:tcPr>
          <w:p w14:paraId="5E7C0616" w14:textId="77777777" w:rsidR="00464A63" w:rsidRDefault="00464A63" w:rsidP="00BC754D">
            <w:pPr>
              <w:jc w:val="center"/>
            </w:pPr>
            <w:r w:rsidRPr="00145214">
              <w:t>H3K4me2_prolCell</w:t>
            </w:r>
          </w:p>
        </w:tc>
        <w:tc>
          <w:tcPr>
            <w:tcW w:w="1460" w:type="dxa"/>
          </w:tcPr>
          <w:p w14:paraId="57026810" w14:textId="77777777" w:rsidR="00464A63" w:rsidRDefault="00464A63" w:rsidP="00BC754D">
            <w:pPr>
              <w:jc w:val="center"/>
            </w:pPr>
            <w:r>
              <w:t>82.74</w:t>
            </w:r>
          </w:p>
        </w:tc>
        <w:tc>
          <w:tcPr>
            <w:tcW w:w="1260" w:type="dxa"/>
          </w:tcPr>
          <w:p w14:paraId="125F0123" w14:textId="77777777" w:rsidR="00464A63" w:rsidRDefault="00464A63" w:rsidP="00BC754D">
            <w:pPr>
              <w:jc w:val="center"/>
            </w:pPr>
            <w:r>
              <w:t>82.37</w:t>
            </w:r>
          </w:p>
        </w:tc>
        <w:tc>
          <w:tcPr>
            <w:tcW w:w="1088" w:type="dxa"/>
          </w:tcPr>
          <w:p w14:paraId="61BB4E97" w14:textId="77777777" w:rsidR="00464A63" w:rsidRDefault="00464A63" w:rsidP="00BC754D">
            <w:pPr>
              <w:jc w:val="center"/>
            </w:pPr>
            <w:r>
              <w:t>82.15</w:t>
            </w:r>
          </w:p>
        </w:tc>
        <w:tc>
          <w:tcPr>
            <w:tcW w:w="1056" w:type="dxa"/>
          </w:tcPr>
          <w:p w14:paraId="69C2DD81" w14:textId="77777777" w:rsidR="00464A63" w:rsidRDefault="00464A63" w:rsidP="00BC754D">
            <w:pPr>
              <w:jc w:val="center"/>
            </w:pPr>
            <w:r>
              <w:t>81.47</w:t>
            </w:r>
          </w:p>
        </w:tc>
        <w:tc>
          <w:tcPr>
            <w:tcW w:w="1025" w:type="dxa"/>
          </w:tcPr>
          <w:p w14:paraId="73B89838" w14:textId="77777777" w:rsidR="00464A63" w:rsidRDefault="00464A63" w:rsidP="00BC754D">
            <w:pPr>
              <w:jc w:val="center"/>
            </w:pPr>
            <w:r>
              <w:t>80.87</w:t>
            </w:r>
          </w:p>
        </w:tc>
      </w:tr>
      <w:tr w:rsidR="00AE4D14" w14:paraId="111F80E3" w14:textId="77777777" w:rsidTr="00002B03">
        <w:trPr>
          <w:jc w:val="center"/>
        </w:trPr>
        <w:tc>
          <w:tcPr>
            <w:tcW w:w="2283" w:type="dxa"/>
          </w:tcPr>
          <w:p w14:paraId="28B5F1C0" w14:textId="77777777" w:rsidR="00AE4D14" w:rsidRPr="0054245B" w:rsidRDefault="00B62048" w:rsidP="00BC754D">
            <w:pPr>
              <w:spacing w:before="20" w:after="20"/>
              <w:jc w:val="center"/>
              <w:rPr>
                <w:rFonts w:eastAsia="Calibri"/>
                <w:szCs w:val="16"/>
              </w:rPr>
            </w:pPr>
            <w:r>
              <w:rPr>
                <w:rFonts w:eastAsia="Calibri"/>
                <w:szCs w:val="16"/>
              </w:rPr>
              <w:t>Trung bình</w:t>
            </w:r>
          </w:p>
        </w:tc>
        <w:tc>
          <w:tcPr>
            <w:tcW w:w="1460" w:type="dxa"/>
            <w:vAlign w:val="bottom"/>
          </w:tcPr>
          <w:p w14:paraId="67082A1D" w14:textId="77777777" w:rsidR="00AE4D14" w:rsidRPr="0054245B" w:rsidRDefault="00AE4D14" w:rsidP="00BC754D">
            <w:pPr>
              <w:spacing w:before="20" w:after="20"/>
              <w:jc w:val="center"/>
              <w:rPr>
                <w:rFonts w:eastAsia="Calibri"/>
                <w:szCs w:val="16"/>
              </w:rPr>
            </w:pPr>
            <w:r w:rsidRPr="0054245B">
              <w:rPr>
                <w:rFonts w:eastAsia="Calibri"/>
                <w:szCs w:val="16"/>
              </w:rPr>
              <w:t>90.59</w:t>
            </w:r>
          </w:p>
        </w:tc>
        <w:tc>
          <w:tcPr>
            <w:tcW w:w="1260" w:type="dxa"/>
            <w:vAlign w:val="bottom"/>
          </w:tcPr>
          <w:p w14:paraId="3F4492CC" w14:textId="77777777" w:rsidR="00AE4D14" w:rsidRPr="0054245B" w:rsidRDefault="00AE4D14" w:rsidP="00BC754D">
            <w:pPr>
              <w:spacing w:before="20" w:after="20"/>
              <w:jc w:val="center"/>
              <w:rPr>
                <w:rFonts w:eastAsia="Calibri"/>
                <w:szCs w:val="16"/>
              </w:rPr>
            </w:pPr>
            <w:r w:rsidRPr="0054245B">
              <w:rPr>
                <w:rFonts w:eastAsia="Calibri"/>
                <w:szCs w:val="16"/>
              </w:rPr>
              <w:t>90.50</w:t>
            </w:r>
          </w:p>
        </w:tc>
        <w:tc>
          <w:tcPr>
            <w:tcW w:w="1088" w:type="dxa"/>
            <w:vAlign w:val="bottom"/>
          </w:tcPr>
          <w:p w14:paraId="44C0640A" w14:textId="77777777" w:rsidR="00AE4D14" w:rsidRPr="0054245B" w:rsidRDefault="00AE4D14" w:rsidP="00BC754D">
            <w:pPr>
              <w:spacing w:before="20" w:after="20"/>
              <w:jc w:val="center"/>
              <w:rPr>
                <w:rFonts w:eastAsia="Calibri"/>
                <w:szCs w:val="16"/>
              </w:rPr>
            </w:pPr>
            <w:r w:rsidRPr="0054245B">
              <w:rPr>
                <w:rFonts w:eastAsia="Calibri"/>
                <w:szCs w:val="16"/>
              </w:rPr>
              <w:t>90.19</w:t>
            </w:r>
          </w:p>
        </w:tc>
        <w:tc>
          <w:tcPr>
            <w:tcW w:w="1056" w:type="dxa"/>
            <w:vAlign w:val="bottom"/>
          </w:tcPr>
          <w:p w14:paraId="23CABBDC" w14:textId="77777777" w:rsidR="00AE4D14" w:rsidRPr="0054245B" w:rsidRDefault="00AE4D14" w:rsidP="00BC754D">
            <w:pPr>
              <w:spacing w:before="20" w:after="20"/>
              <w:jc w:val="center"/>
              <w:rPr>
                <w:rFonts w:eastAsia="Calibri"/>
                <w:szCs w:val="16"/>
              </w:rPr>
            </w:pPr>
            <w:r w:rsidRPr="0054245B">
              <w:rPr>
                <w:rFonts w:eastAsia="Calibri"/>
                <w:szCs w:val="16"/>
              </w:rPr>
              <w:t>89.72</w:t>
            </w:r>
          </w:p>
        </w:tc>
        <w:tc>
          <w:tcPr>
            <w:tcW w:w="1025" w:type="dxa"/>
            <w:vAlign w:val="bottom"/>
          </w:tcPr>
          <w:p w14:paraId="3395B3CD" w14:textId="77777777" w:rsidR="00AE4D14" w:rsidRPr="0054245B" w:rsidRDefault="00AE4D14" w:rsidP="00BC754D">
            <w:pPr>
              <w:spacing w:before="20" w:after="20"/>
              <w:jc w:val="center"/>
              <w:rPr>
                <w:rFonts w:eastAsia="Calibri"/>
                <w:szCs w:val="16"/>
              </w:rPr>
            </w:pPr>
            <w:r w:rsidRPr="0054245B">
              <w:rPr>
                <w:rFonts w:eastAsia="Calibri"/>
                <w:szCs w:val="16"/>
              </w:rPr>
              <w:t>89.21</w:t>
            </w:r>
          </w:p>
        </w:tc>
      </w:tr>
    </w:tbl>
    <w:p w14:paraId="00A04DE6" w14:textId="577C28E6" w:rsidR="00AF76B1" w:rsidRPr="00C90409" w:rsidRDefault="005612B7" w:rsidP="00B90151">
      <w:pPr>
        <w:spacing w:after="0" w:line="360" w:lineRule="auto"/>
        <w:ind w:firstLine="720"/>
        <w:jc w:val="both"/>
      </w:pPr>
      <w:r>
        <w:t xml:space="preserve">Tiếp </w:t>
      </w:r>
      <w:proofErr w:type="gramStart"/>
      <w:r>
        <w:t>theo</w:t>
      </w:r>
      <w:proofErr w:type="gramEnd"/>
      <w:r>
        <w:t xml:space="preserve">, em đánh giá hiệu quả của phương pháp hàm kernel </w:t>
      </w:r>
      <w:r w:rsidR="00F15537">
        <w:t>phân cấp với</w:t>
      </w:r>
      <w:r w:rsidR="00B94E6F">
        <w:t xml:space="preserve"> các cách chia có độ </w:t>
      </w:r>
      <w:r w:rsidR="00566FEA">
        <w:t xml:space="preserve">dài vùng chồng lên nhau </w:t>
      </w:r>
      <w:r w:rsidR="009A40AF">
        <w:t xml:space="preserve">khác nhau. Với bước đánh giá này, </w:t>
      </w:r>
      <w:r w:rsidR="005A096B">
        <w:t>như kết quả đã có ở trên thì hàm kernel phân cấp có điểm số AUC khá cao</w:t>
      </w:r>
      <w:r w:rsidR="00017B94">
        <w:t xml:space="preserve"> khi n có giá trị từ 5 đến 9 nên</w:t>
      </w:r>
      <w:r w:rsidR="005A096B">
        <w:t xml:space="preserve"> </w:t>
      </w:r>
      <w:r w:rsidR="004A72B1">
        <w:t>trong phép so sánh này, em</w:t>
      </w:r>
      <w:r w:rsidR="009A40AF">
        <w:t xml:space="preserve"> </w:t>
      </w:r>
      <w:r w:rsidR="00386572">
        <w:t>lấy</w:t>
      </w:r>
      <w:r w:rsidR="009A40AF">
        <w:t xml:space="preserve"> số phần </w:t>
      </w:r>
      <w:r w:rsidR="001F26C1">
        <w:t xml:space="preserve">con </w:t>
      </w:r>
      <w:r w:rsidR="001F26C1" w:rsidRPr="007113C5">
        <w:rPr>
          <w:i/>
        </w:rPr>
        <w:t>n</w:t>
      </w:r>
      <w:r w:rsidR="001F26C1">
        <w:t xml:space="preserve"> = 7</w:t>
      </w:r>
      <w:r w:rsidR="009A40AF">
        <w:t xml:space="preserve">, còn độ dài </w:t>
      </w:r>
      <w:r w:rsidR="00FE360B" w:rsidRPr="00FE360B">
        <w:rPr>
          <w:i/>
        </w:rPr>
        <w:t>L</w:t>
      </w:r>
      <w:r w:rsidR="00FE360B">
        <w:t xml:space="preserve"> </w:t>
      </w:r>
      <w:r w:rsidR="009A40AF">
        <w:t xml:space="preserve">của phần </w:t>
      </w:r>
      <w:r w:rsidR="009A40AF">
        <w:lastRenderedPageBreak/>
        <w:t xml:space="preserve">chồng lên nhau sẽ </w:t>
      </w:r>
      <w:r w:rsidR="00EA2476">
        <w:t xml:space="preserve">được thay đổi từ 0 (tức là các phần </w:t>
      </w:r>
      <w:r w:rsidR="00B20766">
        <w:t xml:space="preserve">con </w:t>
      </w:r>
      <w:r w:rsidR="00EA2476">
        <w:t>không chồng lên nhau) đến 40 bp.</w:t>
      </w:r>
      <w:r w:rsidR="00AF76B1">
        <w:t xml:space="preserve"> </w:t>
      </w:r>
      <w:r w:rsidR="007C2AEE">
        <w:t>N</w:t>
      </w:r>
      <w:r w:rsidR="00BF1BD7">
        <w:t>hững điểm số AUC thu được ứng với các trường hợp</w:t>
      </w:r>
      <w:r w:rsidR="009F266F">
        <w:t xml:space="preserve"> có độ dài </w:t>
      </w:r>
      <w:r w:rsidR="009F266F" w:rsidRPr="00FA13FE">
        <w:rPr>
          <w:i/>
        </w:rPr>
        <w:t>L</w:t>
      </w:r>
      <w:r w:rsidR="009F266F">
        <w:t xml:space="preserve"> thay đổi được tổng kết ở </w:t>
      </w:r>
      <w:r w:rsidR="006D1B7D">
        <w:fldChar w:fldCharType="begin"/>
      </w:r>
      <w:r w:rsidR="006D1B7D">
        <w:instrText xml:space="preserve"> REF _Ref365455226 \h </w:instrText>
      </w:r>
      <w:r w:rsidR="00A90979">
        <w:instrText xml:space="preserve"> \* MERGEFORMAT </w:instrText>
      </w:r>
      <w:r w:rsidR="006D1B7D">
        <w:fldChar w:fldCharType="separate"/>
      </w:r>
      <w:ins w:id="461" w:author="Van-Thanh Hoang" w:date="2013-09-04T10:23:00Z">
        <w:r w:rsidR="00150692" w:rsidRPr="00150692">
          <w:rPr>
            <w:rFonts w:eastAsiaTheme="minorEastAsia"/>
            <w:rPrChange w:id="462" w:author="Van-Thanh Hoang" w:date="2013-09-04T10:23:00Z">
              <w:rPr>
                <w:rFonts w:eastAsiaTheme="minorEastAsia"/>
                <w:b/>
                <w:sz w:val="24"/>
              </w:rPr>
            </w:rPrChange>
          </w:rPr>
          <w:t>Bảng 3.3</w:t>
        </w:r>
      </w:ins>
      <w:del w:id="463" w:author="Van-Thanh Hoang" w:date="2013-09-03T23:04:00Z">
        <w:r w:rsidR="00323839" w:rsidRPr="009E27C2" w:rsidDel="00EB3699">
          <w:rPr>
            <w:rFonts w:eastAsiaTheme="minorEastAsia"/>
          </w:rPr>
          <w:delText>Bảng 3.3</w:delText>
        </w:r>
      </w:del>
      <w:r w:rsidR="006D1B7D">
        <w:fldChar w:fldCharType="end"/>
      </w:r>
      <w:r w:rsidR="00A248B9">
        <w:t>.</w:t>
      </w:r>
      <w:r w:rsidR="00EB55BE">
        <w:t xml:space="preserve"> Như ta có thể thấy, trong hầu hết các trường hợp, việc chia thành các phần con có độ dài phần chồng lên nhau lớn hơn 10 bp sẽ làm giảm </w:t>
      </w:r>
      <w:r w:rsidR="00B43C13">
        <w:t>hiệu năng củ</w:t>
      </w:r>
      <w:r w:rsidR="007D1BD5">
        <w:t>a phương pháp</w:t>
      </w:r>
      <w:r w:rsidR="00EB55BE">
        <w:t xml:space="preserve">. Vì thế, khi sử dụng hàm kernel phân cấp, ta chỉ nên chia phần </w:t>
      </w:r>
      <w:r w:rsidR="00CA0D30">
        <w:t xml:space="preserve">con </w:t>
      </w:r>
      <w:r w:rsidR="00EB55BE">
        <w:t xml:space="preserve">với vùng chồng lên nhau </w:t>
      </w:r>
      <w:r w:rsidR="00015144">
        <w:t xml:space="preserve">có độ dài </w:t>
      </w:r>
      <w:r w:rsidR="00EB55BE">
        <w:t>bằng 0 hoặc hoặc bé hơn 10 bp.</w:t>
      </w:r>
    </w:p>
    <w:p w14:paraId="20D92455" w14:textId="77777777" w:rsidR="007E24E6" w:rsidRPr="003217F6" w:rsidRDefault="007E24E6" w:rsidP="00B10C71">
      <w:pPr>
        <w:pStyle w:val="ListParagraph"/>
        <w:numPr>
          <w:ilvl w:val="0"/>
          <w:numId w:val="29"/>
        </w:numPr>
        <w:spacing w:after="0" w:line="360" w:lineRule="auto"/>
        <w:ind w:left="993" w:hanging="633"/>
        <w:jc w:val="both"/>
        <w:outlineLvl w:val="1"/>
        <w:rPr>
          <w:b/>
          <w:sz w:val="28"/>
        </w:rPr>
      </w:pPr>
      <w:bookmarkStart w:id="464" w:name="_Toc366053557"/>
      <w:r w:rsidRPr="003217F6">
        <w:rPr>
          <w:b/>
          <w:sz w:val="28"/>
        </w:rPr>
        <w:t xml:space="preserve">So sánh </w:t>
      </w:r>
      <w:r w:rsidR="009D40FA" w:rsidRPr="003217F6">
        <w:rPr>
          <w:b/>
          <w:sz w:val="28"/>
        </w:rPr>
        <w:t xml:space="preserve">kết quả </w:t>
      </w:r>
      <w:r w:rsidRPr="003217F6">
        <w:rPr>
          <w:b/>
          <w:sz w:val="28"/>
        </w:rPr>
        <w:t>với các phương pháp khác</w:t>
      </w:r>
      <w:del w:id="465" w:author="Van-Thanh Hoang" w:date="2013-09-04T00:05:00Z">
        <w:r w:rsidRPr="003217F6" w:rsidDel="00D40E49">
          <w:rPr>
            <w:b/>
            <w:sz w:val="28"/>
          </w:rPr>
          <w:delText>.</w:delText>
        </w:r>
      </w:del>
      <w:bookmarkEnd w:id="464"/>
    </w:p>
    <w:p w14:paraId="45539810" w14:textId="77777777" w:rsidR="00456AD9" w:rsidRDefault="007632F0" w:rsidP="006E7BC7">
      <w:pPr>
        <w:spacing w:after="0" w:line="360" w:lineRule="auto"/>
        <w:ind w:firstLine="720"/>
        <w:jc w:val="both"/>
      </w:pPr>
      <w:r>
        <w:t xml:space="preserve">Để chứng minh tính hiệu quả của </w:t>
      </w:r>
      <w:r w:rsidR="005E4A81">
        <w:t>phương pháp đề xuất</w:t>
      </w:r>
      <w:r w:rsidR="00310FAA">
        <w:t xml:space="preserve"> so với những phương pháp hiện có</w:t>
      </w:r>
      <w:r>
        <w:t xml:space="preserve">, em </w:t>
      </w:r>
      <w:r w:rsidR="00310FAA">
        <w:t xml:space="preserve">so sánh kết quả với </w:t>
      </w:r>
      <w:r w:rsidR="002520AD">
        <w:t>phương pháp</w:t>
      </w:r>
      <w:r w:rsidR="00310FAA">
        <w:t xml:space="preserve"> được đưa ra bởi Lee</w:t>
      </w:r>
      <w:r w:rsidR="0031043B">
        <w:t xml:space="preserve"> et al.</w:t>
      </w:r>
      <w:r w:rsidR="00310FAA">
        <w:t xml:space="preserve"> ở </w:t>
      </w:r>
      <w:r w:rsidR="00310FAA">
        <w:fldChar w:fldCharType="begin"/>
      </w:r>
      <w:r w:rsidR="00310FAA">
        <w:instrText xml:space="preserve"> REF _Ref365455845 \r \h </w:instrText>
      </w:r>
      <w:r w:rsidR="00524B84">
        <w:instrText xml:space="preserve"> \* MERGEFORMAT </w:instrText>
      </w:r>
      <w:r w:rsidR="00310FAA">
        <w:fldChar w:fldCharType="separate"/>
      </w:r>
      <w:r w:rsidR="00150692">
        <w:t>[6]</w:t>
      </w:r>
      <w:r w:rsidR="00310FAA">
        <w:fldChar w:fldCharType="end"/>
      </w:r>
      <w:r w:rsidR="00754D15">
        <w:t xml:space="preserve">, đây là một trong những phương pháp được đánh giá </w:t>
      </w:r>
      <w:r w:rsidR="00466FD1">
        <w:t xml:space="preserve">có hiệu quả </w:t>
      </w:r>
      <w:r w:rsidR="00754D15">
        <w:t xml:space="preserve">tốt nhất đến hiện tại khi áp dụng cho </w:t>
      </w:r>
      <w:r w:rsidR="000E244C">
        <w:t xml:space="preserve">các </w:t>
      </w:r>
      <w:r w:rsidR="00754D15">
        <w:t xml:space="preserve">bài toán </w:t>
      </w:r>
      <w:r w:rsidR="00746107">
        <w:t xml:space="preserve">tương tự như </w:t>
      </w:r>
      <w:r w:rsidR="00B62CA9">
        <w:t xml:space="preserve">bài toán </w:t>
      </w:r>
      <w:r w:rsidR="00632AF5">
        <w:t>đượ</w:t>
      </w:r>
      <w:r w:rsidR="00B62CA9">
        <w:t>c đặt ra của luận văn</w:t>
      </w:r>
      <w:r w:rsidR="00754D15">
        <w:t>.</w:t>
      </w:r>
    </w:p>
    <w:p w14:paraId="32FD7238" w14:textId="77777777" w:rsidR="00120834" w:rsidRPr="00F65ACC" w:rsidRDefault="00013E75" w:rsidP="00A740E3">
      <w:pPr>
        <w:pStyle w:val="Caption"/>
        <w:ind w:left="567" w:right="571"/>
        <w:jc w:val="center"/>
        <w:rPr>
          <w:rFonts w:eastAsiaTheme="minorEastAsia"/>
          <w:b/>
          <w:iCs w:val="0"/>
          <w:color w:val="auto"/>
          <w:sz w:val="26"/>
          <w:szCs w:val="26"/>
        </w:rPr>
      </w:pPr>
      <w:bookmarkStart w:id="466" w:name="_Ref365456231"/>
      <w:bookmarkStart w:id="467" w:name="_Toc366053564"/>
      <w:r w:rsidRPr="00F65ACC">
        <w:rPr>
          <w:rFonts w:eastAsiaTheme="minorEastAsia"/>
          <w:b/>
          <w:iCs w:val="0"/>
          <w:color w:val="auto"/>
          <w:sz w:val="26"/>
          <w:szCs w:val="26"/>
        </w:rPr>
        <w:t>Bảng 3.</w:t>
      </w:r>
      <w:r w:rsidRPr="00F65ACC">
        <w:rPr>
          <w:rFonts w:eastAsiaTheme="minorEastAsia"/>
          <w:b/>
          <w:iCs w:val="0"/>
          <w:color w:val="auto"/>
          <w:sz w:val="26"/>
          <w:szCs w:val="26"/>
        </w:rPr>
        <w:fldChar w:fldCharType="begin"/>
      </w:r>
      <w:r w:rsidRPr="00F65ACC">
        <w:rPr>
          <w:rFonts w:eastAsiaTheme="minorEastAsia"/>
          <w:b/>
          <w:iCs w:val="0"/>
          <w:color w:val="auto"/>
          <w:sz w:val="26"/>
          <w:szCs w:val="26"/>
        </w:rPr>
        <w:instrText xml:space="preserve"> SEQ Bảng_3. \* ARABIC </w:instrText>
      </w:r>
      <w:r w:rsidRPr="00F65ACC">
        <w:rPr>
          <w:rFonts w:eastAsiaTheme="minorEastAsia"/>
          <w:b/>
          <w:iCs w:val="0"/>
          <w:color w:val="auto"/>
          <w:sz w:val="26"/>
          <w:szCs w:val="26"/>
        </w:rPr>
        <w:fldChar w:fldCharType="separate"/>
      </w:r>
      <w:r w:rsidR="00150692">
        <w:rPr>
          <w:rFonts w:eastAsiaTheme="minorEastAsia"/>
          <w:b/>
          <w:iCs w:val="0"/>
          <w:noProof/>
          <w:color w:val="auto"/>
          <w:sz w:val="26"/>
          <w:szCs w:val="26"/>
        </w:rPr>
        <w:t>4</w:t>
      </w:r>
      <w:r w:rsidRPr="00F65ACC">
        <w:rPr>
          <w:rFonts w:eastAsiaTheme="minorEastAsia"/>
          <w:b/>
          <w:iCs w:val="0"/>
          <w:color w:val="auto"/>
          <w:sz w:val="26"/>
          <w:szCs w:val="26"/>
        </w:rPr>
        <w:fldChar w:fldCharType="end"/>
      </w:r>
      <w:bookmarkEnd w:id="466"/>
      <w:r w:rsidRPr="00F65ACC">
        <w:rPr>
          <w:rFonts w:eastAsiaTheme="minorEastAsia"/>
          <w:b/>
          <w:iCs w:val="0"/>
          <w:color w:val="auto"/>
          <w:sz w:val="26"/>
          <w:szCs w:val="26"/>
        </w:rPr>
        <w:t>. Bảng giá trị AUC (</w:t>
      </w:r>
      <m:oMath>
        <m:r>
          <m:rPr>
            <m:sty m:val="bi"/>
          </m:rPr>
          <w:rPr>
            <w:rFonts w:ascii="Cambria Math" w:eastAsiaTheme="minorEastAsia" w:hAnsi="Cambria Math"/>
            <w:color w:val="auto"/>
            <w:sz w:val="26"/>
            <w:szCs w:val="26"/>
          </w:rPr>
          <m:t>×100%</m:t>
        </m:r>
      </m:oMath>
      <w:r w:rsidRPr="00F65ACC">
        <w:rPr>
          <w:rFonts w:eastAsiaTheme="minorEastAsia"/>
          <w:b/>
          <w:iCs w:val="0"/>
          <w:color w:val="auto"/>
          <w:sz w:val="26"/>
          <w:szCs w:val="26"/>
        </w:rPr>
        <w:t xml:space="preserve">) đối với hàm kernel phân cấp ứng với số lượng phần là 7 và </w:t>
      </w:r>
      <w:r w:rsidR="002A11A4" w:rsidRPr="00F65ACC">
        <w:rPr>
          <w:rFonts w:eastAsiaTheme="minorEastAsia"/>
          <w:b/>
          <w:iCs w:val="0"/>
          <w:color w:val="auto"/>
          <w:sz w:val="26"/>
          <w:szCs w:val="26"/>
        </w:rPr>
        <w:t>phương pháp đưa ra bởi Lee</w:t>
      </w:r>
      <w:r w:rsidR="009225C4">
        <w:rPr>
          <w:rFonts w:eastAsiaTheme="minorEastAsia"/>
          <w:b/>
          <w:iCs w:val="0"/>
          <w:color w:val="auto"/>
          <w:sz w:val="26"/>
          <w:szCs w:val="26"/>
        </w:rPr>
        <w:t xml:space="preserve"> et al.</w:t>
      </w:r>
      <w:r w:rsidR="00793728" w:rsidRPr="00793728">
        <w:rPr>
          <w:i w:val="0"/>
          <w:iCs w:val="0"/>
          <w:color w:val="auto"/>
          <w:sz w:val="26"/>
          <w:szCs w:val="26"/>
        </w:rPr>
        <w:t xml:space="preserve"> </w:t>
      </w:r>
      <w:r w:rsidR="00793728" w:rsidRPr="00793728">
        <w:rPr>
          <w:rFonts w:eastAsiaTheme="minorEastAsia"/>
          <w:b/>
          <w:iCs w:val="0"/>
          <w:color w:val="auto"/>
          <w:sz w:val="26"/>
          <w:szCs w:val="26"/>
        </w:rPr>
        <w:fldChar w:fldCharType="begin"/>
      </w:r>
      <w:r w:rsidR="00793728" w:rsidRPr="00793728">
        <w:rPr>
          <w:rFonts w:eastAsiaTheme="minorEastAsia"/>
          <w:b/>
          <w:iCs w:val="0"/>
          <w:color w:val="auto"/>
          <w:sz w:val="26"/>
          <w:szCs w:val="26"/>
        </w:rPr>
        <w:instrText xml:space="preserve"> REF _Ref365455845 \r \h  \* MERGEFORMAT </w:instrText>
      </w:r>
      <w:r w:rsidR="00793728" w:rsidRPr="00793728">
        <w:rPr>
          <w:rFonts w:eastAsiaTheme="minorEastAsia"/>
          <w:b/>
          <w:iCs w:val="0"/>
          <w:color w:val="auto"/>
          <w:sz w:val="26"/>
          <w:szCs w:val="26"/>
        </w:rPr>
      </w:r>
      <w:r w:rsidR="00793728" w:rsidRPr="00793728">
        <w:rPr>
          <w:rFonts w:eastAsiaTheme="minorEastAsia"/>
          <w:b/>
          <w:iCs w:val="0"/>
          <w:color w:val="auto"/>
          <w:sz w:val="26"/>
          <w:szCs w:val="26"/>
        </w:rPr>
        <w:fldChar w:fldCharType="separate"/>
      </w:r>
      <w:r w:rsidR="00150692">
        <w:rPr>
          <w:rFonts w:eastAsiaTheme="minorEastAsia"/>
          <w:b/>
          <w:iCs w:val="0"/>
          <w:color w:val="auto"/>
          <w:sz w:val="26"/>
          <w:szCs w:val="26"/>
        </w:rPr>
        <w:t>[6]</w:t>
      </w:r>
      <w:r w:rsidR="00793728" w:rsidRPr="00793728">
        <w:rPr>
          <w:rFonts w:eastAsiaTheme="minorEastAsia"/>
          <w:b/>
          <w:iCs w:val="0"/>
          <w:color w:val="auto"/>
          <w:sz w:val="26"/>
          <w:szCs w:val="26"/>
        </w:rPr>
        <w:fldChar w:fldCharType="end"/>
      </w:r>
      <w:r w:rsidR="00FB0593" w:rsidRPr="00F65ACC">
        <w:rPr>
          <w:rFonts w:eastAsiaTheme="minorEastAsia"/>
          <w:b/>
          <w:iCs w:val="0"/>
          <w:color w:val="auto"/>
          <w:sz w:val="26"/>
          <w:szCs w:val="26"/>
        </w:rPr>
        <w:t>.</w:t>
      </w:r>
      <w:bookmarkEnd w:id="467"/>
    </w:p>
    <w:tbl>
      <w:tblPr>
        <w:tblStyle w:val="TableGrid"/>
        <w:tblW w:w="6374" w:type="dxa"/>
        <w:jc w:val="center"/>
        <w:tblLook w:val="04A0" w:firstRow="1" w:lastRow="0" w:firstColumn="1" w:lastColumn="0" w:noHBand="0" w:noVBand="1"/>
      </w:tblPr>
      <w:tblGrid>
        <w:gridCol w:w="3116"/>
        <w:gridCol w:w="1699"/>
        <w:gridCol w:w="1559"/>
      </w:tblGrid>
      <w:tr w:rsidR="0093683B" w14:paraId="0DE058E4" w14:textId="77777777" w:rsidTr="006C1F1B">
        <w:trPr>
          <w:jc w:val="center"/>
        </w:trPr>
        <w:tc>
          <w:tcPr>
            <w:tcW w:w="3116" w:type="dxa"/>
          </w:tcPr>
          <w:p w14:paraId="4013ACC1" w14:textId="77777777" w:rsidR="0093683B" w:rsidRPr="007C0FF8" w:rsidRDefault="0093683B" w:rsidP="006C1F1B">
            <w:pPr>
              <w:jc w:val="center"/>
              <w:rPr>
                <w:b/>
              </w:rPr>
            </w:pPr>
            <w:r w:rsidRPr="007C0FF8">
              <w:rPr>
                <w:b/>
              </w:rPr>
              <w:t>TF</w:t>
            </w:r>
          </w:p>
        </w:tc>
        <w:tc>
          <w:tcPr>
            <w:tcW w:w="1699" w:type="dxa"/>
            <w:vAlign w:val="center"/>
          </w:tcPr>
          <w:p w14:paraId="4DD73CDB" w14:textId="77777777" w:rsidR="0093683B" w:rsidRPr="007C0FF8" w:rsidRDefault="00D920AE" w:rsidP="006C1F1B">
            <w:pPr>
              <w:jc w:val="center"/>
              <w:rPr>
                <w:b/>
              </w:rPr>
            </w:pPr>
            <w:r>
              <w:rPr>
                <w:b/>
              </w:rPr>
              <w:t>Lee et al.</w:t>
            </w:r>
            <w:r w:rsidR="004B389C">
              <w:rPr>
                <w:b/>
              </w:rPr>
              <w:t xml:space="preserve"> </w:t>
            </w:r>
            <w:r w:rsidR="004B389C">
              <w:rPr>
                <w:b/>
              </w:rPr>
              <w:fldChar w:fldCharType="begin"/>
            </w:r>
            <w:r w:rsidR="004B389C">
              <w:rPr>
                <w:b/>
              </w:rPr>
              <w:instrText xml:space="preserve"> REF _Ref365455845 \r \h </w:instrText>
            </w:r>
            <w:r w:rsidR="006C1F1B">
              <w:rPr>
                <w:b/>
              </w:rPr>
              <w:instrText xml:space="preserve"> \* MERGEFORMAT </w:instrText>
            </w:r>
            <w:r w:rsidR="004B389C">
              <w:rPr>
                <w:b/>
              </w:rPr>
            </w:r>
            <w:r w:rsidR="004B389C">
              <w:rPr>
                <w:b/>
              </w:rPr>
              <w:fldChar w:fldCharType="separate"/>
            </w:r>
            <w:r w:rsidR="00150692">
              <w:rPr>
                <w:b/>
              </w:rPr>
              <w:t>[6]</w:t>
            </w:r>
            <w:r w:rsidR="004B389C">
              <w:rPr>
                <w:b/>
              </w:rPr>
              <w:fldChar w:fldCharType="end"/>
            </w:r>
          </w:p>
        </w:tc>
        <w:tc>
          <w:tcPr>
            <w:tcW w:w="1559" w:type="dxa"/>
          </w:tcPr>
          <w:p w14:paraId="5546881B" w14:textId="77777777" w:rsidR="0093683B" w:rsidRPr="007C0FF8" w:rsidRDefault="00DA660C" w:rsidP="006C1F1B">
            <w:pPr>
              <w:jc w:val="center"/>
              <w:rPr>
                <w:b/>
              </w:rPr>
            </w:pPr>
            <w:r>
              <w:rPr>
                <w:b/>
              </w:rPr>
              <w:t>n</w:t>
            </w:r>
            <w:r w:rsidR="0093683B" w:rsidRPr="007C0FF8">
              <w:rPr>
                <w:b/>
              </w:rPr>
              <w:t xml:space="preserve"> = 7</w:t>
            </w:r>
          </w:p>
        </w:tc>
      </w:tr>
      <w:tr w:rsidR="0093683B" w14:paraId="2DB28E71" w14:textId="77777777" w:rsidTr="000636F2">
        <w:trPr>
          <w:jc w:val="center"/>
        </w:trPr>
        <w:tc>
          <w:tcPr>
            <w:tcW w:w="3116" w:type="dxa"/>
            <w:vAlign w:val="center"/>
          </w:tcPr>
          <w:p w14:paraId="72BED793" w14:textId="77777777" w:rsidR="0093683B" w:rsidRDefault="0093683B" w:rsidP="000636F2">
            <w:pPr>
              <w:jc w:val="center"/>
            </w:pPr>
            <w:r w:rsidRPr="00CA03F6">
              <w:t>TAL1_erythroid</w:t>
            </w:r>
          </w:p>
        </w:tc>
        <w:tc>
          <w:tcPr>
            <w:tcW w:w="1699" w:type="dxa"/>
            <w:vAlign w:val="center"/>
          </w:tcPr>
          <w:p w14:paraId="1E611DD0" w14:textId="77777777" w:rsidR="0093683B" w:rsidRDefault="0093683B" w:rsidP="000636F2">
            <w:pPr>
              <w:jc w:val="center"/>
            </w:pPr>
            <w:r>
              <w:t>86.26</w:t>
            </w:r>
          </w:p>
        </w:tc>
        <w:tc>
          <w:tcPr>
            <w:tcW w:w="1559" w:type="dxa"/>
            <w:vAlign w:val="center"/>
          </w:tcPr>
          <w:p w14:paraId="0EC16E56" w14:textId="77777777" w:rsidR="0093683B" w:rsidRDefault="0093683B" w:rsidP="000636F2">
            <w:pPr>
              <w:jc w:val="center"/>
            </w:pPr>
            <w:r>
              <w:t>93.50</w:t>
            </w:r>
          </w:p>
        </w:tc>
      </w:tr>
      <w:tr w:rsidR="0093683B" w14:paraId="112A9268" w14:textId="77777777" w:rsidTr="000636F2">
        <w:trPr>
          <w:jc w:val="center"/>
        </w:trPr>
        <w:tc>
          <w:tcPr>
            <w:tcW w:w="3116" w:type="dxa"/>
            <w:vAlign w:val="center"/>
          </w:tcPr>
          <w:p w14:paraId="360F5D8B" w14:textId="77777777" w:rsidR="0093683B" w:rsidRDefault="0093683B" w:rsidP="000636F2">
            <w:pPr>
              <w:jc w:val="center"/>
            </w:pPr>
            <w:r w:rsidRPr="00F220C2">
              <w:t>HNF4A_prolCell</w:t>
            </w:r>
          </w:p>
        </w:tc>
        <w:tc>
          <w:tcPr>
            <w:tcW w:w="1699" w:type="dxa"/>
            <w:vAlign w:val="center"/>
          </w:tcPr>
          <w:p w14:paraId="068464D5" w14:textId="77777777" w:rsidR="0093683B" w:rsidRDefault="0093683B" w:rsidP="000636F2">
            <w:pPr>
              <w:jc w:val="center"/>
            </w:pPr>
            <w:r>
              <w:t>78.29</w:t>
            </w:r>
          </w:p>
        </w:tc>
        <w:tc>
          <w:tcPr>
            <w:tcW w:w="1559" w:type="dxa"/>
            <w:vAlign w:val="center"/>
          </w:tcPr>
          <w:p w14:paraId="201CEFDC" w14:textId="77777777" w:rsidR="0093683B" w:rsidRDefault="0093683B" w:rsidP="000636F2">
            <w:pPr>
              <w:jc w:val="center"/>
            </w:pPr>
            <w:r>
              <w:t>85.31</w:t>
            </w:r>
          </w:p>
        </w:tc>
      </w:tr>
      <w:tr w:rsidR="0093683B" w14:paraId="36612992" w14:textId="77777777" w:rsidTr="000636F2">
        <w:trPr>
          <w:jc w:val="center"/>
        </w:trPr>
        <w:tc>
          <w:tcPr>
            <w:tcW w:w="3116" w:type="dxa"/>
            <w:vAlign w:val="center"/>
          </w:tcPr>
          <w:p w14:paraId="293F5E33" w14:textId="77777777" w:rsidR="0093683B" w:rsidRDefault="0093683B" w:rsidP="000636F2">
            <w:pPr>
              <w:jc w:val="center"/>
            </w:pPr>
            <w:r w:rsidRPr="00E92E0F">
              <w:t>GATA6_prolCell</w:t>
            </w:r>
          </w:p>
        </w:tc>
        <w:tc>
          <w:tcPr>
            <w:tcW w:w="1699" w:type="dxa"/>
            <w:vAlign w:val="center"/>
          </w:tcPr>
          <w:p w14:paraId="7F0D89C3" w14:textId="77777777" w:rsidR="0093683B" w:rsidRDefault="0093683B" w:rsidP="000636F2">
            <w:pPr>
              <w:jc w:val="center"/>
            </w:pPr>
            <w:r>
              <w:t>94.88</w:t>
            </w:r>
          </w:p>
        </w:tc>
        <w:tc>
          <w:tcPr>
            <w:tcW w:w="1559" w:type="dxa"/>
            <w:vAlign w:val="center"/>
          </w:tcPr>
          <w:p w14:paraId="456B09BB" w14:textId="77777777" w:rsidR="0093683B" w:rsidRDefault="0093683B" w:rsidP="000636F2">
            <w:pPr>
              <w:jc w:val="center"/>
            </w:pPr>
            <w:r>
              <w:t>98.46</w:t>
            </w:r>
          </w:p>
        </w:tc>
      </w:tr>
      <w:tr w:rsidR="0093683B" w14:paraId="4F64D5F6" w14:textId="77777777" w:rsidTr="000636F2">
        <w:trPr>
          <w:jc w:val="center"/>
        </w:trPr>
        <w:tc>
          <w:tcPr>
            <w:tcW w:w="3116" w:type="dxa"/>
            <w:vAlign w:val="center"/>
          </w:tcPr>
          <w:p w14:paraId="48848953" w14:textId="77777777" w:rsidR="0093683B" w:rsidRDefault="0093683B" w:rsidP="000636F2">
            <w:pPr>
              <w:jc w:val="center"/>
            </w:pPr>
            <w:r w:rsidRPr="0091039C">
              <w:t>CDX2_prolCell</w:t>
            </w:r>
          </w:p>
        </w:tc>
        <w:tc>
          <w:tcPr>
            <w:tcW w:w="1699" w:type="dxa"/>
            <w:vAlign w:val="center"/>
          </w:tcPr>
          <w:p w14:paraId="1F951357" w14:textId="77777777" w:rsidR="0093683B" w:rsidRDefault="0093683B" w:rsidP="000636F2">
            <w:pPr>
              <w:jc w:val="center"/>
            </w:pPr>
            <w:r>
              <w:t>85.18</w:t>
            </w:r>
          </w:p>
        </w:tc>
        <w:tc>
          <w:tcPr>
            <w:tcW w:w="1559" w:type="dxa"/>
            <w:vAlign w:val="center"/>
          </w:tcPr>
          <w:p w14:paraId="3513B072" w14:textId="77777777" w:rsidR="0093683B" w:rsidRDefault="0093683B" w:rsidP="000636F2">
            <w:pPr>
              <w:jc w:val="center"/>
            </w:pPr>
            <w:r>
              <w:t>90.11</w:t>
            </w:r>
          </w:p>
        </w:tc>
      </w:tr>
      <w:tr w:rsidR="0093683B" w14:paraId="72396802" w14:textId="77777777" w:rsidTr="000636F2">
        <w:trPr>
          <w:jc w:val="center"/>
        </w:trPr>
        <w:tc>
          <w:tcPr>
            <w:tcW w:w="3116" w:type="dxa"/>
            <w:vAlign w:val="center"/>
          </w:tcPr>
          <w:p w14:paraId="6A712252" w14:textId="77777777" w:rsidR="0093683B" w:rsidRDefault="0093683B" w:rsidP="000636F2">
            <w:pPr>
              <w:jc w:val="center"/>
            </w:pPr>
            <w:r w:rsidRPr="0091039C">
              <w:t>PHA4_embryo</w:t>
            </w:r>
          </w:p>
        </w:tc>
        <w:tc>
          <w:tcPr>
            <w:tcW w:w="1699" w:type="dxa"/>
            <w:vAlign w:val="center"/>
          </w:tcPr>
          <w:p w14:paraId="113E8978" w14:textId="77777777" w:rsidR="0093683B" w:rsidRDefault="0093683B" w:rsidP="000636F2">
            <w:pPr>
              <w:jc w:val="center"/>
            </w:pPr>
            <w:r>
              <w:t>86.33</w:t>
            </w:r>
          </w:p>
        </w:tc>
        <w:tc>
          <w:tcPr>
            <w:tcW w:w="1559" w:type="dxa"/>
            <w:vAlign w:val="center"/>
          </w:tcPr>
          <w:p w14:paraId="272C86BA" w14:textId="77777777" w:rsidR="0093683B" w:rsidRDefault="0093683B" w:rsidP="000636F2">
            <w:pPr>
              <w:jc w:val="center"/>
            </w:pPr>
            <w:r>
              <w:t>93.46</w:t>
            </w:r>
          </w:p>
        </w:tc>
      </w:tr>
      <w:tr w:rsidR="0093683B" w14:paraId="05008928" w14:textId="77777777" w:rsidTr="000636F2">
        <w:trPr>
          <w:jc w:val="center"/>
        </w:trPr>
        <w:tc>
          <w:tcPr>
            <w:tcW w:w="3116" w:type="dxa"/>
            <w:vAlign w:val="center"/>
          </w:tcPr>
          <w:p w14:paraId="1F57F7C9" w14:textId="77777777" w:rsidR="0093683B" w:rsidRDefault="0093683B" w:rsidP="000636F2">
            <w:pPr>
              <w:jc w:val="center"/>
            </w:pPr>
            <w:r w:rsidRPr="00145214">
              <w:t>H3K4me2_prolCell</w:t>
            </w:r>
          </w:p>
        </w:tc>
        <w:tc>
          <w:tcPr>
            <w:tcW w:w="1699" w:type="dxa"/>
            <w:vAlign w:val="center"/>
          </w:tcPr>
          <w:p w14:paraId="0CC99298" w14:textId="77777777" w:rsidR="0093683B" w:rsidRDefault="0093683B" w:rsidP="000636F2">
            <w:pPr>
              <w:jc w:val="center"/>
            </w:pPr>
            <w:r>
              <w:t>79.88</w:t>
            </w:r>
          </w:p>
        </w:tc>
        <w:tc>
          <w:tcPr>
            <w:tcW w:w="1559" w:type="dxa"/>
            <w:vAlign w:val="center"/>
          </w:tcPr>
          <w:p w14:paraId="2C098A04" w14:textId="77777777" w:rsidR="0093683B" w:rsidRDefault="0093683B" w:rsidP="000636F2">
            <w:pPr>
              <w:jc w:val="center"/>
            </w:pPr>
            <w:r>
              <w:t>82.74</w:t>
            </w:r>
          </w:p>
        </w:tc>
      </w:tr>
      <w:tr w:rsidR="00BA30CA" w14:paraId="16F71F9E" w14:textId="77777777" w:rsidTr="000636F2">
        <w:trPr>
          <w:jc w:val="center"/>
        </w:trPr>
        <w:tc>
          <w:tcPr>
            <w:tcW w:w="3116" w:type="dxa"/>
            <w:vAlign w:val="center"/>
          </w:tcPr>
          <w:p w14:paraId="009A84DF" w14:textId="77777777" w:rsidR="00BA30CA" w:rsidRPr="00153CBC" w:rsidRDefault="00B56FF0" w:rsidP="000636F2">
            <w:pPr>
              <w:spacing w:before="20" w:after="20"/>
              <w:jc w:val="center"/>
              <w:rPr>
                <w:rFonts w:eastAsia="Calibri"/>
                <w:szCs w:val="16"/>
              </w:rPr>
            </w:pPr>
            <w:r>
              <w:rPr>
                <w:rFonts w:eastAsia="Calibri"/>
                <w:szCs w:val="16"/>
              </w:rPr>
              <w:t>Trung bình</w:t>
            </w:r>
          </w:p>
        </w:tc>
        <w:tc>
          <w:tcPr>
            <w:tcW w:w="1699" w:type="dxa"/>
            <w:vAlign w:val="center"/>
          </w:tcPr>
          <w:p w14:paraId="42E82179" w14:textId="77777777" w:rsidR="00BA30CA" w:rsidRPr="00153CBC" w:rsidRDefault="00BA30CA" w:rsidP="000636F2">
            <w:pPr>
              <w:spacing w:before="20" w:after="20"/>
              <w:jc w:val="center"/>
              <w:rPr>
                <w:rFonts w:eastAsia="Calibri"/>
                <w:szCs w:val="16"/>
              </w:rPr>
            </w:pPr>
            <w:r w:rsidRPr="00153CBC">
              <w:rPr>
                <w:rFonts w:eastAsia="Calibri"/>
                <w:szCs w:val="16"/>
              </w:rPr>
              <w:t>85.14</w:t>
            </w:r>
          </w:p>
        </w:tc>
        <w:tc>
          <w:tcPr>
            <w:tcW w:w="1559" w:type="dxa"/>
            <w:vAlign w:val="center"/>
          </w:tcPr>
          <w:p w14:paraId="5E58FD37" w14:textId="77777777" w:rsidR="00BA30CA" w:rsidRPr="00153CBC" w:rsidRDefault="00BA30CA" w:rsidP="000636F2">
            <w:pPr>
              <w:spacing w:before="20" w:after="20"/>
              <w:jc w:val="center"/>
              <w:rPr>
                <w:rFonts w:eastAsia="Calibri"/>
                <w:szCs w:val="16"/>
              </w:rPr>
            </w:pPr>
            <w:r w:rsidRPr="00153CBC">
              <w:rPr>
                <w:rFonts w:eastAsia="Calibri"/>
                <w:szCs w:val="16"/>
              </w:rPr>
              <w:t>90.60</w:t>
            </w:r>
          </w:p>
        </w:tc>
      </w:tr>
    </w:tbl>
    <w:p w14:paraId="2184B4CF" w14:textId="5F1E13EF" w:rsidR="0093683B" w:rsidRDefault="00E44FD7" w:rsidP="00FD39F6">
      <w:pPr>
        <w:spacing w:after="0" w:line="360" w:lineRule="auto"/>
        <w:ind w:firstLine="720"/>
        <w:jc w:val="both"/>
      </w:pPr>
      <w:r>
        <w:t>Đối với phương pháp đề xuất</w:t>
      </w:r>
      <w:r w:rsidR="002520AD">
        <w:t>, em chọn đại diện tiêu biểu nhấ</w:t>
      </w:r>
      <w:r>
        <w:t xml:space="preserve">t là hàm kernel phân cấp với số phần </w:t>
      </w:r>
      <w:r w:rsidR="00404E14">
        <w:t xml:space="preserve">con </w:t>
      </w:r>
      <w:r w:rsidR="00404E14" w:rsidRPr="00404E14">
        <w:rPr>
          <w:i/>
        </w:rPr>
        <w:t>n</w:t>
      </w:r>
      <w:r w:rsidR="00404E14">
        <w:t xml:space="preserve"> =</w:t>
      </w:r>
      <w:r>
        <w:t xml:space="preserve"> 7 và giữa các phần </w:t>
      </w:r>
      <w:r w:rsidR="00DF6BEA">
        <w:t xml:space="preserve">này </w:t>
      </w:r>
      <w:r>
        <w:t xml:space="preserve">không có vùng chồng lên nhau. </w:t>
      </w:r>
      <w:r w:rsidR="00A642A6">
        <w:t>Với phương pháp của Lee</w:t>
      </w:r>
      <w:r w:rsidR="008557A4">
        <w:t xml:space="preserve"> et al.</w:t>
      </w:r>
      <w:r w:rsidR="00A77C1B" w:rsidRPr="00A77C1B">
        <w:t xml:space="preserve"> </w:t>
      </w:r>
      <w:r w:rsidR="00A77C1B">
        <w:fldChar w:fldCharType="begin"/>
      </w:r>
      <w:r w:rsidR="00A77C1B">
        <w:instrText xml:space="preserve"> REF _Ref365455845 \r \h  \* MERGEFORMAT </w:instrText>
      </w:r>
      <w:r w:rsidR="00A77C1B">
        <w:fldChar w:fldCharType="separate"/>
      </w:r>
      <w:r w:rsidR="00150692">
        <w:t>[6]</w:t>
      </w:r>
      <w:r w:rsidR="00A77C1B">
        <w:fldChar w:fldCharType="end"/>
      </w:r>
      <w:r w:rsidR="00A642A6">
        <w:t xml:space="preserve">, do chương trình cài đặt được công khai nên em sẽ chạy chương trình đó với các cài đặt khác đều </w:t>
      </w:r>
      <w:r w:rsidR="007368C9">
        <w:t xml:space="preserve">được để </w:t>
      </w:r>
      <w:r w:rsidR="00A642A6">
        <w:t xml:space="preserve">mặc định. </w:t>
      </w:r>
      <w:r w:rsidR="00765209">
        <w:t xml:space="preserve">Kết quả </w:t>
      </w:r>
      <w:r w:rsidR="00C3008E">
        <w:t xml:space="preserve">của quá trình so sánh </w:t>
      </w:r>
      <w:r w:rsidR="00765209">
        <w:t xml:space="preserve">được tổng kết ở </w:t>
      </w:r>
      <w:r w:rsidR="00765209">
        <w:fldChar w:fldCharType="begin"/>
      </w:r>
      <w:r w:rsidR="00765209">
        <w:instrText xml:space="preserve"> REF _Ref365456231 \h  \* MERGEFORMAT </w:instrText>
      </w:r>
      <w:r w:rsidR="00765209">
        <w:fldChar w:fldCharType="separate"/>
      </w:r>
      <w:ins w:id="468" w:author="Van-Thanh Hoang" w:date="2013-09-04T10:23:00Z">
        <w:r w:rsidR="00150692" w:rsidRPr="00150692">
          <w:rPr>
            <w:rFonts w:eastAsiaTheme="minorEastAsia"/>
            <w:rPrChange w:id="469" w:author="Van-Thanh Hoang" w:date="2013-09-04T10:23:00Z">
              <w:rPr>
                <w:rFonts w:eastAsiaTheme="minorEastAsia"/>
                <w:b/>
              </w:rPr>
            </w:rPrChange>
          </w:rPr>
          <w:t>Bảng 3.4</w:t>
        </w:r>
      </w:ins>
      <w:del w:id="470" w:author="Van-Thanh Hoang" w:date="2013-09-03T23:04:00Z">
        <w:r w:rsidR="00323839" w:rsidRPr="00055775" w:rsidDel="00EB3699">
          <w:rPr>
            <w:rFonts w:eastAsiaTheme="minorEastAsia"/>
          </w:rPr>
          <w:delText>Bảng 3.4</w:delText>
        </w:r>
      </w:del>
      <w:r w:rsidR="00765209">
        <w:fldChar w:fldCharType="end"/>
      </w:r>
      <w:r w:rsidR="00371E6F">
        <w:t xml:space="preserve">. </w:t>
      </w:r>
      <w:r w:rsidR="00FA3CAA">
        <w:t xml:space="preserve">Từ bảng kết quả, </w:t>
      </w:r>
      <w:r w:rsidR="00351CD3">
        <w:t>t</w:t>
      </w:r>
      <w:r w:rsidR="00754D15">
        <w:t>a có thể thấy rằng</w:t>
      </w:r>
      <w:r w:rsidR="00CC2B1B">
        <w:t xml:space="preserve">, kết quả của </w:t>
      </w:r>
      <w:r w:rsidR="00CC2B1B">
        <w:lastRenderedPageBreak/>
        <w:t>phương pháp đề xuất có điểm số AUC cao hơn phương pháp của Lee</w:t>
      </w:r>
      <w:r w:rsidR="00E33BEC">
        <w:t xml:space="preserve"> et al. </w:t>
      </w:r>
      <w:r w:rsidR="00E33BEC">
        <w:fldChar w:fldCharType="begin"/>
      </w:r>
      <w:r w:rsidR="00E33BEC">
        <w:instrText xml:space="preserve"> REF _Ref365455845 \r \h  \* MERGEFORMAT </w:instrText>
      </w:r>
      <w:r w:rsidR="00E33BEC">
        <w:fldChar w:fldCharType="separate"/>
      </w:r>
      <w:r w:rsidR="00150692">
        <w:t>[6]</w:t>
      </w:r>
      <w:r w:rsidR="00E33BEC">
        <w:fldChar w:fldCharType="end"/>
      </w:r>
      <w:r w:rsidR="00CC2B1B">
        <w:t xml:space="preserve"> ở tất cả các trường hợp, với mức chênh lệch khoảng 5%. </w:t>
      </w:r>
      <w:r w:rsidR="00A92F82">
        <w:t>Đây thực sự là một bước cải tiến tuyệt vờ</w:t>
      </w:r>
      <w:r w:rsidR="00A16E05">
        <w:t xml:space="preserve">i khi </w:t>
      </w:r>
      <w:r w:rsidR="004D7385">
        <w:t>phương pháp của Lee et al.</w:t>
      </w:r>
      <w:r w:rsidR="008E6335" w:rsidRPr="008E6335">
        <w:t xml:space="preserve"> </w:t>
      </w:r>
      <w:r w:rsidR="008E6335">
        <w:fldChar w:fldCharType="begin"/>
      </w:r>
      <w:r w:rsidR="008E6335">
        <w:instrText xml:space="preserve"> REF _Ref365455845 \r \h  \* MERGEFORMAT </w:instrText>
      </w:r>
      <w:r w:rsidR="008E6335">
        <w:fldChar w:fldCharType="separate"/>
      </w:r>
      <w:r w:rsidR="00150692">
        <w:t>[6]</w:t>
      </w:r>
      <w:r w:rsidR="008E6335">
        <w:fldChar w:fldCharType="end"/>
      </w:r>
      <w:r w:rsidR="008E6335">
        <w:t xml:space="preserve"> </w:t>
      </w:r>
      <w:r w:rsidR="004A5F24">
        <w:t>là một phương pháp được đánh giá khá cao.</w:t>
      </w:r>
    </w:p>
    <w:p w14:paraId="0630A192" w14:textId="77777777" w:rsidR="00D91255" w:rsidDel="00C17D23" w:rsidRDefault="00D91255" w:rsidP="00FD39F6">
      <w:pPr>
        <w:spacing w:after="0" w:line="360" w:lineRule="auto"/>
        <w:ind w:firstLine="720"/>
        <w:jc w:val="both"/>
        <w:rPr>
          <w:del w:id="471" w:author="Van-Thanh Hoang" w:date="2013-09-03T23:50:00Z"/>
        </w:rPr>
      </w:pPr>
      <w:bookmarkStart w:id="472" w:name="_Toc366016495"/>
      <w:bookmarkEnd w:id="472"/>
    </w:p>
    <w:p w14:paraId="6B855548" w14:textId="71173D83" w:rsidR="00D91255" w:rsidRPr="00C90409" w:rsidDel="004C2F53" w:rsidRDefault="00D91255">
      <w:pPr>
        <w:spacing w:after="0" w:line="360" w:lineRule="auto"/>
        <w:jc w:val="both"/>
        <w:rPr>
          <w:del w:id="473" w:author="Van-Thanh Hoang" w:date="2013-09-03T23:54:00Z"/>
        </w:rPr>
        <w:pPrChange w:id="474" w:author="Van-Thanh Hoang" w:date="2013-09-03T23:50:00Z">
          <w:pPr>
            <w:spacing w:after="0" w:line="360" w:lineRule="auto"/>
            <w:ind w:firstLine="720"/>
            <w:jc w:val="both"/>
          </w:pPr>
        </w:pPrChange>
      </w:pPr>
      <w:bookmarkStart w:id="475" w:name="_Toc366016496"/>
      <w:bookmarkEnd w:id="475"/>
    </w:p>
    <w:p w14:paraId="7B193CD1" w14:textId="77777777" w:rsidR="001F21D3" w:rsidRPr="003D471D" w:rsidRDefault="00F76ABD" w:rsidP="00B10C71">
      <w:pPr>
        <w:pStyle w:val="ListParagraph"/>
        <w:numPr>
          <w:ilvl w:val="0"/>
          <w:numId w:val="29"/>
        </w:numPr>
        <w:spacing w:after="0" w:line="360" w:lineRule="auto"/>
        <w:ind w:left="993" w:hanging="633"/>
        <w:jc w:val="both"/>
        <w:outlineLvl w:val="1"/>
        <w:rPr>
          <w:sz w:val="28"/>
        </w:rPr>
      </w:pPr>
      <w:bookmarkStart w:id="476" w:name="_Toc366053558"/>
      <w:r w:rsidRPr="003D471D">
        <w:rPr>
          <w:b/>
          <w:sz w:val="28"/>
        </w:rPr>
        <w:t>Nhận xét về kết quả</w:t>
      </w:r>
      <w:r w:rsidR="008060E8" w:rsidRPr="003D471D">
        <w:rPr>
          <w:b/>
          <w:sz w:val="28"/>
        </w:rPr>
        <w:t xml:space="preserve"> và hướng phát triển</w:t>
      </w:r>
      <w:r w:rsidRPr="003D471D">
        <w:rPr>
          <w:b/>
          <w:sz w:val="28"/>
        </w:rPr>
        <w:t>.</w:t>
      </w:r>
      <w:bookmarkEnd w:id="476"/>
    </w:p>
    <w:p w14:paraId="123F130B" w14:textId="77777777" w:rsidR="004A6345" w:rsidRDefault="00D7717F" w:rsidP="00B360FB">
      <w:pPr>
        <w:spacing w:after="0" w:line="360" w:lineRule="auto"/>
        <w:ind w:firstLine="720"/>
        <w:jc w:val="both"/>
      </w:pPr>
      <w:r>
        <w:t>Từ những</w:t>
      </w:r>
      <w:r w:rsidR="006375B5">
        <w:t xml:space="preserve"> kết quả</w:t>
      </w:r>
      <w:r>
        <w:t xml:space="preserve"> </w:t>
      </w:r>
      <w:proofErr w:type="gramStart"/>
      <w:r w:rsidR="003613D7">
        <w:t>thu</w:t>
      </w:r>
      <w:proofErr w:type="gramEnd"/>
      <w:r>
        <w:t xml:space="preserve"> được </w:t>
      </w:r>
      <w:r w:rsidR="003613D7">
        <w:t xml:space="preserve">từ </w:t>
      </w:r>
      <w:r>
        <w:t>thực nghiêm, ta có thể thấy rằng, đối với 2 hàm kernel được đề xuất đ</w:t>
      </w:r>
      <w:r w:rsidR="00CF29C6">
        <w:t>ể</w:t>
      </w:r>
      <w:r>
        <w:t xml:space="preserve"> giải quyết bài toán thì hàm kernel phân cấp hiệu quả hơn so với hàm kernel dựa trên entropy. </w:t>
      </w:r>
      <w:r w:rsidR="002F3FFE">
        <w:t>Đối với cách chia phần</w:t>
      </w:r>
      <w:r w:rsidR="00894765">
        <w:t xml:space="preserve"> con các chuỗi đầu vào</w:t>
      </w:r>
      <w:r w:rsidR="002F3FFE">
        <w:t xml:space="preserve">, thì ta chỉ nên chia các </w:t>
      </w:r>
      <w:r w:rsidR="004C11A7">
        <w:t xml:space="preserve">thành các </w:t>
      </w:r>
      <w:r w:rsidR="002F3FFE">
        <w:t xml:space="preserve">phần với vùng chồng lên nhau bé hơn 10bp, không nên lớn hơn </w:t>
      </w:r>
      <w:r w:rsidR="006C21F6">
        <w:t>vì</w:t>
      </w:r>
      <w:r w:rsidR="009678A8">
        <w:t xml:space="preserve"> nếu</w:t>
      </w:r>
      <w:r w:rsidR="002F3FFE">
        <w:t xml:space="preserve"> như thế, hiệu năng của phương pháp sẽ bị giảm xuố</w:t>
      </w:r>
      <w:r w:rsidR="001A52B5">
        <w:t>ng. Và khi so sánh với những phương pháp khác, phương pháp đề xuất đã chứng tỏ được hiệu năng cao hơn so với phương pháp của Lee</w:t>
      </w:r>
      <w:r w:rsidR="000B46CF">
        <w:t xml:space="preserve"> et al.</w:t>
      </w:r>
      <w:r w:rsidR="001A52B5">
        <w:t xml:space="preserve"> </w:t>
      </w:r>
      <w:r w:rsidR="001A52B5">
        <w:fldChar w:fldCharType="begin"/>
      </w:r>
      <w:r w:rsidR="001A52B5">
        <w:instrText xml:space="preserve"> REF _Ref365455845 \r \h  \* MERGEFORMAT </w:instrText>
      </w:r>
      <w:r w:rsidR="001A52B5">
        <w:fldChar w:fldCharType="separate"/>
      </w:r>
      <w:r w:rsidR="00150692">
        <w:t>[6]</w:t>
      </w:r>
      <w:r w:rsidR="001A52B5">
        <w:fldChar w:fldCharType="end"/>
      </w:r>
      <w:r w:rsidR="001A52B5">
        <w:t xml:space="preserve">, một trong những phương pháp được đánh giá có hiệu quả tốt nhất đến hiện tại, mức </w:t>
      </w:r>
      <w:r w:rsidR="00802586">
        <w:t xml:space="preserve">chênh lệch khoảng </w:t>
      </w:r>
      <w:r w:rsidR="001A52B5">
        <w:t xml:space="preserve">5% </w:t>
      </w:r>
      <w:r w:rsidR="005A615E">
        <w:t>với</w:t>
      </w:r>
      <w:r w:rsidR="00B71EDB">
        <w:t xml:space="preserve"> những dữ liệu của người và loài giun tròn</w:t>
      </w:r>
      <w:r w:rsidR="001A52B5">
        <w:t>.</w:t>
      </w:r>
      <w:r w:rsidR="00D378A6">
        <w:t xml:space="preserve"> </w:t>
      </w:r>
      <w:r w:rsidR="000245A3">
        <w:t>Các h</w:t>
      </w:r>
      <w:r w:rsidR="00D378A6">
        <w:t xml:space="preserve">àm kernel được đề xuất </w:t>
      </w:r>
      <w:r w:rsidR="001A630D">
        <w:t xml:space="preserve">đều </w:t>
      </w:r>
      <w:r w:rsidR="00D378A6">
        <w:t xml:space="preserve">dựa trên những đặc điểm </w:t>
      </w:r>
      <w:r w:rsidR="00221708">
        <w:t xml:space="preserve">về </w:t>
      </w:r>
      <w:r w:rsidR="00D378A6">
        <w:t>chuỗi</w:t>
      </w:r>
      <w:r w:rsidR="00221708">
        <w:t xml:space="preserve"> gen</w:t>
      </w:r>
      <w:r w:rsidR="00D378A6">
        <w:t xml:space="preserve"> cơ bản và rất đơn giản để cài đặt, tính toán, nó không cần thêm những thông tin khác, cũng như quá trình chuẩn bị dữ liệu đầu vào đơn giản, không phức tạp</w:t>
      </w:r>
      <w:r w:rsidR="003878C9">
        <w:t>. Điều này giúp cho phương pháp đề xuất có thể áp dụng vào nhiều bài toán khác nữa.</w:t>
      </w:r>
      <w:r w:rsidR="004A6345">
        <w:br w:type="page"/>
      </w:r>
    </w:p>
    <w:p w14:paraId="18CA3CE1" w14:textId="77777777" w:rsidR="008F6EA7" w:rsidRPr="003A1BD3" w:rsidRDefault="00E01C7F" w:rsidP="00945549">
      <w:pPr>
        <w:pStyle w:val="Heading1"/>
        <w:spacing w:line="360" w:lineRule="auto"/>
        <w:rPr>
          <w:sz w:val="32"/>
          <w:lang w:val="fr-FR"/>
        </w:rPr>
      </w:pPr>
      <w:bookmarkStart w:id="477" w:name="_Toc366053559"/>
      <w:r w:rsidRPr="003A1BD3">
        <w:rPr>
          <w:sz w:val="32"/>
          <w:lang w:val="fr-FR"/>
        </w:rPr>
        <w:lastRenderedPageBreak/>
        <w:t>KẾT LUẬN</w:t>
      </w:r>
      <w:bookmarkEnd w:id="477"/>
    </w:p>
    <w:p w14:paraId="218E39D7" w14:textId="77777777" w:rsidR="00052637" w:rsidRDefault="005F6DFA" w:rsidP="00B92726">
      <w:pPr>
        <w:spacing w:after="0" w:line="360" w:lineRule="auto"/>
        <w:ind w:firstLine="720"/>
        <w:jc w:val="both"/>
      </w:pPr>
      <w:r>
        <w:t>Trong l</w:t>
      </w:r>
      <w:r w:rsidR="00BC5634">
        <w:t>uậ</w:t>
      </w:r>
      <w:r w:rsidR="00A26F41">
        <w:t>n vă</w:t>
      </w:r>
      <w:r w:rsidR="003C3857">
        <w:t>n</w:t>
      </w:r>
      <w:r w:rsidR="00A1410E">
        <w:t>, em đã</w:t>
      </w:r>
      <w:r w:rsidR="00BC5634">
        <w:t xml:space="preserve"> trình bày những đặc điểm cơ bả</w:t>
      </w:r>
      <w:r w:rsidR="00D73F7F">
        <w:t xml:space="preserve">n, cũng như các khái niệm cơ bản liên quan đến </w:t>
      </w:r>
      <w:r w:rsidR="00BC5634">
        <w:t xml:space="preserve">bài toán </w:t>
      </w:r>
      <w:r w:rsidR="005A18AA">
        <w:t>tìm kiếm</w:t>
      </w:r>
      <w:r w:rsidR="00BC5634">
        <w:t xml:space="preserve"> </w:t>
      </w:r>
      <w:r w:rsidR="00182DF1">
        <w:t>vùng tăng cường</w:t>
      </w:r>
      <w:r w:rsidR="00BC5634">
        <w:t xml:space="preserve"> của một chuỗi gen</w:t>
      </w:r>
      <w:r w:rsidR="002A0F49">
        <w:t>, giới thiệu về những</w:t>
      </w:r>
      <w:r w:rsidR="00EE3067">
        <w:t xml:space="preserve"> nhóm</w:t>
      </w:r>
      <w:r w:rsidR="002A0F49">
        <w:t xml:space="preserve"> phương pháp tìm kiếm vùng tăng cường đã có</w:t>
      </w:r>
      <w:r w:rsidR="00BC5634">
        <w:t xml:space="preserve">. </w:t>
      </w:r>
      <w:r w:rsidR="008A2926">
        <w:t>Từ đó, luậ</w:t>
      </w:r>
      <w:r w:rsidR="006352D0">
        <w:t>n văn</w:t>
      </w:r>
      <w:r w:rsidR="008A2926">
        <w:t xml:space="preserve"> giới </w:t>
      </w:r>
      <w:r w:rsidR="00A63089">
        <w:t xml:space="preserve">thiệu </w:t>
      </w:r>
      <w:r w:rsidR="00E073F6">
        <w:t xml:space="preserve">nhóm </w:t>
      </w:r>
      <w:r w:rsidR="00A63089">
        <w:t xml:space="preserve">phương pháp </w:t>
      </w:r>
      <w:r w:rsidR="002251C1">
        <w:t xml:space="preserve">tìm </w:t>
      </w:r>
      <w:r w:rsidR="005D026E">
        <w:t>kiếm</w:t>
      </w:r>
      <w:r w:rsidR="008A2926">
        <w:t xml:space="preserve"> </w:t>
      </w:r>
      <w:r w:rsidR="002107E3">
        <w:t>vùng tăng cường</w:t>
      </w:r>
      <w:r w:rsidR="008A2926">
        <w:t xml:space="preserve"> </w:t>
      </w:r>
      <w:r w:rsidR="00BC5634">
        <w:t>dự</w:t>
      </w:r>
      <w:r w:rsidR="008A2926">
        <w:t xml:space="preserve">a trên SVM. </w:t>
      </w:r>
      <w:r w:rsidR="00544204">
        <w:t>Phương pháp này đã được nhiều nhà nghiên cứu áp dụng</w:t>
      </w:r>
      <w:r w:rsidR="007D39A3">
        <w:t xml:space="preserve"> bằng cách sử dụng nhiều</w:t>
      </w:r>
      <w:r w:rsidR="00544204">
        <w:t xml:space="preserve"> hàm kernel khác nhau</w:t>
      </w:r>
      <w:r w:rsidR="00EE1612">
        <w:t xml:space="preserve"> và đã </w:t>
      </w:r>
      <w:proofErr w:type="gramStart"/>
      <w:r w:rsidR="000B4182">
        <w:t>thu</w:t>
      </w:r>
      <w:proofErr w:type="gramEnd"/>
      <w:r w:rsidR="000B4182">
        <w:t xml:space="preserve"> được </w:t>
      </w:r>
      <w:r w:rsidR="00EE1612">
        <w:t>những kết quả tốt</w:t>
      </w:r>
      <w:r w:rsidR="00D5220D">
        <w:t xml:space="preserve">. </w:t>
      </w:r>
      <w:r w:rsidR="002D4126">
        <w:t xml:space="preserve">Em cũng đã đề xuất </w:t>
      </w:r>
      <w:r w:rsidR="00D5220D">
        <w:t xml:space="preserve">hàm kernel </w:t>
      </w:r>
      <w:r w:rsidR="008A5CB3">
        <w:t>mới</w:t>
      </w:r>
      <w:r w:rsidR="009543F7">
        <w:t xml:space="preserve"> chỉ sử dụng tập dữ liệu chuỗi gen và có thể ghi nhận được những </w:t>
      </w:r>
      <w:r w:rsidR="00D73F7F">
        <w:t>thông tin về vị trí của các TFBS</w:t>
      </w:r>
      <w:r w:rsidR="002A0F49">
        <w:t xml:space="preserve"> là hàm kernel dựa trên entropy và hàm kernel phân cấ</w:t>
      </w:r>
      <w:r w:rsidR="00052637">
        <w:t>p.</w:t>
      </w:r>
    </w:p>
    <w:p w14:paraId="684DA620" w14:textId="01519562" w:rsidR="008F6EA7" w:rsidRDefault="005811AF" w:rsidP="00B92726">
      <w:pPr>
        <w:spacing w:after="0" w:line="360" w:lineRule="auto"/>
        <w:ind w:firstLine="720"/>
        <w:jc w:val="both"/>
      </w:pPr>
      <w:r>
        <w:t>Khi tiến hành thực nghiệm</w:t>
      </w:r>
      <w:r w:rsidR="00BF0A1F">
        <w:t>,</w:t>
      </w:r>
      <w:r>
        <w:t xml:space="preserve"> do </w:t>
      </w:r>
      <w:ins w:id="478" w:author="Van-Thanh Hoang" w:date="2013-08-30T20:51:00Z">
        <w:r w:rsidR="005C5526">
          <w:t xml:space="preserve">những tập dữ liệu được sử dụng đều chứa các vùng </w:t>
        </w:r>
        <w:r w:rsidR="00041075">
          <w:t>tăng cường</w:t>
        </w:r>
        <w:r w:rsidR="005C5526">
          <w:t xml:space="preserve"> khác nhau của một TF, trong khi hàm kernel dựa trên entropy được thiết kế cho bài toán xác định một </w:t>
        </w:r>
        <w:r w:rsidR="00827F34">
          <w:t>vùng tăng cường</w:t>
        </w:r>
        <w:r w:rsidR="005C5526">
          <w:t xml:space="preserve"> của một TF</w:t>
        </w:r>
      </w:ins>
      <w:del w:id="479" w:author="Van-Thanh Hoang" w:date="2013-08-30T20:51:00Z">
        <w:r w:rsidR="00D1411A" w:rsidDel="005C5526">
          <w:delText xml:space="preserve">tập dữ liệu sử dụng </w:delText>
        </w:r>
        <w:r w:rsidR="006171DA" w:rsidDel="005C5526">
          <w:delText>đều liên kết với những TF khác nhau, trong khi hàm kernel dựa trên entropy được thiết kế cho bài toán xác định nhiều loại TFBS khác nhau của cùng một TF</w:delText>
        </w:r>
      </w:del>
      <w:r w:rsidR="00ED1480">
        <w:t xml:space="preserve"> nên kết quả của hàm kernel phân c</w:t>
      </w:r>
      <w:ins w:id="480" w:author="Van-Thanh Hoang" w:date="2013-08-30T20:51:00Z">
        <w:r w:rsidR="002671E7">
          <w:t>ấ</w:t>
        </w:r>
      </w:ins>
      <w:del w:id="481" w:author="Van-Thanh Hoang" w:date="2013-08-30T20:51:00Z">
        <w:r w:rsidR="00ED1480" w:rsidDel="002671E7">
          <w:delText>á</w:delText>
        </w:r>
      </w:del>
      <w:r w:rsidR="00ED1480">
        <w:t xml:space="preserve">p cao hơn so với của hàm kernel dựa trên entropy. Khi áp dụng các hàm này vào thực tế, tùy vào loại dữ liệu đầu vào, ta sẽ chọn hàm kernel phù hợp. </w:t>
      </w:r>
      <w:r w:rsidR="009758E0">
        <w:t xml:space="preserve">Kết quả thực nghiệm cũng đã chứng tỏ rằng phương pháp đề xuất có hiệu năng cao hơn so với những phương pháp khác đối với những dữ liệu của người và loài giun tròn. </w:t>
      </w:r>
      <w:r w:rsidR="00275A2E">
        <w:t>Hơn nữa,</w:t>
      </w:r>
      <w:r w:rsidR="006171DA">
        <w:t xml:space="preserve"> </w:t>
      </w:r>
      <w:r w:rsidR="00275A2E">
        <w:t>p</w:t>
      </w:r>
      <w:r w:rsidR="00A63089">
        <w:t xml:space="preserve">hương pháp đề xuất chỉ sử dụng dữ liệu về chuỗi gen mà không cần những </w:t>
      </w:r>
      <w:r w:rsidR="005708B4">
        <w:t>dữ liệu khác nên rất đơn giản và dễ dàng khi tính toán, cài đặt, cũng như không phức tạp ở khâu chuẩn bị dữ liệ</w:t>
      </w:r>
      <w:r w:rsidR="00CE1AB8">
        <w:t>u. Điều này giúp cho phương pháp này có thể áp dụng vào nhiều bài toán thực tế khác</w:t>
      </w:r>
      <w:r w:rsidR="00B1123E">
        <w:t xml:space="preserve"> trong tương lai</w:t>
      </w:r>
      <w:r w:rsidR="00CE1AB8">
        <w:t>.</w:t>
      </w:r>
    </w:p>
    <w:p w14:paraId="05EAFC3C" w14:textId="77777777" w:rsidR="00B045BB" w:rsidRPr="008F6EA7" w:rsidRDefault="00B045BB" w:rsidP="00B92726">
      <w:pPr>
        <w:spacing w:after="0" w:line="360" w:lineRule="auto"/>
        <w:ind w:firstLine="720"/>
        <w:jc w:val="both"/>
      </w:pPr>
      <w:r>
        <w:t>Kết quả của được luận văn được tóm tắt trong bài báo “Enhancer prediction using distance aware kernels”. Bài báo đã được chấp nhận đăng tại kỷ yếu hội nghị RIVF 2013 sẽ diễn ra vào tháng 11/2013.</w:t>
      </w:r>
    </w:p>
    <w:p w14:paraId="22DB3EC6" w14:textId="77777777" w:rsidR="008F6EA7" w:rsidRDefault="008F6EA7" w:rsidP="00B92726">
      <w:pPr>
        <w:spacing w:after="0" w:line="360" w:lineRule="auto"/>
        <w:rPr>
          <w:b/>
        </w:rPr>
      </w:pPr>
      <w:r>
        <w:rPr>
          <w:b/>
        </w:rPr>
        <w:br w:type="page"/>
      </w:r>
    </w:p>
    <w:p w14:paraId="5003F584" w14:textId="77777777" w:rsidR="00213927" w:rsidRPr="00623477" w:rsidRDefault="00944D02" w:rsidP="00623477">
      <w:pPr>
        <w:pStyle w:val="Heading1"/>
        <w:spacing w:line="360" w:lineRule="auto"/>
        <w:rPr>
          <w:sz w:val="32"/>
          <w:lang w:val="fr-FR"/>
        </w:rPr>
      </w:pPr>
      <w:bookmarkStart w:id="482" w:name="_Toc366053560"/>
      <w:r w:rsidRPr="00B9128C">
        <w:rPr>
          <w:sz w:val="32"/>
          <w:lang w:val="fr-FR"/>
        </w:rPr>
        <w:lastRenderedPageBreak/>
        <w:t>TÀI LIỆU THAM KHẢO</w:t>
      </w:r>
      <w:bookmarkEnd w:id="482"/>
    </w:p>
    <w:p w14:paraId="42EE9CA6" w14:textId="77777777" w:rsidR="00C3512B" w:rsidRDefault="00903F68" w:rsidP="008C6BE5">
      <w:pPr>
        <w:pStyle w:val="ListParagraph"/>
        <w:numPr>
          <w:ilvl w:val="0"/>
          <w:numId w:val="9"/>
        </w:numPr>
        <w:spacing w:after="0" w:line="360" w:lineRule="auto"/>
        <w:ind w:left="1282" w:hanging="505"/>
        <w:jc w:val="both"/>
      </w:pPr>
      <w:bookmarkStart w:id="483" w:name="_Ref346497415"/>
      <w:r>
        <w:t xml:space="preserve">BE. </w:t>
      </w:r>
      <w:r w:rsidR="00EB6E2E">
        <w:t xml:space="preserve">Boser, </w:t>
      </w:r>
      <w:r w:rsidR="00604036">
        <w:t xml:space="preserve">IM. </w:t>
      </w:r>
      <w:r w:rsidR="00EB6E2E">
        <w:t xml:space="preserve">Guyon, </w:t>
      </w:r>
      <w:r w:rsidR="000E37DB">
        <w:t xml:space="preserve">VN. </w:t>
      </w:r>
      <w:r w:rsidR="00EB6E2E">
        <w:t>Vapnik</w:t>
      </w:r>
      <w:r w:rsidR="00676F9D">
        <w:t>,</w:t>
      </w:r>
      <w:r w:rsidR="00A84B81">
        <w:t xml:space="preserve"> (1992)</w:t>
      </w:r>
      <w:r w:rsidR="00912B64">
        <w:t>,</w:t>
      </w:r>
      <w:r w:rsidR="00C3512B">
        <w:t xml:space="preserve"> </w:t>
      </w:r>
      <w:r w:rsidR="00EA3986">
        <w:t>“</w:t>
      </w:r>
      <w:r w:rsidR="00C3512B" w:rsidRPr="00B801A6">
        <w:rPr>
          <w:i/>
        </w:rPr>
        <w:t>A training algorithm for optimal</w:t>
      </w:r>
      <w:r w:rsidR="00DD4A94" w:rsidRPr="00B801A6">
        <w:rPr>
          <w:i/>
        </w:rPr>
        <w:t xml:space="preserve"> </w:t>
      </w:r>
      <w:r w:rsidR="003C3D7E" w:rsidRPr="00B801A6">
        <w:rPr>
          <w:i/>
        </w:rPr>
        <w:t>margin classifiers</w:t>
      </w:r>
      <w:r w:rsidR="00EA3986">
        <w:t>”</w:t>
      </w:r>
      <w:r w:rsidR="00CF2755">
        <w:rPr>
          <w:i/>
        </w:rPr>
        <w:t xml:space="preserve">, </w:t>
      </w:r>
      <w:r w:rsidR="00CF2755" w:rsidRPr="00262899">
        <w:t>trong</w:t>
      </w:r>
      <w:r w:rsidR="00CF2755">
        <w:rPr>
          <w:i/>
        </w:rPr>
        <w:t xml:space="preserve"> </w:t>
      </w:r>
      <w:r w:rsidR="00996271">
        <w:rPr>
          <w:i/>
        </w:rPr>
        <w:t>“</w:t>
      </w:r>
      <w:r w:rsidR="00C3512B" w:rsidRPr="00501D02">
        <w:rPr>
          <w:i/>
        </w:rPr>
        <w:t>Proceedings of the Fifth Annual Workshop on</w:t>
      </w:r>
      <w:r w:rsidR="00DD4A94" w:rsidRPr="00501D02">
        <w:rPr>
          <w:i/>
        </w:rPr>
        <w:t xml:space="preserve"> </w:t>
      </w:r>
      <w:r w:rsidR="00C3512B" w:rsidRPr="00501D02">
        <w:rPr>
          <w:i/>
        </w:rPr>
        <w:t>Computational Learning Theory</w:t>
      </w:r>
      <w:r w:rsidR="008F4F5E">
        <w:rPr>
          <w:i/>
        </w:rPr>
        <w:t>”</w:t>
      </w:r>
      <w:r w:rsidR="00C3512B" w:rsidRPr="00501D02">
        <w:rPr>
          <w:i/>
        </w:rPr>
        <w:t>.</w:t>
      </w:r>
      <w:r w:rsidR="00C3512B" w:rsidRPr="00776D06">
        <w:t xml:space="preserve"> Association for Computing Machinery</w:t>
      </w:r>
      <w:r w:rsidR="00DD4A94" w:rsidRPr="00776D06">
        <w:t xml:space="preserve"> </w:t>
      </w:r>
      <w:r w:rsidR="00C3512B" w:rsidRPr="00776D06">
        <w:t xml:space="preserve">(ACM), </w:t>
      </w:r>
      <w:r w:rsidR="00C3512B">
        <w:t>New York</w:t>
      </w:r>
      <w:bookmarkEnd w:id="483"/>
      <w:r w:rsidR="00CC7E82">
        <w:t>.</w:t>
      </w:r>
    </w:p>
    <w:p w14:paraId="56FC6206" w14:textId="77777777" w:rsidR="00D13902" w:rsidRDefault="00825A1B" w:rsidP="008C6BE5">
      <w:pPr>
        <w:pStyle w:val="ListParagraph"/>
        <w:numPr>
          <w:ilvl w:val="0"/>
          <w:numId w:val="9"/>
        </w:numPr>
        <w:spacing w:after="0" w:line="360" w:lineRule="auto"/>
        <w:ind w:left="1282" w:hanging="505"/>
        <w:jc w:val="both"/>
      </w:pPr>
      <w:r>
        <w:t>D. Carter</w:t>
      </w:r>
      <w:r w:rsidR="00D13902">
        <w:t xml:space="preserve">, </w:t>
      </w:r>
      <w:r w:rsidR="0018607D">
        <w:t xml:space="preserve">L. </w:t>
      </w:r>
      <w:r w:rsidR="00D13902">
        <w:t>Chakalova</w:t>
      </w:r>
      <w:r w:rsidR="00D06EE7">
        <w:t xml:space="preserve">, </w:t>
      </w:r>
      <w:r w:rsidR="00801578">
        <w:t xml:space="preserve">CS. </w:t>
      </w:r>
      <w:r w:rsidR="00D06EE7">
        <w:t xml:space="preserve">Osborne, </w:t>
      </w:r>
      <w:r w:rsidR="00B500DA">
        <w:t xml:space="preserve">Y. </w:t>
      </w:r>
      <w:r w:rsidR="00D06EE7">
        <w:t xml:space="preserve">Dai, </w:t>
      </w:r>
      <w:r w:rsidR="006A588E">
        <w:t xml:space="preserve">P. </w:t>
      </w:r>
      <w:r w:rsidR="00D06EE7">
        <w:t>Fraser</w:t>
      </w:r>
      <w:r w:rsidR="006A588E">
        <w:t>,</w:t>
      </w:r>
      <w:r w:rsidR="00D9604A">
        <w:t xml:space="preserve"> (2002</w:t>
      </w:r>
      <w:r w:rsidR="0028161D">
        <w:t>),</w:t>
      </w:r>
      <w:r w:rsidR="00D13902">
        <w:t xml:space="preserve"> </w:t>
      </w:r>
      <w:r w:rsidR="00590756" w:rsidRPr="00590756">
        <w:rPr>
          <w:i/>
        </w:rPr>
        <w:t>“</w:t>
      </w:r>
      <w:r w:rsidR="00D13902" w:rsidRPr="00590756">
        <w:rPr>
          <w:i/>
        </w:rPr>
        <w:t>Long-range chromatin regulatory interactions in vivo</w:t>
      </w:r>
      <w:r w:rsidR="00590756" w:rsidRPr="00590756">
        <w:rPr>
          <w:i/>
        </w:rPr>
        <w:t>”</w:t>
      </w:r>
      <w:r w:rsidR="00255153">
        <w:t>. Nat Genet 32: 623–626</w:t>
      </w:r>
      <w:r w:rsidR="00C2032E">
        <w:t>.</w:t>
      </w:r>
    </w:p>
    <w:p w14:paraId="2B49523A" w14:textId="77777777" w:rsidR="002B46AD" w:rsidRDefault="009A4BE6" w:rsidP="008C6BE5">
      <w:pPr>
        <w:pStyle w:val="ListParagraph"/>
        <w:numPr>
          <w:ilvl w:val="0"/>
          <w:numId w:val="9"/>
        </w:numPr>
        <w:spacing w:after="0" w:line="360" w:lineRule="auto"/>
        <w:ind w:left="1282" w:hanging="505"/>
        <w:jc w:val="both"/>
      </w:pPr>
      <w:bookmarkStart w:id="484" w:name="_Ref365328765"/>
      <w:r>
        <w:t>T.</w:t>
      </w:r>
      <w:r w:rsidR="002B46AD" w:rsidRPr="00D137D1">
        <w:t xml:space="preserve"> Fawcett</w:t>
      </w:r>
      <w:r w:rsidR="008612EA">
        <w:t>,</w:t>
      </w:r>
      <w:r w:rsidR="002B46AD">
        <w:t xml:space="preserve"> </w:t>
      </w:r>
      <w:r w:rsidR="008612EA">
        <w:t>(</w:t>
      </w:r>
      <w:r w:rsidR="002B46AD" w:rsidRPr="00D137D1">
        <w:t>200</w:t>
      </w:r>
      <w:r w:rsidR="002B46AD">
        <w:t>5</w:t>
      </w:r>
      <w:r w:rsidR="008612EA">
        <w:t>)</w:t>
      </w:r>
      <w:r w:rsidR="002B46AD">
        <w:t xml:space="preserve">. </w:t>
      </w:r>
      <w:r w:rsidR="00991579" w:rsidRPr="00991579">
        <w:rPr>
          <w:i/>
        </w:rPr>
        <w:t>“</w:t>
      </w:r>
      <w:r w:rsidR="002B46AD" w:rsidRPr="00991579">
        <w:rPr>
          <w:i/>
        </w:rPr>
        <w:t>An introduction to ROC analysis</w:t>
      </w:r>
      <w:r w:rsidR="00991579" w:rsidRPr="00991579">
        <w:rPr>
          <w:i/>
        </w:rPr>
        <w:t>”</w:t>
      </w:r>
      <w:r w:rsidR="002B46AD" w:rsidRPr="00991579">
        <w:rPr>
          <w:i/>
        </w:rPr>
        <w:t>,</w:t>
      </w:r>
      <w:r w:rsidR="002B46AD">
        <w:t xml:space="preserve"> </w:t>
      </w:r>
      <w:r w:rsidR="006C7EC1" w:rsidRPr="006C7EC1">
        <w:t>Pattern Recognition Letters</w:t>
      </w:r>
      <w:r w:rsidR="00853951">
        <w:t xml:space="preserve">, </w:t>
      </w:r>
      <w:r w:rsidR="001B77C3">
        <w:t>Vol.</w:t>
      </w:r>
      <w:r w:rsidR="00DC1D32" w:rsidRPr="00DC1D32">
        <w:t xml:space="preserve"> 27</w:t>
      </w:r>
      <w:r w:rsidR="00DC1D32">
        <w:t xml:space="preserve">, </w:t>
      </w:r>
      <w:proofErr w:type="gramStart"/>
      <w:r w:rsidR="002D057D">
        <w:t>pp</w:t>
      </w:r>
      <w:proofErr w:type="gramEnd"/>
      <w:r w:rsidR="002D057D">
        <w:t>:</w:t>
      </w:r>
      <w:r w:rsidR="00653317">
        <w:t xml:space="preserve"> </w:t>
      </w:r>
      <w:r w:rsidR="0050259D" w:rsidRPr="0050259D">
        <w:t>861-874</w:t>
      </w:r>
      <w:r w:rsidR="00505259">
        <w:t>.</w:t>
      </w:r>
      <w:bookmarkEnd w:id="484"/>
    </w:p>
    <w:p w14:paraId="36E450F0" w14:textId="77777777" w:rsidR="00E71FF7" w:rsidRDefault="00184D84" w:rsidP="008C6BE5">
      <w:pPr>
        <w:pStyle w:val="ListParagraph"/>
        <w:numPr>
          <w:ilvl w:val="0"/>
          <w:numId w:val="9"/>
        </w:numPr>
        <w:spacing w:after="0" w:line="360" w:lineRule="auto"/>
        <w:ind w:left="1282" w:hanging="505"/>
        <w:jc w:val="both"/>
      </w:pPr>
      <w:bookmarkStart w:id="485" w:name="_Ref363919620"/>
      <w:r>
        <w:t xml:space="preserve">J. </w:t>
      </w:r>
      <w:r w:rsidR="00156244">
        <w:t xml:space="preserve">Göke, </w:t>
      </w:r>
      <w:r w:rsidR="004511EB">
        <w:t>MH.</w:t>
      </w:r>
      <w:r w:rsidR="001753EA">
        <w:t xml:space="preserve"> Schulz,</w:t>
      </w:r>
      <w:r w:rsidR="009266E3">
        <w:t xml:space="preserve"> J.</w:t>
      </w:r>
      <w:r w:rsidR="00970189">
        <w:t xml:space="preserve"> Lasserre, </w:t>
      </w:r>
      <w:r w:rsidR="005E17FE">
        <w:t>M.</w:t>
      </w:r>
      <w:r w:rsidR="00EF5207">
        <w:t xml:space="preserve"> </w:t>
      </w:r>
      <w:r w:rsidR="00EE04BB">
        <w:t>Vingron</w:t>
      </w:r>
      <w:r w:rsidR="008F60C7">
        <w:t>,</w:t>
      </w:r>
      <w:r w:rsidR="00852ED7">
        <w:t xml:space="preserve"> (2012)</w:t>
      </w:r>
      <w:r w:rsidR="00644223">
        <w:t>,</w:t>
      </w:r>
      <w:r w:rsidR="005A6D5D">
        <w:t xml:space="preserve"> “</w:t>
      </w:r>
      <w:r w:rsidR="000205C5">
        <w:rPr>
          <w:i/>
        </w:rPr>
        <w:t>Estimation</w:t>
      </w:r>
      <w:r w:rsidR="00957F3A">
        <w:rPr>
          <w:i/>
        </w:rPr>
        <w:t xml:space="preserve"> of Pairwise </w:t>
      </w:r>
      <w:r w:rsidR="00E72799">
        <w:rPr>
          <w:i/>
        </w:rPr>
        <w:t xml:space="preserve">Sequence </w:t>
      </w:r>
      <w:r w:rsidR="00AF25ED">
        <w:rPr>
          <w:i/>
        </w:rPr>
        <w:t xml:space="preserve">Similarity </w:t>
      </w:r>
      <w:r w:rsidR="00C32B7A">
        <w:rPr>
          <w:i/>
        </w:rPr>
        <w:t xml:space="preserve">of </w:t>
      </w:r>
      <w:r w:rsidR="00447D8B">
        <w:rPr>
          <w:i/>
        </w:rPr>
        <w:t xml:space="preserve">Mammalian </w:t>
      </w:r>
      <w:r w:rsidR="00A9721A">
        <w:rPr>
          <w:i/>
        </w:rPr>
        <w:t xml:space="preserve">Enhancers </w:t>
      </w:r>
      <w:r w:rsidR="00521CD0">
        <w:rPr>
          <w:i/>
        </w:rPr>
        <w:t xml:space="preserve">with </w:t>
      </w:r>
      <w:r w:rsidR="00E71FF7" w:rsidRPr="0026411B">
        <w:rPr>
          <w:i/>
        </w:rPr>
        <w:t>Word Neighbourhood Counts. Bioinformatics</w:t>
      </w:r>
      <w:r w:rsidR="00922472">
        <w:t>”</w:t>
      </w:r>
      <w:r w:rsidR="00FE73AF">
        <w:t>,</w:t>
      </w:r>
      <w:r w:rsidR="00ED7DE7">
        <w:t xml:space="preserve"> V</w:t>
      </w:r>
      <w:r w:rsidR="005737E7">
        <w:t>ol. 28(5),</w:t>
      </w:r>
      <w:r w:rsidR="004E2AFE">
        <w:t xml:space="preserve"> p</w:t>
      </w:r>
      <w:r w:rsidR="00ED7DE7">
        <w:t>p: 656-663</w:t>
      </w:r>
      <w:r w:rsidR="00E71FF7">
        <w:t>.</w:t>
      </w:r>
      <w:bookmarkEnd w:id="485"/>
    </w:p>
    <w:p w14:paraId="7001E72B" w14:textId="77777777" w:rsidR="00BA6C67" w:rsidRDefault="00992617" w:rsidP="00BA6C67">
      <w:pPr>
        <w:pStyle w:val="ListParagraph"/>
        <w:numPr>
          <w:ilvl w:val="0"/>
          <w:numId w:val="9"/>
        </w:numPr>
        <w:spacing w:after="0" w:line="360" w:lineRule="auto"/>
        <w:ind w:left="1282" w:hanging="505"/>
        <w:jc w:val="both"/>
      </w:pPr>
      <w:bookmarkStart w:id="486" w:name="_Ref365043072"/>
      <w:r>
        <w:t xml:space="preserve">B. </w:t>
      </w:r>
      <w:r w:rsidR="002D3B7F">
        <w:t>Langmead, C</w:t>
      </w:r>
      <w:r w:rsidR="00D3627F">
        <w:t xml:space="preserve">. Trapnell, </w:t>
      </w:r>
      <w:r w:rsidR="004015F5">
        <w:t>M</w:t>
      </w:r>
      <w:r w:rsidR="006F0F8E">
        <w:t xml:space="preserve">. </w:t>
      </w:r>
      <w:r w:rsidR="00D3627F">
        <w:t xml:space="preserve">Pop, </w:t>
      </w:r>
      <w:r w:rsidR="001116C0">
        <w:t xml:space="preserve">SL. </w:t>
      </w:r>
      <w:r w:rsidR="00D3627F">
        <w:t>Salzberg,</w:t>
      </w:r>
      <w:r w:rsidR="00103478">
        <w:t xml:space="preserve"> (</w:t>
      </w:r>
      <w:r w:rsidR="002B5D2E">
        <w:t>2009</w:t>
      </w:r>
      <w:r w:rsidR="00103478">
        <w:t>)</w:t>
      </w:r>
      <w:r w:rsidR="00B75699">
        <w:t>,</w:t>
      </w:r>
      <w:r w:rsidR="002D3B7F">
        <w:t xml:space="preserve"> </w:t>
      </w:r>
      <w:r w:rsidR="00B75699" w:rsidRPr="008D1961">
        <w:rPr>
          <w:i/>
        </w:rPr>
        <w:t>“</w:t>
      </w:r>
      <w:r w:rsidR="002D3B7F" w:rsidRPr="008D1961">
        <w:rPr>
          <w:i/>
        </w:rPr>
        <w:t>Ultrafast and memory-</w:t>
      </w:r>
      <w:r w:rsidR="00BB1A62" w:rsidRPr="008D1961">
        <w:rPr>
          <w:i/>
        </w:rPr>
        <w:t>efficient alignment</w:t>
      </w:r>
      <w:r w:rsidR="002D3B7F" w:rsidRPr="008D1961">
        <w:rPr>
          <w:i/>
        </w:rPr>
        <w:t xml:space="preserve"> of</w:t>
      </w:r>
      <w:del w:id="487" w:author="Van-Thanh Hoang" w:date="2013-08-30T20:06:00Z">
        <w:r w:rsidR="002D3B7F" w:rsidRPr="008D1961" w:rsidDel="00973040">
          <w:rPr>
            <w:i/>
          </w:rPr>
          <w:delText xml:space="preserve"> </w:delText>
        </w:r>
      </w:del>
      <w:r w:rsidR="002D3B7F" w:rsidRPr="008D1961">
        <w:rPr>
          <w:i/>
        </w:rPr>
        <w:t xml:space="preserve"> </w:t>
      </w:r>
      <w:proofErr w:type="gramStart"/>
      <w:r w:rsidR="002D3B7F" w:rsidRPr="008D1961">
        <w:rPr>
          <w:i/>
        </w:rPr>
        <w:t>short  DNA</w:t>
      </w:r>
      <w:proofErr w:type="gramEnd"/>
      <w:r w:rsidR="002D3B7F" w:rsidRPr="008D1961">
        <w:rPr>
          <w:i/>
        </w:rPr>
        <w:t xml:space="preserve">  sequences  to  the  human </w:t>
      </w:r>
      <w:r w:rsidR="00524573" w:rsidRPr="008D1961">
        <w:rPr>
          <w:i/>
        </w:rPr>
        <w:t>genome</w:t>
      </w:r>
      <w:r w:rsidR="00B37DF6" w:rsidRPr="008D1961">
        <w:rPr>
          <w:i/>
        </w:rPr>
        <w:t>”</w:t>
      </w:r>
      <w:r w:rsidR="00C20932">
        <w:t>,</w:t>
      </w:r>
      <w:r w:rsidR="00524573">
        <w:t xml:space="preserve"> Genome Biol 10: R25</w:t>
      </w:r>
      <w:r w:rsidR="002D3B7F">
        <w:t>.</w:t>
      </w:r>
      <w:bookmarkStart w:id="488" w:name="_Ref346497329"/>
      <w:bookmarkEnd w:id="486"/>
    </w:p>
    <w:p w14:paraId="140E509D" w14:textId="77777777" w:rsidR="00FD54EF" w:rsidRDefault="00293107" w:rsidP="00BA6C67">
      <w:pPr>
        <w:pStyle w:val="ListParagraph"/>
        <w:numPr>
          <w:ilvl w:val="0"/>
          <w:numId w:val="9"/>
        </w:numPr>
        <w:spacing w:after="0" w:line="360" w:lineRule="auto"/>
        <w:ind w:left="1282" w:hanging="505"/>
        <w:jc w:val="both"/>
      </w:pPr>
      <w:bookmarkStart w:id="489" w:name="_Ref365455845"/>
      <w:r>
        <w:t>D.</w:t>
      </w:r>
      <w:r w:rsidR="00FD54EF" w:rsidRPr="00A07CDE">
        <w:t xml:space="preserve"> Lee, R</w:t>
      </w:r>
      <w:r w:rsidR="008F67D8">
        <w:t>.</w:t>
      </w:r>
      <w:r w:rsidR="00FD54EF" w:rsidRPr="00A07CDE">
        <w:t xml:space="preserve"> Karchin and </w:t>
      </w:r>
      <w:r w:rsidR="001C08AD">
        <w:t>M</w:t>
      </w:r>
      <w:r w:rsidR="00FD54EF" w:rsidRPr="00A07CDE">
        <w:t>A. Beer</w:t>
      </w:r>
      <w:r w:rsidR="00FD54EF">
        <w:t>,</w:t>
      </w:r>
      <w:r w:rsidR="000E209B">
        <w:t xml:space="preserve"> (2011),</w:t>
      </w:r>
      <w:r w:rsidR="00FD54EF">
        <w:t xml:space="preserve"> “</w:t>
      </w:r>
      <w:r w:rsidR="00FD54EF" w:rsidRPr="00BA6C67">
        <w:rPr>
          <w:i/>
        </w:rPr>
        <w:t>Discriminative prediction of mammalian enhancers from DNA sequence</w:t>
      </w:r>
      <w:r w:rsidR="00FD54EF">
        <w:t>”</w:t>
      </w:r>
      <w:r w:rsidR="00BA6C67">
        <w:t xml:space="preserve">, </w:t>
      </w:r>
      <w:r w:rsidR="00481F22">
        <w:t>Genome</w:t>
      </w:r>
      <w:r w:rsidR="00B25673">
        <w:t xml:space="preserve"> research,</w:t>
      </w:r>
      <w:r w:rsidR="00BA6C67">
        <w:t xml:space="preserve"> Vol </w:t>
      </w:r>
      <w:r w:rsidR="008C57C4">
        <w:t>21(12),</w:t>
      </w:r>
      <w:r w:rsidR="00A71177">
        <w:t xml:space="preserve"> p</w:t>
      </w:r>
      <w:r w:rsidR="00EF0CB3">
        <w:t>p: 2167-2180</w:t>
      </w:r>
      <w:r w:rsidR="00FD54EF">
        <w:t>.</w:t>
      </w:r>
      <w:bookmarkEnd w:id="488"/>
      <w:bookmarkEnd w:id="489"/>
    </w:p>
    <w:p w14:paraId="04375169" w14:textId="77777777" w:rsidR="00413115" w:rsidRDefault="00907E47" w:rsidP="00413115">
      <w:pPr>
        <w:pStyle w:val="ListParagraph"/>
        <w:numPr>
          <w:ilvl w:val="0"/>
          <w:numId w:val="9"/>
        </w:numPr>
        <w:spacing w:after="0" w:line="360" w:lineRule="auto"/>
        <w:ind w:left="1282" w:hanging="505"/>
        <w:jc w:val="both"/>
      </w:pPr>
      <w:bookmarkStart w:id="490" w:name="_Ref364863245"/>
      <w:r>
        <w:t xml:space="preserve">C. </w:t>
      </w:r>
      <w:r w:rsidR="00D84B2A">
        <w:t xml:space="preserve">Leslie, </w:t>
      </w:r>
      <w:r w:rsidR="00A55BF6">
        <w:t xml:space="preserve">E. </w:t>
      </w:r>
      <w:r w:rsidR="00D84B2A">
        <w:t xml:space="preserve">Eskin, </w:t>
      </w:r>
      <w:r w:rsidR="009B378A">
        <w:t xml:space="preserve">WS. </w:t>
      </w:r>
      <w:r w:rsidR="00D84B2A">
        <w:t>Noble,</w:t>
      </w:r>
      <w:r w:rsidR="001654B9">
        <w:t xml:space="preserve"> (2002),</w:t>
      </w:r>
      <w:r w:rsidR="00DF3342">
        <w:t xml:space="preserve"> </w:t>
      </w:r>
      <w:r w:rsidR="004B6060" w:rsidRPr="00472933">
        <w:rPr>
          <w:i/>
        </w:rPr>
        <w:t>“</w:t>
      </w:r>
      <w:r w:rsidR="00DF3342" w:rsidRPr="007B7D86">
        <w:rPr>
          <w:i/>
        </w:rPr>
        <w:t>The spectrum kernel: A string kernel for SVM protein classification</w:t>
      </w:r>
      <w:r w:rsidR="00FF3F08" w:rsidRPr="007B7D86">
        <w:rPr>
          <w:i/>
        </w:rPr>
        <w:t>”</w:t>
      </w:r>
      <w:r w:rsidR="00342F75">
        <w:t>. Pac Symp Biocomput 7</w:t>
      </w:r>
      <w:r w:rsidR="005C1522">
        <w:t>, pp</w:t>
      </w:r>
      <w:r w:rsidR="00342F75">
        <w:t>: 564–575</w:t>
      </w:r>
      <w:r w:rsidR="00EB41C0">
        <w:t>.</w:t>
      </w:r>
      <w:bookmarkEnd w:id="490"/>
    </w:p>
    <w:p w14:paraId="593AC95D" w14:textId="77777777" w:rsidR="00A0659D" w:rsidRDefault="00DE5926" w:rsidP="00A0659D">
      <w:pPr>
        <w:pStyle w:val="ListParagraph"/>
        <w:numPr>
          <w:ilvl w:val="0"/>
          <w:numId w:val="9"/>
        </w:numPr>
        <w:spacing w:after="0" w:line="360" w:lineRule="auto"/>
        <w:ind w:left="1282" w:hanging="505"/>
        <w:jc w:val="both"/>
      </w:pPr>
      <w:bookmarkStart w:id="491" w:name="_Ref365240384"/>
      <w:r>
        <w:t>C. Leslie</w:t>
      </w:r>
      <w:r w:rsidR="00EB41C0">
        <w:t xml:space="preserve">, </w:t>
      </w:r>
      <w:r w:rsidR="002462F9">
        <w:t xml:space="preserve">E. </w:t>
      </w:r>
      <w:r w:rsidR="00EB41C0">
        <w:t>Eskin</w:t>
      </w:r>
      <w:r w:rsidR="00276E16">
        <w:t xml:space="preserve">, </w:t>
      </w:r>
      <w:r w:rsidR="00DE26D7">
        <w:t xml:space="preserve">A. </w:t>
      </w:r>
      <w:r w:rsidR="00276E16">
        <w:t xml:space="preserve">Cohen, </w:t>
      </w:r>
      <w:r w:rsidR="00E2666D">
        <w:t xml:space="preserve">J. </w:t>
      </w:r>
      <w:r w:rsidR="00276E16">
        <w:t xml:space="preserve">Weston, </w:t>
      </w:r>
      <w:r w:rsidR="003E04F2">
        <w:t xml:space="preserve">WS. </w:t>
      </w:r>
      <w:r w:rsidR="00276E16">
        <w:t>Noble</w:t>
      </w:r>
      <w:r w:rsidR="003E04F2">
        <w:t>,</w:t>
      </w:r>
      <w:r w:rsidR="0055270C">
        <w:t xml:space="preserve"> (</w:t>
      </w:r>
      <w:r w:rsidR="0025288B">
        <w:t>2003</w:t>
      </w:r>
      <w:r w:rsidR="0055270C">
        <w:t>),</w:t>
      </w:r>
      <w:r w:rsidR="00EB41C0">
        <w:t xml:space="preserve"> </w:t>
      </w:r>
      <w:r w:rsidR="00EF192C" w:rsidRPr="00DC1405">
        <w:rPr>
          <w:i/>
        </w:rPr>
        <w:t>“</w:t>
      </w:r>
      <w:r w:rsidR="00EB41C0" w:rsidRPr="00DC1405">
        <w:rPr>
          <w:i/>
        </w:rPr>
        <w:t>Mismatch string kernels</w:t>
      </w:r>
      <w:r w:rsidR="00354AD5" w:rsidRPr="00DC1405">
        <w:rPr>
          <w:i/>
        </w:rPr>
        <w:t xml:space="preserve"> </w:t>
      </w:r>
      <w:r w:rsidR="00EB41C0" w:rsidRPr="00DC1405">
        <w:rPr>
          <w:i/>
        </w:rPr>
        <w:t>for discriminative protein classification</w:t>
      </w:r>
      <w:r w:rsidR="00EF192C" w:rsidRPr="00DC1405">
        <w:rPr>
          <w:i/>
        </w:rPr>
        <w:t>”</w:t>
      </w:r>
      <w:r w:rsidR="006A3C95">
        <w:t>,</w:t>
      </w:r>
      <w:r w:rsidR="00804470">
        <w:t xml:space="preserve"> Bioinformatics 20</w:t>
      </w:r>
      <w:r w:rsidR="004314A1">
        <w:t>, pp</w:t>
      </w:r>
      <w:r w:rsidR="00804470">
        <w:t>: 467–476</w:t>
      </w:r>
      <w:r w:rsidR="000F4626">
        <w:t>.</w:t>
      </w:r>
      <w:bookmarkEnd w:id="491"/>
    </w:p>
    <w:p w14:paraId="3F4BD2AC" w14:textId="77777777" w:rsidR="0014225A" w:rsidRDefault="00CB4D4D" w:rsidP="00A0659D">
      <w:pPr>
        <w:pStyle w:val="ListParagraph"/>
        <w:numPr>
          <w:ilvl w:val="0"/>
          <w:numId w:val="9"/>
        </w:numPr>
        <w:spacing w:after="0" w:line="360" w:lineRule="auto"/>
        <w:ind w:left="1282" w:hanging="505"/>
        <w:jc w:val="both"/>
      </w:pPr>
      <w:bookmarkStart w:id="492" w:name="_Ref365326018"/>
      <w:r w:rsidRPr="00E078D2">
        <w:t>CX</w:t>
      </w:r>
      <w:r w:rsidR="00FF0EC0">
        <w:t>.</w:t>
      </w:r>
      <w:r>
        <w:t xml:space="preserve"> </w:t>
      </w:r>
      <w:r w:rsidR="0014225A" w:rsidRPr="00E078D2">
        <w:t>Ling</w:t>
      </w:r>
      <w:r w:rsidR="00A41825">
        <w:t>,</w:t>
      </w:r>
      <w:r w:rsidR="0014225A" w:rsidRPr="00E078D2">
        <w:t xml:space="preserve"> </w:t>
      </w:r>
      <w:r w:rsidR="00860BF5">
        <w:t xml:space="preserve">H. </w:t>
      </w:r>
      <w:r w:rsidR="0014225A" w:rsidRPr="00E078D2">
        <w:t>Jin</w:t>
      </w:r>
      <w:r w:rsidR="005F7FAE">
        <w:t>,</w:t>
      </w:r>
      <w:r w:rsidR="0014225A" w:rsidRPr="00E078D2">
        <w:t xml:space="preserve"> </w:t>
      </w:r>
      <w:r w:rsidR="006815B2" w:rsidRPr="00E078D2">
        <w:t>Z</w:t>
      </w:r>
      <w:r w:rsidR="00931AE6">
        <w:t>.</w:t>
      </w:r>
      <w:r w:rsidR="006815B2" w:rsidRPr="00E078D2">
        <w:t xml:space="preserve"> </w:t>
      </w:r>
      <w:r w:rsidR="0014225A" w:rsidRPr="00E078D2">
        <w:t>Harry</w:t>
      </w:r>
      <w:r w:rsidR="003505AC">
        <w:t xml:space="preserve">, </w:t>
      </w:r>
      <w:r w:rsidR="00AF7F7F">
        <w:t>(2003)</w:t>
      </w:r>
      <w:r w:rsidR="00A8423B">
        <w:t>,</w:t>
      </w:r>
      <w:r w:rsidR="008E2CC3">
        <w:t xml:space="preserve"> </w:t>
      </w:r>
      <w:r w:rsidR="00C54A4E" w:rsidRPr="00170BB7">
        <w:rPr>
          <w:i/>
        </w:rPr>
        <w:t>“</w:t>
      </w:r>
      <w:r w:rsidR="0014225A" w:rsidRPr="00170BB7">
        <w:rPr>
          <w:i/>
        </w:rPr>
        <w:t>AUC: a Statistically Consistent and more Discriminating Measure than Accuracy</w:t>
      </w:r>
      <w:r w:rsidR="00C54A4E" w:rsidRPr="00170BB7">
        <w:rPr>
          <w:i/>
        </w:rPr>
        <w:t>”</w:t>
      </w:r>
      <w:r w:rsidR="00C12FA6">
        <w:t>,</w:t>
      </w:r>
      <w:r w:rsidR="0014225A">
        <w:t xml:space="preserve"> </w:t>
      </w:r>
      <w:r w:rsidR="00F02663" w:rsidRPr="00F02663">
        <w:t>IJCAI'03 Proceedings</w:t>
      </w:r>
      <w:r w:rsidR="00FF25DE">
        <w:t xml:space="preserve">, </w:t>
      </w:r>
      <w:r w:rsidR="007E2E3B">
        <w:t>pp:</w:t>
      </w:r>
      <w:r w:rsidR="00FF25DE" w:rsidRPr="00FF25DE">
        <w:t xml:space="preserve"> 519-524</w:t>
      </w:r>
      <w:r w:rsidR="006B27B5">
        <w:t>.</w:t>
      </w:r>
      <w:bookmarkEnd w:id="492"/>
    </w:p>
    <w:p w14:paraId="5ADDDAD0" w14:textId="77777777" w:rsidR="00DC5046" w:rsidRDefault="0025402A" w:rsidP="002B346C">
      <w:pPr>
        <w:pStyle w:val="ListParagraph"/>
        <w:numPr>
          <w:ilvl w:val="0"/>
          <w:numId w:val="9"/>
        </w:numPr>
        <w:spacing w:after="0" w:line="360" w:lineRule="auto"/>
        <w:ind w:left="1282" w:hanging="505"/>
        <w:jc w:val="both"/>
      </w:pPr>
      <w:bookmarkStart w:id="493" w:name="_Ref365042704"/>
      <w:r>
        <w:lastRenderedPageBreak/>
        <w:t>CG</w:t>
      </w:r>
      <w:r w:rsidR="00DC5046">
        <w:t xml:space="preserve">. Palii, C. Perez-Iratxeta, Z. Yao, Y. Cao, </w:t>
      </w:r>
      <w:r w:rsidR="00616977">
        <w:t xml:space="preserve">F. </w:t>
      </w:r>
      <w:r w:rsidR="00DC5046">
        <w:t xml:space="preserve">Dai, </w:t>
      </w:r>
      <w:r w:rsidR="00ED29A4">
        <w:t xml:space="preserve">J. </w:t>
      </w:r>
      <w:r w:rsidR="00DC5046">
        <w:t xml:space="preserve">Davison, </w:t>
      </w:r>
      <w:r w:rsidR="001C0FF5">
        <w:t xml:space="preserve">H. </w:t>
      </w:r>
      <w:r w:rsidR="00DC5046">
        <w:t xml:space="preserve">Atkins, </w:t>
      </w:r>
      <w:r w:rsidR="002C1E5F">
        <w:t xml:space="preserve">D. </w:t>
      </w:r>
      <w:r w:rsidR="00DC5046">
        <w:t>Allan,</w:t>
      </w:r>
      <w:r w:rsidR="002F7424" w:rsidRPr="002F7424">
        <w:t xml:space="preserve"> </w:t>
      </w:r>
      <w:r w:rsidR="002F7424">
        <w:t>FJ.</w:t>
      </w:r>
      <w:r w:rsidR="00DC5046">
        <w:t xml:space="preserve"> Dilworth, </w:t>
      </w:r>
      <w:r w:rsidR="00DF4C3B">
        <w:t xml:space="preserve">R. </w:t>
      </w:r>
      <w:r w:rsidR="00DC5046">
        <w:t xml:space="preserve">Gentleman, </w:t>
      </w:r>
      <w:r w:rsidR="00D873E4">
        <w:t>(</w:t>
      </w:r>
      <w:r w:rsidR="00DC5046">
        <w:t>2011</w:t>
      </w:r>
      <w:r w:rsidR="00D873E4">
        <w:t>)</w:t>
      </w:r>
      <w:r w:rsidR="00DC5046">
        <w:t xml:space="preserve">. </w:t>
      </w:r>
      <w:r w:rsidR="00954DE1" w:rsidRPr="002A1B12">
        <w:rPr>
          <w:i/>
        </w:rPr>
        <w:t>“</w:t>
      </w:r>
      <w:r w:rsidR="00DC5046" w:rsidRPr="002A1B12">
        <w:rPr>
          <w:i/>
        </w:rPr>
        <w:t xml:space="preserve">Differential genomic </w:t>
      </w:r>
      <w:r w:rsidR="00BE6382">
        <w:rPr>
          <w:i/>
        </w:rPr>
        <w:t xml:space="preserve">targeting </w:t>
      </w:r>
      <w:r w:rsidR="000F2AC2">
        <w:rPr>
          <w:i/>
        </w:rPr>
        <w:t xml:space="preserve">of </w:t>
      </w:r>
      <w:r w:rsidR="00977238">
        <w:rPr>
          <w:i/>
        </w:rPr>
        <w:t>the</w:t>
      </w:r>
      <w:r w:rsidR="00DC5046" w:rsidRPr="002A1B12">
        <w:rPr>
          <w:i/>
        </w:rPr>
        <w:t xml:space="preserve"> </w:t>
      </w:r>
      <w:r w:rsidR="00C02F18">
        <w:rPr>
          <w:i/>
        </w:rPr>
        <w:t>transcription</w:t>
      </w:r>
      <w:r w:rsidR="0066379A">
        <w:rPr>
          <w:i/>
        </w:rPr>
        <w:t xml:space="preserve"> factor</w:t>
      </w:r>
      <w:r w:rsidR="00106648">
        <w:rPr>
          <w:i/>
        </w:rPr>
        <w:t xml:space="preserve"> TAL1</w:t>
      </w:r>
      <w:r w:rsidR="00E51BA2">
        <w:rPr>
          <w:i/>
        </w:rPr>
        <w:t xml:space="preserve"> in</w:t>
      </w:r>
      <w:r w:rsidR="00DC5046" w:rsidRPr="002A1B12">
        <w:rPr>
          <w:i/>
        </w:rPr>
        <w:t xml:space="preserve"> alternate haematopoietic</w:t>
      </w:r>
      <w:r w:rsidR="00D4401B">
        <w:rPr>
          <w:i/>
        </w:rPr>
        <w:t xml:space="preserve"> </w:t>
      </w:r>
      <w:r w:rsidR="00DC5046" w:rsidRPr="002A1B12">
        <w:rPr>
          <w:i/>
        </w:rPr>
        <w:t>lineages</w:t>
      </w:r>
      <w:r w:rsidR="002A1B12" w:rsidRPr="002A1B12">
        <w:rPr>
          <w:i/>
        </w:rPr>
        <w:t>”</w:t>
      </w:r>
      <w:r w:rsidR="00477A2A">
        <w:rPr>
          <w:i/>
        </w:rPr>
        <w:t>,</w:t>
      </w:r>
      <w:r w:rsidR="00C62F10">
        <w:t xml:space="preserve"> EMBO J.Vol 30,</w:t>
      </w:r>
      <w:r w:rsidR="00CA3EA2">
        <w:t xml:space="preserve"> pp: 494–509</w:t>
      </w:r>
      <w:r w:rsidR="00DC5046">
        <w:t>.</w:t>
      </w:r>
      <w:bookmarkEnd w:id="493"/>
    </w:p>
    <w:p w14:paraId="0C203E99" w14:textId="77777777" w:rsidR="00FB34F2" w:rsidRDefault="00FB34F2" w:rsidP="008C6BE5">
      <w:pPr>
        <w:pStyle w:val="ListParagraph"/>
        <w:numPr>
          <w:ilvl w:val="0"/>
          <w:numId w:val="9"/>
        </w:numPr>
        <w:spacing w:after="0" w:line="360" w:lineRule="auto"/>
        <w:ind w:left="1282" w:hanging="505"/>
        <w:jc w:val="both"/>
      </w:pPr>
      <w:bookmarkStart w:id="494" w:name="_Ref363919648"/>
      <w:r>
        <w:t>SJ.</w:t>
      </w:r>
      <w:r w:rsidR="005F1593">
        <w:t xml:space="preserve"> </w:t>
      </w:r>
      <w:r w:rsidR="00C167D4">
        <w:t>Schultheiss, W.</w:t>
      </w:r>
      <w:r w:rsidR="00567A52">
        <w:t xml:space="preserve"> </w:t>
      </w:r>
      <w:r w:rsidR="00EF74AB">
        <w:t>Busch, JU.</w:t>
      </w:r>
      <w:r w:rsidR="008365DD">
        <w:t xml:space="preserve"> </w:t>
      </w:r>
      <w:r w:rsidR="001E6F57">
        <w:t>Lohmann, O</w:t>
      </w:r>
      <w:r w:rsidR="00C6621C">
        <w:t>.</w:t>
      </w:r>
      <w:r w:rsidR="001E6F57">
        <w:t xml:space="preserve"> Kohlbacher, G. </w:t>
      </w:r>
      <w:r w:rsidR="001B0133">
        <w:t>Rätsch</w:t>
      </w:r>
      <w:r w:rsidR="00975BC5">
        <w:t>,</w:t>
      </w:r>
      <w:r>
        <w:t xml:space="preserve"> </w:t>
      </w:r>
      <w:r w:rsidR="00641AC3">
        <w:t>(</w:t>
      </w:r>
      <w:r w:rsidR="004A73B1">
        <w:t>2009</w:t>
      </w:r>
      <w:r w:rsidR="00641AC3">
        <w:t xml:space="preserve">), </w:t>
      </w:r>
      <w:r>
        <w:t>“</w:t>
      </w:r>
      <w:r w:rsidR="001E793B">
        <w:rPr>
          <w:i/>
        </w:rPr>
        <w:t xml:space="preserve">KIRMES: </w:t>
      </w:r>
      <w:r w:rsidR="00CC097C">
        <w:rPr>
          <w:i/>
        </w:rPr>
        <w:t>Kernel-based</w:t>
      </w:r>
      <w:r w:rsidR="00F0430D">
        <w:rPr>
          <w:i/>
        </w:rPr>
        <w:t xml:space="preserve"> identification </w:t>
      </w:r>
      <w:r w:rsidR="00EC046B">
        <w:rPr>
          <w:i/>
        </w:rPr>
        <w:t>of</w:t>
      </w:r>
      <w:r w:rsidR="002627D2">
        <w:rPr>
          <w:i/>
        </w:rPr>
        <w:t xml:space="preserve"> regulatory</w:t>
      </w:r>
      <w:r w:rsidR="00137163">
        <w:rPr>
          <w:i/>
        </w:rPr>
        <w:t xml:space="preserve"> modules </w:t>
      </w:r>
      <w:r w:rsidRPr="00542295">
        <w:rPr>
          <w:i/>
        </w:rPr>
        <w:t xml:space="preserve">in </w:t>
      </w:r>
      <w:r w:rsidR="00395B86">
        <w:rPr>
          <w:i/>
        </w:rPr>
        <w:t>euchromatic</w:t>
      </w:r>
      <w:r w:rsidR="00C54CE5">
        <w:rPr>
          <w:i/>
        </w:rPr>
        <w:t xml:space="preserve"> sequences. </w:t>
      </w:r>
      <w:r w:rsidRPr="00542295">
        <w:rPr>
          <w:i/>
        </w:rPr>
        <w:t>Bioinformatics</w:t>
      </w:r>
      <w:r w:rsidR="00542295">
        <w:t>”</w:t>
      </w:r>
      <w:r w:rsidR="0050213B">
        <w:t>,</w:t>
      </w:r>
      <w:r w:rsidR="00F06FC5">
        <w:t xml:space="preserve"> Vol </w:t>
      </w:r>
      <w:r w:rsidR="00AC1727">
        <w:t xml:space="preserve">25(16), </w:t>
      </w:r>
      <w:r w:rsidR="000C70DA">
        <w:t>pp:</w:t>
      </w:r>
      <w:r w:rsidR="00595683">
        <w:t xml:space="preserve"> 2126-2133</w:t>
      </w:r>
      <w:r>
        <w:t>.</w:t>
      </w:r>
      <w:bookmarkEnd w:id="494"/>
    </w:p>
    <w:p w14:paraId="4C0E2FAD" w14:textId="77777777" w:rsidR="00CB09D2" w:rsidRDefault="00A37DFC" w:rsidP="00CF347D">
      <w:pPr>
        <w:pStyle w:val="ListParagraph"/>
        <w:numPr>
          <w:ilvl w:val="0"/>
          <w:numId w:val="9"/>
        </w:numPr>
        <w:spacing w:after="0" w:line="360" w:lineRule="auto"/>
        <w:ind w:left="1282" w:hanging="505"/>
        <w:jc w:val="both"/>
      </w:pPr>
      <w:bookmarkStart w:id="495" w:name="_Ref365043316"/>
      <w:r>
        <w:t xml:space="preserve">S. Sonnenburg, G. Rätsch, S. Henschel, C. Widmer, J. Behr, A. Zien, F. </w:t>
      </w:r>
      <w:r w:rsidR="005C43B4">
        <w:t xml:space="preserve">de  Bona, </w:t>
      </w:r>
      <w:r w:rsidR="00FC7FE3">
        <w:t>A.</w:t>
      </w:r>
      <w:r w:rsidR="00F708AF">
        <w:t xml:space="preserve"> Binder, C. Gehl, </w:t>
      </w:r>
      <w:r w:rsidR="002D73C9">
        <w:t xml:space="preserve">V. </w:t>
      </w:r>
      <w:r>
        <w:t>Franc.</w:t>
      </w:r>
      <w:r w:rsidR="000B790C">
        <w:t xml:space="preserve"> (2010),</w:t>
      </w:r>
      <w:r w:rsidR="002D73C9">
        <w:t xml:space="preserve"> </w:t>
      </w:r>
      <w:r w:rsidR="002D73C9" w:rsidRPr="000C4322">
        <w:rPr>
          <w:i/>
        </w:rPr>
        <w:t>“</w:t>
      </w:r>
      <w:r w:rsidR="00DF7368">
        <w:rPr>
          <w:i/>
        </w:rPr>
        <w:t>The</w:t>
      </w:r>
      <w:r w:rsidR="00F85628">
        <w:rPr>
          <w:i/>
        </w:rPr>
        <w:t xml:space="preserve"> SHOGUN </w:t>
      </w:r>
      <w:r w:rsidRPr="000C4322">
        <w:rPr>
          <w:i/>
        </w:rPr>
        <w:t>Machine Learning Toolbox. J. Mach. Lea</w:t>
      </w:r>
      <w:r w:rsidR="007E7E47" w:rsidRPr="000C4322">
        <w:rPr>
          <w:i/>
        </w:rPr>
        <w:t>rn</w:t>
      </w:r>
      <w:r w:rsidR="00A357B3" w:rsidRPr="000C4322">
        <w:rPr>
          <w:i/>
        </w:rPr>
        <w:t>”</w:t>
      </w:r>
      <w:r w:rsidR="005936DF">
        <w:rPr>
          <w:i/>
        </w:rPr>
        <w:t>,</w:t>
      </w:r>
      <w:r w:rsidR="007E7E47">
        <w:t xml:space="preserve"> Res. Vol. 11, pp: 1799-1802</w:t>
      </w:r>
      <w:r>
        <w:t>.</w:t>
      </w:r>
      <w:bookmarkEnd w:id="495"/>
    </w:p>
    <w:p w14:paraId="5747CD3F" w14:textId="77777777" w:rsidR="0074505D" w:rsidRDefault="0074505D" w:rsidP="00CF347D">
      <w:pPr>
        <w:pStyle w:val="ListParagraph"/>
        <w:numPr>
          <w:ilvl w:val="0"/>
          <w:numId w:val="9"/>
        </w:numPr>
        <w:spacing w:after="0" w:line="360" w:lineRule="auto"/>
        <w:ind w:left="1282" w:hanging="505"/>
        <w:jc w:val="both"/>
      </w:pPr>
      <w:bookmarkStart w:id="496" w:name="_Ref365239407"/>
      <w:r>
        <w:t>E</w:t>
      </w:r>
      <w:r w:rsidR="00AF1F61">
        <w:t>.</w:t>
      </w:r>
      <w:r>
        <w:t xml:space="preserve"> Ukkonen.</w:t>
      </w:r>
      <w:r w:rsidR="00F0667E">
        <w:t xml:space="preserve"> (1995),</w:t>
      </w:r>
      <w:r>
        <w:t xml:space="preserve"> </w:t>
      </w:r>
      <w:r w:rsidR="00651B8F" w:rsidRPr="0001436A">
        <w:rPr>
          <w:i/>
        </w:rPr>
        <w:t>“</w:t>
      </w:r>
      <w:r w:rsidRPr="0001436A">
        <w:rPr>
          <w:i/>
        </w:rPr>
        <w:t>On-line construction of su</w:t>
      </w:r>
      <w:r w:rsidRPr="0001436A">
        <w:rPr>
          <w:rFonts w:ascii="Cambria Math" w:hAnsi="Cambria Math" w:cs="Cambria Math"/>
          <w:i/>
        </w:rPr>
        <w:t>ﬃ</w:t>
      </w:r>
      <w:r w:rsidRPr="0001436A">
        <w:rPr>
          <w:i/>
        </w:rPr>
        <w:t>x trees</w:t>
      </w:r>
      <w:r w:rsidR="00651B8F" w:rsidRPr="0001436A">
        <w:rPr>
          <w:i/>
        </w:rPr>
        <w:t>”</w:t>
      </w:r>
      <w:r w:rsidR="00027C5D">
        <w:t>,</w:t>
      </w:r>
      <w:r>
        <w:t xml:space="preserve"> Algorithmica, 14</w:t>
      </w:r>
      <w:r w:rsidR="007654B5">
        <w:t>,</w:t>
      </w:r>
      <w:r w:rsidR="00E57F06">
        <w:t xml:space="preserve"> pp</w:t>
      </w:r>
      <w:r>
        <w:t>:</w:t>
      </w:r>
      <w:r w:rsidR="00836FC1">
        <w:t xml:space="preserve"> </w:t>
      </w:r>
      <w:r>
        <w:t>249–</w:t>
      </w:r>
      <w:r w:rsidR="007E3A5C">
        <w:t>260</w:t>
      </w:r>
      <w:r>
        <w:t>.</w:t>
      </w:r>
      <w:bookmarkEnd w:id="496"/>
    </w:p>
    <w:p w14:paraId="7899DC13" w14:textId="77777777" w:rsidR="009E7CA8" w:rsidRDefault="00DD407C" w:rsidP="009E7CA8">
      <w:pPr>
        <w:pStyle w:val="ListParagraph"/>
        <w:numPr>
          <w:ilvl w:val="0"/>
          <w:numId w:val="9"/>
        </w:numPr>
        <w:spacing w:after="0" w:line="360" w:lineRule="auto"/>
        <w:ind w:left="1282" w:hanging="505"/>
        <w:jc w:val="both"/>
      </w:pPr>
      <w:bookmarkStart w:id="497" w:name="_Ref346497419"/>
      <w:bookmarkStart w:id="498" w:name="_Ref365037856"/>
      <w:r>
        <w:t>VN</w:t>
      </w:r>
      <w:r w:rsidRPr="00492FEB">
        <w:t>.</w:t>
      </w:r>
      <w:r>
        <w:t xml:space="preserve"> </w:t>
      </w:r>
      <w:r w:rsidR="00A83FCA">
        <w:t xml:space="preserve">Vapnik </w:t>
      </w:r>
      <w:r w:rsidR="004E5CBA">
        <w:t>(</w:t>
      </w:r>
      <w:r w:rsidR="004E5CBA" w:rsidRPr="00492FEB">
        <w:t>1995</w:t>
      </w:r>
      <w:r w:rsidR="004E5CBA">
        <w:t>),</w:t>
      </w:r>
      <w:r w:rsidR="00492FEB" w:rsidRPr="00492FEB">
        <w:t xml:space="preserve"> </w:t>
      </w:r>
      <w:r w:rsidR="00C62AB9">
        <w:t>“</w:t>
      </w:r>
      <w:r w:rsidR="00492FEB" w:rsidRPr="009A7B97">
        <w:rPr>
          <w:i/>
        </w:rPr>
        <w:t>The nature of statistical learning theory</w:t>
      </w:r>
      <w:r w:rsidR="00B20473" w:rsidRPr="009D3FCD">
        <w:rPr>
          <w:i/>
        </w:rPr>
        <w:t>”</w:t>
      </w:r>
      <w:r w:rsidR="007744ED">
        <w:t>,</w:t>
      </w:r>
      <w:r w:rsidR="00492FEB" w:rsidRPr="00121B8A">
        <w:t xml:space="preserve"> Springer, New York</w:t>
      </w:r>
      <w:bookmarkEnd w:id="497"/>
      <w:r w:rsidR="0060106F">
        <w:t>.</w:t>
      </w:r>
      <w:bookmarkEnd w:id="498"/>
    </w:p>
    <w:p w14:paraId="419CBE36" w14:textId="77777777" w:rsidR="00B95CB1" w:rsidRDefault="00454551" w:rsidP="00B95CB1">
      <w:pPr>
        <w:pStyle w:val="ListParagraph"/>
        <w:numPr>
          <w:ilvl w:val="0"/>
          <w:numId w:val="9"/>
        </w:numPr>
        <w:spacing w:after="0" w:line="360" w:lineRule="auto"/>
        <w:ind w:left="1282" w:hanging="505"/>
        <w:jc w:val="both"/>
      </w:pPr>
      <w:bookmarkStart w:id="499" w:name="_Ref365038023"/>
      <w:r>
        <w:t>V</w:t>
      </w:r>
      <w:r w:rsidR="00F96672">
        <w:t>N</w:t>
      </w:r>
      <w:r>
        <w:t xml:space="preserve">. Vapnik, A. Lerner. (1963), </w:t>
      </w:r>
      <w:r w:rsidRPr="003C3803">
        <w:rPr>
          <w:i/>
        </w:rPr>
        <w:t>“Pattern recognition using generalized portrait method”</w:t>
      </w:r>
      <w:r w:rsidR="00D97598">
        <w:t>,</w:t>
      </w:r>
      <w:r>
        <w:t xml:space="preserve"> Automation and Remote Control, 24, </w:t>
      </w:r>
      <w:r w:rsidR="00D73B85">
        <w:t xml:space="preserve">pp: </w:t>
      </w:r>
      <w:r>
        <w:t>774-780.</w:t>
      </w:r>
      <w:bookmarkEnd w:id="499"/>
    </w:p>
    <w:p w14:paraId="3539FA74" w14:textId="77777777" w:rsidR="00CA161C" w:rsidRDefault="003F266C" w:rsidP="00CA161C">
      <w:pPr>
        <w:pStyle w:val="ListParagraph"/>
        <w:numPr>
          <w:ilvl w:val="0"/>
          <w:numId w:val="9"/>
        </w:numPr>
        <w:spacing w:after="0" w:line="360" w:lineRule="auto"/>
        <w:ind w:left="1282" w:hanging="505"/>
        <w:jc w:val="both"/>
      </w:pPr>
      <w:bookmarkStart w:id="500" w:name="_Ref365038032"/>
      <w:r>
        <w:t>V</w:t>
      </w:r>
      <w:r w:rsidR="00B86C88">
        <w:t>N</w:t>
      </w:r>
      <w:r>
        <w:t>.  Vapnik,</w:t>
      </w:r>
      <w:r w:rsidR="00C37AF2">
        <w:t xml:space="preserve"> </w:t>
      </w:r>
      <w:r w:rsidR="00192E06">
        <w:t>A.</w:t>
      </w:r>
      <w:r w:rsidR="004F6634">
        <w:t xml:space="preserve"> Chervonenkis</w:t>
      </w:r>
      <w:r w:rsidR="00A913D5">
        <w:t>,</w:t>
      </w:r>
      <w:r w:rsidR="00A75353">
        <w:t xml:space="preserve"> (1964),</w:t>
      </w:r>
      <w:r w:rsidR="00C37AF2">
        <w:t xml:space="preserve"> </w:t>
      </w:r>
      <w:r w:rsidR="000B3990">
        <w:rPr>
          <w:i/>
        </w:rPr>
        <w:t xml:space="preserve">“A </w:t>
      </w:r>
      <w:r w:rsidR="00E44114">
        <w:rPr>
          <w:i/>
        </w:rPr>
        <w:t xml:space="preserve">note </w:t>
      </w:r>
      <w:r w:rsidR="00C971A2">
        <w:rPr>
          <w:i/>
        </w:rPr>
        <w:t xml:space="preserve">on </w:t>
      </w:r>
      <w:r w:rsidR="008A2ED6">
        <w:rPr>
          <w:i/>
        </w:rPr>
        <w:t xml:space="preserve">one </w:t>
      </w:r>
      <w:r w:rsidR="00D221BC">
        <w:rPr>
          <w:i/>
        </w:rPr>
        <w:t xml:space="preserve">class </w:t>
      </w:r>
      <w:r w:rsidR="00C37AF2" w:rsidRPr="00573567">
        <w:rPr>
          <w:i/>
        </w:rPr>
        <w:t>of perceptrons”</w:t>
      </w:r>
      <w:r w:rsidR="00C37AF2">
        <w:t>, Automation and Remote Control, 25.</w:t>
      </w:r>
      <w:bookmarkEnd w:id="500"/>
    </w:p>
    <w:p w14:paraId="0C4A1002" w14:textId="77777777" w:rsidR="00843B36" w:rsidRDefault="000D4033" w:rsidP="00CA161C">
      <w:pPr>
        <w:pStyle w:val="ListParagraph"/>
        <w:numPr>
          <w:ilvl w:val="0"/>
          <w:numId w:val="9"/>
        </w:numPr>
        <w:spacing w:after="0" w:line="360" w:lineRule="auto"/>
        <w:ind w:left="1282" w:hanging="505"/>
        <w:jc w:val="both"/>
      </w:pPr>
      <w:bookmarkStart w:id="501" w:name="_Ref365042715"/>
      <w:r>
        <w:t xml:space="preserve">MP. </w:t>
      </w:r>
      <w:r w:rsidR="00105490">
        <w:t xml:space="preserve">Verzi, </w:t>
      </w:r>
      <w:r w:rsidR="006F5B5B">
        <w:t xml:space="preserve">H. </w:t>
      </w:r>
      <w:r w:rsidR="006A70B7">
        <w:t xml:space="preserve">Shin </w:t>
      </w:r>
      <w:r w:rsidR="00682F24">
        <w:t xml:space="preserve">H, </w:t>
      </w:r>
      <w:r w:rsidR="00643C5A">
        <w:t xml:space="preserve">HH. </w:t>
      </w:r>
      <w:r w:rsidR="004053C3">
        <w:t xml:space="preserve">He, </w:t>
      </w:r>
      <w:r w:rsidR="006E1015">
        <w:t xml:space="preserve">R. </w:t>
      </w:r>
      <w:r w:rsidR="00823964">
        <w:t>Sulahian,</w:t>
      </w:r>
      <w:r w:rsidR="003C6C15">
        <w:t xml:space="preserve"> CA. </w:t>
      </w:r>
      <w:r w:rsidR="00396A69">
        <w:t xml:space="preserve">Meyer, </w:t>
      </w:r>
      <w:r w:rsidR="00843B36">
        <w:t>RK. Montgomery, JC. Fleet, Bro</w:t>
      </w:r>
      <w:r w:rsidR="00AF2E6A">
        <w:t>wn M, Liu XS, and Shivdasani RA,</w:t>
      </w:r>
      <w:r w:rsidR="00843B36">
        <w:t xml:space="preserve"> </w:t>
      </w:r>
      <w:r w:rsidR="001F20F4">
        <w:t>(</w:t>
      </w:r>
      <w:r w:rsidR="00843B36">
        <w:t>2010</w:t>
      </w:r>
      <w:r w:rsidR="001F20F4">
        <w:t>)</w:t>
      </w:r>
      <w:r w:rsidR="00924A75">
        <w:t>,</w:t>
      </w:r>
      <w:r w:rsidR="00843B36">
        <w:t xml:space="preserve"> </w:t>
      </w:r>
      <w:r w:rsidR="00FF1FCD" w:rsidRPr="00F27420">
        <w:rPr>
          <w:i/>
        </w:rPr>
        <w:t>“</w:t>
      </w:r>
      <w:r w:rsidR="00754FE6" w:rsidRPr="00F27420">
        <w:rPr>
          <w:i/>
        </w:rPr>
        <w:t>Differentiation-Specific</w:t>
      </w:r>
      <w:r w:rsidR="00F70B26" w:rsidRPr="00F27420">
        <w:rPr>
          <w:i/>
        </w:rPr>
        <w:t xml:space="preserve"> Histone</w:t>
      </w:r>
      <w:r w:rsidR="006275BF" w:rsidRPr="00F27420">
        <w:rPr>
          <w:i/>
        </w:rPr>
        <w:t xml:space="preserve"> Modifications </w:t>
      </w:r>
      <w:r w:rsidR="004A1CCD" w:rsidRPr="00F27420">
        <w:rPr>
          <w:i/>
        </w:rPr>
        <w:t xml:space="preserve">Reveal </w:t>
      </w:r>
      <w:r w:rsidR="00843B36" w:rsidRPr="00F27420">
        <w:rPr>
          <w:i/>
        </w:rPr>
        <w:t xml:space="preserve">Dynamic </w:t>
      </w:r>
      <w:r w:rsidR="00900A6B" w:rsidRPr="00F27420">
        <w:rPr>
          <w:i/>
        </w:rPr>
        <w:t xml:space="preserve">Chromatin </w:t>
      </w:r>
      <w:r w:rsidR="001C30DF" w:rsidRPr="00F27420">
        <w:rPr>
          <w:i/>
        </w:rPr>
        <w:t xml:space="preserve">Interactions </w:t>
      </w:r>
      <w:r w:rsidR="00CA51D7" w:rsidRPr="00F27420">
        <w:rPr>
          <w:i/>
        </w:rPr>
        <w:t xml:space="preserve">and </w:t>
      </w:r>
      <w:r w:rsidR="004136C7" w:rsidRPr="00F27420">
        <w:rPr>
          <w:i/>
        </w:rPr>
        <w:t xml:space="preserve">Partners </w:t>
      </w:r>
      <w:r w:rsidR="00F76FEF" w:rsidRPr="00F27420">
        <w:rPr>
          <w:i/>
        </w:rPr>
        <w:t xml:space="preserve">for </w:t>
      </w:r>
      <w:r w:rsidR="00927053" w:rsidRPr="00F27420">
        <w:rPr>
          <w:i/>
        </w:rPr>
        <w:t xml:space="preserve">the </w:t>
      </w:r>
      <w:r w:rsidR="00677511" w:rsidRPr="00F27420">
        <w:rPr>
          <w:i/>
        </w:rPr>
        <w:t xml:space="preserve">Intestinal </w:t>
      </w:r>
      <w:r w:rsidR="00843B36" w:rsidRPr="00F27420">
        <w:rPr>
          <w:i/>
        </w:rPr>
        <w:t>Transcription Factor CDX2</w:t>
      </w:r>
      <w:r w:rsidR="00D52BF3" w:rsidRPr="00F27420">
        <w:rPr>
          <w:i/>
        </w:rPr>
        <w:t>”</w:t>
      </w:r>
      <w:r w:rsidR="00F203F5">
        <w:t>,</w:t>
      </w:r>
      <w:r w:rsidR="00843B36">
        <w:t xml:space="preserve"> Developmental Cell</w:t>
      </w:r>
      <w:r w:rsidR="00D33694">
        <w:t>,</w:t>
      </w:r>
      <w:r w:rsidR="00F56FBB">
        <w:t xml:space="preserve"> Vol 19,</w:t>
      </w:r>
      <w:r w:rsidR="00843B36">
        <w:t xml:space="preserve"> pp:</w:t>
      </w:r>
      <w:r w:rsidR="00E824E2">
        <w:t xml:space="preserve"> </w:t>
      </w:r>
      <w:r w:rsidR="00843B36">
        <w:t>71</w:t>
      </w:r>
      <w:r w:rsidR="001E1CCD">
        <w:t>3–726</w:t>
      </w:r>
      <w:r w:rsidR="00843B36">
        <w:t>.</w:t>
      </w:r>
      <w:bookmarkEnd w:id="501"/>
    </w:p>
    <w:p w14:paraId="1054C45E" w14:textId="77777777" w:rsidR="00D309ED" w:rsidRDefault="004D5B1C" w:rsidP="00D309ED">
      <w:pPr>
        <w:pStyle w:val="ListParagraph"/>
        <w:numPr>
          <w:ilvl w:val="0"/>
          <w:numId w:val="9"/>
        </w:numPr>
        <w:spacing w:after="0" w:line="360" w:lineRule="auto"/>
        <w:ind w:left="1282" w:hanging="505"/>
        <w:jc w:val="both"/>
      </w:pPr>
      <w:bookmarkStart w:id="502" w:name="_Ref365031258"/>
      <w:r>
        <w:t xml:space="preserve">ST. </w:t>
      </w:r>
      <w:r w:rsidR="00846BCA">
        <w:t xml:space="preserve">Whiteside, </w:t>
      </w:r>
      <w:r w:rsidR="00C361FB">
        <w:t>S</w:t>
      </w:r>
      <w:r w:rsidR="00C361FB" w:rsidRPr="00F745BF">
        <w:t>.</w:t>
      </w:r>
      <w:r w:rsidR="00C361FB">
        <w:t xml:space="preserve"> </w:t>
      </w:r>
      <w:r w:rsidR="00846BCA">
        <w:t>Goodbourn</w:t>
      </w:r>
      <w:r w:rsidR="00C361FB">
        <w:t>,</w:t>
      </w:r>
      <w:r w:rsidR="00846BCA">
        <w:t xml:space="preserve"> </w:t>
      </w:r>
      <w:r w:rsidR="00E6164F">
        <w:t>(</w:t>
      </w:r>
      <w:r w:rsidR="00E6164F" w:rsidRPr="00F745BF">
        <w:t>1993</w:t>
      </w:r>
      <w:r w:rsidR="00E6164F">
        <w:t>)</w:t>
      </w:r>
      <w:r w:rsidR="00A63906">
        <w:t>,</w:t>
      </w:r>
      <w:r w:rsidR="00F745BF" w:rsidRPr="00F745BF">
        <w:t xml:space="preserve"> </w:t>
      </w:r>
      <w:r w:rsidR="00CC7FEF">
        <w:rPr>
          <w:i/>
        </w:rPr>
        <w:t>“</w:t>
      </w:r>
      <w:r w:rsidR="00F745BF" w:rsidRPr="002D3E0D">
        <w:rPr>
          <w:i/>
        </w:rPr>
        <w:t>Signal transduction and nuclear targeting:</w:t>
      </w:r>
      <w:r w:rsidR="00C35A80">
        <w:rPr>
          <w:i/>
        </w:rPr>
        <w:t xml:space="preserve"> </w:t>
      </w:r>
      <w:r w:rsidR="008319B8">
        <w:rPr>
          <w:i/>
        </w:rPr>
        <w:t xml:space="preserve">regulation of transcription </w:t>
      </w:r>
      <w:r w:rsidR="00F745BF" w:rsidRPr="002D3E0D">
        <w:rPr>
          <w:i/>
        </w:rPr>
        <w:t>factor activ</w:t>
      </w:r>
      <w:r w:rsidR="008319B8">
        <w:rPr>
          <w:i/>
        </w:rPr>
        <w:t xml:space="preserve">ity </w:t>
      </w:r>
      <w:r w:rsidR="00834665">
        <w:rPr>
          <w:i/>
        </w:rPr>
        <w:t>by subcellular localization”</w:t>
      </w:r>
      <w:r w:rsidR="00663C24">
        <w:t>,</w:t>
      </w:r>
      <w:r w:rsidR="00F745BF" w:rsidRPr="00F745BF">
        <w:t xml:space="preserve"> Journal of Cell Science 104 (4)</w:t>
      </w:r>
      <w:r w:rsidR="00B5634D">
        <w:t>, pp</w:t>
      </w:r>
      <w:r w:rsidR="00F745BF" w:rsidRPr="00F745BF">
        <w:t>: 949–55</w:t>
      </w:r>
      <w:bookmarkEnd w:id="502"/>
      <w:r w:rsidR="008C6BE5">
        <w:t>.</w:t>
      </w:r>
    </w:p>
    <w:p w14:paraId="1EFE0100" w14:textId="77777777" w:rsidR="00A150BC" w:rsidRDefault="00646761" w:rsidP="00A150BC">
      <w:pPr>
        <w:pStyle w:val="ListParagraph"/>
        <w:numPr>
          <w:ilvl w:val="0"/>
          <w:numId w:val="9"/>
        </w:numPr>
        <w:spacing w:after="0" w:line="360" w:lineRule="auto"/>
        <w:ind w:left="1282" w:hanging="505"/>
        <w:jc w:val="both"/>
      </w:pPr>
      <w:bookmarkStart w:id="503" w:name="_Ref365042898"/>
      <w:r>
        <w:lastRenderedPageBreak/>
        <w:t>JO. Yanez-Cuna,</w:t>
      </w:r>
      <w:r w:rsidR="00E8340A">
        <w:t xml:space="preserve"> HQ.</w:t>
      </w:r>
      <w:r>
        <w:t xml:space="preserve"> Dinh, EZ. </w:t>
      </w:r>
      <w:r w:rsidR="00824063">
        <w:t>Kvon,</w:t>
      </w:r>
      <w:r w:rsidR="00BE4A72">
        <w:t xml:space="preserve"> (2012),</w:t>
      </w:r>
      <w:r w:rsidR="00721931">
        <w:t xml:space="preserve"> </w:t>
      </w:r>
      <w:r w:rsidR="00714722" w:rsidRPr="00714722">
        <w:rPr>
          <w:i/>
        </w:rPr>
        <w:t>“</w:t>
      </w:r>
      <w:r w:rsidR="00DB46A8" w:rsidRPr="00714722">
        <w:rPr>
          <w:i/>
        </w:rPr>
        <w:t>Uncovering</w:t>
      </w:r>
      <w:r w:rsidR="00E8340A" w:rsidRPr="00714722">
        <w:rPr>
          <w:i/>
        </w:rPr>
        <w:t xml:space="preserve"> cis-regulatory </w:t>
      </w:r>
      <w:r w:rsidR="00714722" w:rsidRPr="00714722">
        <w:rPr>
          <w:i/>
        </w:rPr>
        <w:t xml:space="preserve">sequence requirements for </w:t>
      </w:r>
      <w:r w:rsidR="00E8340A" w:rsidRPr="00714722">
        <w:rPr>
          <w:i/>
        </w:rPr>
        <w:t>context specific transcription factor binding</w:t>
      </w:r>
      <w:r w:rsidR="00714722" w:rsidRPr="00714722">
        <w:rPr>
          <w:i/>
        </w:rPr>
        <w:t>”</w:t>
      </w:r>
      <w:r w:rsidR="00336B46">
        <w:t>,</w:t>
      </w:r>
      <w:r w:rsidR="00E8340A">
        <w:t xml:space="preserve"> Genome </w:t>
      </w:r>
      <w:r w:rsidR="00C33C68">
        <w:t>research,</w:t>
      </w:r>
      <w:r w:rsidR="00515015">
        <w:t xml:space="preserve"> Vol 22,</w:t>
      </w:r>
      <w:r w:rsidR="002B4083">
        <w:t xml:space="preserve"> p</w:t>
      </w:r>
      <w:r w:rsidR="005336BA">
        <w:t>p: 2018-2030</w:t>
      </w:r>
      <w:r w:rsidR="00E8340A">
        <w:t>.</w:t>
      </w:r>
      <w:bookmarkEnd w:id="503"/>
    </w:p>
    <w:p w14:paraId="11790EFB" w14:textId="77777777" w:rsidR="00A00EF4" w:rsidRDefault="006C6C48" w:rsidP="00A150BC">
      <w:pPr>
        <w:pStyle w:val="ListParagraph"/>
        <w:numPr>
          <w:ilvl w:val="0"/>
          <w:numId w:val="9"/>
        </w:numPr>
        <w:spacing w:after="0" w:line="360" w:lineRule="auto"/>
        <w:ind w:left="1282" w:hanging="505"/>
        <w:jc w:val="both"/>
      </w:pPr>
      <w:bookmarkStart w:id="504" w:name="_Ref365043160"/>
      <w:r>
        <w:t xml:space="preserve">Y. </w:t>
      </w:r>
      <w:r w:rsidR="00A00EF4">
        <w:t xml:space="preserve">Zhang, </w:t>
      </w:r>
      <w:r w:rsidR="009770D1">
        <w:t xml:space="preserve">T. </w:t>
      </w:r>
      <w:r w:rsidR="00A00EF4">
        <w:t xml:space="preserve">Liu, </w:t>
      </w:r>
      <w:r w:rsidR="00D207AE">
        <w:t xml:space="preserve">CA. </w:t>
      </w:r>
      <w:r w:rsidR="00A00EF4">
        <w:t xml:space="preserve">Meyer, </w:t>
      </w:r>
      <w:r w:rsidR="0008351D">
        <w:t xml:space="preserve">J. </w:t>
      </w:r>
      <w:r w:rsidR="00A00EF4">
        <w:t>Eeckhou</w:t>
      </w:r>
      <w:r w:rsidR="003E1D3D">
        <w:t>te,</w:t>
      </w:r>
      <w:r w:rsidR="002A205B">
        <w:t xml:space="preserve"> DS</w:t>
      </w:r>
      <w:r w:rsidR="00F53E6C">
        <w:t>.</w:t>
      </w:r>
      <w:r w:rsidR="003E1D3D">
        <w:t xml:space="preserve"> Johnson, </w:t>
      </w:r>
      <w:r w:rsidR="004E1C26">
        <w:t xml:space="preserve">BE. </w:t>
      </w:r>
      <w:r w:rsidR="003E1D3D">
        <w:t xml:space="preserve">Bernstein, </w:t>
      </w:r>
      <w:r w:rsidR="001C416D">
        <w:t xml:space="preserve">C. </w:t>
      </w:r>
      <w:r w:rsidR="00A00EF4">
        <w:t xml:space="preserve">Nussbaum, </w:t>
      </w:r>
      <w:r w:rsidR="0009322B">
        <w:t xml:space="preserve">RM. </w:t>
      </w:r>
      <w:r w:rsidR="00A00EF4">
        <w:t xml:space="preserve">Myers, </w:t>
      </w:r>
      <w:r w:rsidR="0010735D">
        <w:t xml:space="preserve">M. </w:t>
      </w:r>
      <w:r w:rsidR="00A00EF4">
        <w:t>Br</w:t>
      </w:r>
      <w:r w:rsidR="00D631F5">
        <w:t xml:space="preserve">own, </w:t>
      </w:r>
      <w:r w:rsidR="00412D56">
        <w:t xml:space="preserve">W. </w:t>
      </w:r>
      <w:r w:rsidR="00D631F5">
        <w:t xml:space="preserve">Li, </w:t>
      </w:r>
      <w:r w:rsidR="00A81922">
        <w:t>(2008),</w:t>
      </w:r>
      <w:r w:rsidR="00A00EF4">
        <w:t xml:space="preserve"> </w:t>
      </w:r>
      <w:r w:rsidR="00303844" w:rsidRPr="00303844">
        <w:rPr>
          <w:i/>
        </w:rPr>
        <w:t>“</w:t>
      </w:r>
      <w:r w:rsidR="00A00EF4" w:rsidRPr="00303844">
        <w:rPr>
          <w:i/>
        </w:rPr>
        <w:t>Model-based analysis of ChIP-Seq (MACS)</w:t>
      </w:r>
      <w:r w:rsidR="00303844" w:rsidRPr="00303844">
        <w:rPr>
          <w:i/>
        </w:rPr>
        <w:t>”</w:t>
      </w:r>
      <w:r w:rsidR="00A00EF4">
        <w:t>. Genome Biol 9</w:t>
      </w:r>
      <w:r w:rsidR="002E721D">
        <w:t>, pp</w:t>
      </w:r>
      <w:r w:rsidR="00A00EF4">
        <w:t>: R137.</w:t>
      </w:r>
      <w:bookmarkEnd w:id="504"/>
      <w:r w:rsidR="00A00EF4">
        <w:t xml:space="preserve"> </w:t>
      </w:r>
    </w:p>
    <w:p w14:paraId="6C406C94" w14:textId="77777777" w:rsidR="00F67167" w:rsidRPr="00BD6D6B" w:rsidRDefault="00F67167" w:rsidP="002F21D2">
      <w:pPr>
        <w:pStyle w:val="ListParagraph"/>
        <w:numPr>
          <w:ilvl w:val="0"/>
          <w:numId w:val="9"/>
        </w:numPr>
        <w:spacing w:after="0" w:line="360" w:lineRule="auto"/>
        <w:ind w:left="1282" w:hanging="505"/>
        <w:jc w:val="both"/>
      </w:pPr>
      <w:bookmarkStart w:id="505" w:name="_Ref365042728"/>
      <w:r>
        <w:t>M. Zhong, W. Niu, ZJ. Lu, M. Sarov, JI. Murray, J. Janette, D. Raha, KL. Sheaffer, HYK</w:t>
      </w:r>
      <w:r w:rsidR="00A01EDA">
        <w:t>.</w:t>
      </w:r>
      <w:r>
        <w:t xml:space="preserve"> Lam, E. Preston, </w:t>
      </w:r>
      <w:r w:rsidR="008D4425">
        <w:t xml:space="preserve">(2010), </w:t>
      </w:r>
      <w:r w:rsidR="00034A08" w:rsidRPr="00034A08">
        <w:rPr>
          <w:i/>
        </w:rPr>
        <w:t>“</w:t>
      </w:r>
      <w:r w:rsidRPr="00034A08">
        <w:rPr>
          <w:i/>
        </w:rPr>
        <w:t xml:space="preserve">Genome-wide identification </w:t>
      </w:r>
      <w:r w:rsidR="00A01443" w:rsidRPr="00034A08">
        <w:rPr>
          <w:i/>
        </w:rPr>
        <w:t>of</w:t>
      </w:r>
      <w:r w:rsidR="00121967" w:rsidRPr="00034A08">
        <w:rPr>
          <w:i/>
        </w:rPr>
        <w:t xml:space="preserve"> binding sites defines distinct functions</w:t>
      </w:r>
      <w:r w:rsidRPr="00034A08">
        <w:rPr>
          <w:i/>
        </w:rPr>
        <w:t xml:space="preserve"> for</w:t>
      </w:r>
      <w:r w:rsidR="00121967" w:rsidRPr="00034A08">
        <w:rPr>
          <w:i/>
        </w:rPr>
        <w:t xml:space="preserve"> Caenorhabditis </w:t>
      </w:r>
      <w:r w:rsidRPr="00034A08">
        <w:rPr>
          <w:i/>
        </w:rPr>
        <w:t>elegans PHA-4/FOXA in development and environmental response</w:t>
      </w:r>
      <w:r w:rsidR="00034A08" w:rsidRPr="00034A08">
        <w:rPr>
          <w:i/>
        </w:rPr>
        <w:t>”</w:t>
      </w:r>
      <w:r>
        <w:t xml:space="preserve">. PLoS Genet </w:t>
      </w:r>
      <w:r w:rsidR="00B9228F">
        <w:t>6: e1000848</w:t>
      </w:r>
      <w:r w:rsidR="00121967">
        <w:t>.</w:t>
      </w:r>
      <w:bookmarkEnd w:id="505"/>
    </w:p>
    <w:sectPr w:rsidR="00F67167" w:rsidRPr="00BD6D6B" w:rsidSect="00F054F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CBB43" w14:textId="77777777" w:rsidR="006F5EA9" w:rsidRDefault="006F5EA9" w:rsidP="00AD562B">
      <w:pPr>
        <w:spacing w:after="0" w:line="240" w:lineRule="auto"/>
      </w:pPr>
      <w:r>
        <w:separator/>
      </w:r>
    </w:p>
  </w:endnote>
  <w:endnote w:type="continuationSeparator" w:id="0">
    <w:p w14:paraId="2D88C724" w14:textId="77777777" w:rsidR="006F5EA9" w:rsidRDefault="006F5EA9" w:rsidP="00AD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Courier New"/>
    <w:charset w:val="00"/>
    <w:family w:val="swiss"/>
    <w:pitch w:val="variable"/>
    <w:sig w:usb0="00000007" w:usb1="00000000" w:usb2="00000000" w:usb3="00000000" w:csb0="0000001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BC86B" w14:textId="77777777" w:rsidR="00625B91" w:rsidRDefault="00625B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AA604" w14:textId="77777777" w:rsidR="006F5EA9" w:rsidRDefault="006F5EA9" w:rsidP="00AD562B">
      <w:pPr>
        <w:spacing w:after="0" w:line="240" w:lineRule="auto"/>
      </w:pPr>
      <w:r>
        <w:separator/>
      </w:r>
    </w:p>
  </w:footnote>
  <w:footnote w:type="continuationSeparator" w:id="0">
    <w:p w14:paraId="5675555C" w14:textId="77777777" w:rsidR="006F5EA9" w:rsidRDefault="006F5EA9" w:rsidP="00AD5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123155"/>
      <w:docPartObj>
        <w:docPartGallery w:val="Page Numbers (Top of Page)"/>
        <w:docPartUnique/>
      </w:docPartObj>
    </w:sdtPr>
    <w:sdtEndPr>
      <w:rPr>
        <w:noProof/>
      </w:rPr>
    </w:sdtEndPr>
    <w:sdtContent>
      <w:p w14:paraId="026D4675" w14:textId="77777777" w:rsidR="00625B91" w:rsidRDefault="00625B91">
        <w:pPr>
          <w:pStyle w:val="Header"/>
          <w:jc w:val="center"/>
        </w:pPr>
        <w:r>
          <w:fldChar w:fldCharType="begin"/>
        </w:r>
        <w:r>
          <w:instrText xml:space="preserve"> PAGE   \* MERGEFORMAT </w:instrText>
        </w:r>
        <w:r>
          <w:fldChar w:fldCharType="separate"/>
        </w:r>
        <w:r w:rsidR="00813B6E">
          <w:rPr>
            <w:noProof/>
          </w:rPr>
          <w:t>13</w:t>
        </w:r>
        <w:r>
          <w:rPr>
            <w:noProof/>
          </w:rPr>
          <w:fldChar w:fldCharType="end"/>
        </w:r>
      </w:p>
    </w:sdtContent>
  </w:sdt>
  <w:p w14:paraId="35349CA5" w14:textId="77777777" w:rsidR="00625B91" w:rsidRDefault="00625B9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588974"/>
      <w:docPartObj>
        <w:docPartGallery w:val="Page Numbers (Top of Page)"/>
        <w:docPartUnique/>
      </w:docPartObj>
    </w:sdtPr>
    <w:sdtEndPr>
      <w:rPr>
        <w:noProof/>
      </w:rPr>
    </w:sdtEndPr>
    <w:sdtContent>
      <w:p w14:paraId="28324E5F" w14:textId="77777777" w:rsidR="00625B91" w:rsidRDefault="00625B9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2CF54F48" w14:textId="77777777" w:rsidR="00625B91" w:rsidRDefault="00625B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2A80"/>
    <w:multiLevelType w:val="hybridMultilevel"/>
    <w:tmpl w:val="7818B378"/>
    <w:lvl w:ilvl="0" w:tplc="2722C49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89E"/>
    <w:multiLevelType w:val="hybridMultilevel"/>
    <w:tmpl w:val="F35473F0"/>
    <w:lvl w:ilvl="0" w:tplc="C6121AD0">
      <w:start w:val="1"/>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315CB7"/>
    <w:multiLevelType w:val="hybridMultilevel"/>
    <w:tmpl w:val="688E74D6"/>
    <w:lvl w:ilvl="0" w:tplc="16CE44F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E50D6A"/>
    <w:multiLevelType w:val="hybridMultilevel"/>
    <w:tmpl w:val="67D60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82501"/>
    <w:multiLevelType w:val="hybridMultilevel"/>
    <w:tmpl w:val="128C0206"/>
    <w:lvl w:ilvl="0" w:tplc="21BEEAE6">
      <w:start w:val="1"/>
      <w:numFmt w:val="decimal"/>
      <w:lvlText w:val="2.2.%1."/>
      <w:lvlJc w:val="left"/>
      <w:pPr>
        <w:ind w:left="717" w:hanging="360"/>
      </w:pPr>
      <w:rPr>
        <w:rFonts w:hint="default"/>
      </w:rPr>
    </w:lvl>
    <w:lvl w:ilvl="1" w:tplc="04090019">
      <w:start w:val="1"/>
      <w:numFmt w:val="lowerLetter"/>
      <w:lvlText w:val="%2."/>
      <w:lvlJc w:val="left"/>
      <w:pPr>
        <w:ind w:left="-2249" w:hanging="360"/>
      </w:pPr>
    </w:lvl>
    <w:lvl w:ilvl="2" w:tplc="9828A65E">
      <w:start w:val="1"/>
      <w:numFmt w:val="decimal"/>
      <w:lvlText w:val="2.2.%3."/>
      <w:lvlJc w:val="right"/>
      <w:pPr>
        <w:ind w:left="-1529" w:hanging="180"/>
      </w:pPr>
      <w:rPr>
        <w:rFonts w:hint="default"/>
      </w:rPr>
    </w:lvl>
    <w:lvl w:ilvl="3" w:tplc="0409000F" w:tentative="1">
      <w:start w:val="1"/>
      <w:numFmt w:val="decimal"/>
      <w:lvlText w:val="%4."/>
      <w:lvlJc w:val="left"/>
      <w:pPr>
        <w:ind w:left="-809" w:hanging="360"/>
      </w:pPr>
    </w:lvl>
    <w:lvl w:ilvl="4" w:tplc="04090019" w:tentative="1">
      <w:start w:val="1"/>
      <w:numFmt w:val="lowerLetter"/>
      <w:lvlText w:val="%5."/>
      <w:lvlJc w:val="left"/>
      <w:pPr>
        <w:ind w:left="-89" w:hanging="360"/>
      </w:pPr>
    </w:lvl>
    <w:lvl w:ilvl="5" w:tplc="0409001B" w:tentative="1">
      <w:start w:val="1"/>
      <w:numFmt w:val="lowerRoman"/>
      <w:lvlText w:val="%6."/>
      <w:lvlJc w:val="right"/>
      <w:pPr>
        <w:ind w:left="631" w:hanging="180"/>
      </w:pPr>
    </w:lvl>
    <w:lvl w:ilvl="6" w:tplc="0409000F" w:tentative="1">
      <w:start w:val="1"/>
      <w:numFmt w:val="decimal"/>
      <w:lvlText w:val="%7."/>
      <w:lvlJc w:val="left"/>
      <w:pPr>
        <w:ind w:left="1351" w:hanging="360"/>
      </w:pPr>
    </w:lvl>
    <w:lvl w:ilvl="7" w:tplc="04090019" w:tentative="1">
      <w:start w:val="1"/>
      <w:numFmt w:val="lowerLetter"/>
      <w:lvlText w:val="%8."/>
      <w:lvlJc w:val="left"/>
      <w:pPr>
        <w:ind w:left="2071" w:hanging="360"/>
      </w:pPr>
    </w:lvl>
    <w:lvl w:ilvl="8" w:tplc="0409001B" w:tentative="1">
      <w:start w:val="1"/>
      <w:numFmt w:val="lowerRoman"/>
      <w:lvlText w:val="%9."/>
      <w:lvlJc w:val="right"/>
      <w:pPr>
        <w:ind w:left="2791" w:hanging="180"/>
      </w:pPr>
    </w:lvl>
  </w:abstractNum>
  <w:abstractNum w:abstractNumId="5">
    <w:nsid w:val="113E3003"/>
    <w:multiLevelType w:val="hybridMultilevel"/>
    <w:tmpl w:val="1F627CE4"/>
    <w:lvl w:ilvl="0" w:tplc="112886EA">
      <w:start w:val="1"/>
      <w:numFmt w:val="decimal"/>
      <w:lvlText w:val="2.1.2.%1"/>
      <w:lvlJc w:val="right"/>
      <w:pPr>
        <w:ind w:left="1260" w:hanging="18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
    <w:nsid w:val="11B32BB1"/>
    <w:multiLevelType w:val="hybridMultilevel"/>
    <w:tmpl w:val="E15C01FC"/>
    <w:lvl w:ilvl="0" w:tplc="960A8C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97209"/>
    <w:multiLevelType w:val="hybridMultilevel"/>
    <w:tmpl w:val="1D8039AC"/>
    <w:lvl w:ilvl="0" w:tplc="21AC3254">
      <w:start w:val="1"/>
      <w:numFmt w:val="decimal"/>
      <w:lvlText w:val="2.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B7F10"/>
    <w:multiLevelType w:val="multilevel"/>
    <w:tmpl w:val="9AFC43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EBF309E"/>
    <w:multiLevelType w:val="hybridMultilevel"/>
    <w:tmpl w:val="CF58F27C"/>
    <w:lvl w:ilvl="0" w:tplc="77C8A71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965AE"/>
    <w:multiLevelType w:val="hybridMultilevel"/>
    <w:tmpl w:val="3E48AD9E"/>
    <w:lvl w:ilvl="0" w:tplc="112E95F2">
      <w:start w:val="1"/>
      <w:numFmt w:val="decimal"/>
      <w:lvlText w:val="2.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F044F0"/>
    <w:multiLevelType w:val="hybridMultilevel"/>
    <w:tmpl w:val="BF36FD60"/>
    <w:lvl w:ilvl="0" w:tplc="A502A88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5933724"/>
    <w:multiLevelType w:val="hybridMultilevel"/>
    <w:tmpl w:val="0824C2E6"/>
    <w:lvl w:ilvl="0" w:tplc="F60AA9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5B3F9C"/>
    <w:multiLevelType w:val="hybridMultilevel"/>
    <w:tmpl w:val="E564D42E"/>
    <w:lvl w:ilvl="0" w:tplc="239A12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A10A16"/>
    <w:multiLevelType w:val="hybridMultilevel"/>
    <w:tmpl w:val="90849AE6"/>
    <w:lvl w:ilvl="0" w:tplc="FE00D5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A7FF9"/>
    <w:multiLevelType w:val="hybridMultilevel"/>
    <w:tmpl w:val="9E7C7D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B67D68"/>
    <w:multiLevelType w:val="hybridMultilevel"/>
    <w:tmpl w:val="549EB34E"/>
    <w:lvl w:ilvl="0" w:tplc="9F0AEDB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685754"/>
    <w:multiLevelType w:val="hybridMultilevel"/>
    <w:tmpl w:val="8A5C53F6"/>
    <w:lvl w:ilvl="0" w:tplc="8FA06D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72567E"/>
    <w:multiLevelType w:val="hybridMultilevel"/>
    <w:tmpl w:val="EA78A1EC"/>
    <w:lvl w:ilvl="0" w:tplc="7F42AD8E">
      <w:start w:val="1"/>
      <w:numFmt w:val="decimal"/>
      <w:lvlText w:val="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A4155B"/>
    <w:multiLevelType w:val="hybridMultilevel"/>
    <w:tmpl w:val="A0F673CC"/>
    <w:lvl w:ilvl="0" w:tplc="94260F8C">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0B2F29"/>
    <w:multiLevelType w:val="hybridMultilevel"/>
    <w:tmpl w:val="EA402F1E"/>
    <w:lvl w:ilvl="0" w:tplc="C06A43E2">
      <w:start w:val="1"/>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427E3D"/>
    <w:multiLevelType w:val="hybridMultilevel"/>
    <w:tmpl w:val="625862D0"/>
    <w:lvl w:ilvl="0" w:tplc="0D84FB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A6469A"/>
    <w:multiLevelType w:val="multilevel"/>
    <w:tmpl w:val="2CBA4946"/>
    <w:lvl w:ilvl="0">
      <w:start w:val="1"/>
      <w:numFmt w:val="upperRoman"/>
      <w:lvlText w:val="%1."/>
      <w:lvlJc w:val="left"/>
      <w:pPr>
        <w:ind w:left="1080" w:hanging="720"/>
      </w:pPr>
      <w:rPr>
        <w:rFonts w:hint="default"/>
        <w:b/>
      </w:rPr>
    </w:lvl>
    <w:lvl w:ilvl="1">
      <w:start w:val="1"/>
      <w:numFmt w:val="decimal"/>
      <w:lvlText w:val="2.%2."/>
      <w:lvlJc w:val="left"/>
      <w:pPr>
        <w:ind w:left="1080" w:hanging="720"/>
      </w:pPr>
      <w:rPr>
        <w:rFonts w:hint="default"/>
      </w:rPr>
    </w:lvl>
    <w:lvl w:ilvl="2">
      <w:start w:val="1"/>
      <w:numFmt w:val="decima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82F4851"/>
    <w:multiLevelType w:val="multilevel"/>
    <w:tmpl w:val="69E8623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59D224B9"/>
    <w:multiLevelType w:val="hybridMultilevel"/>
    <w:tmpl w:val="67664280"/>
    <w:lvl w:ilvl="0" w:tplc="D38082BE">
      <w:start w:val="1"/>
      <w:numFmt w:val="decimal"/>
      <w:lvlText w:val="3.%1."/>
      <w:lvlJc w:val="left"/>
      <w:pPr>
        <w:ind w:left="720" w:hanging="360"/>
      </w:pPr>
      <w:rPr>
        <w:rFonts w:hint="default"/>
        <w:b w:val="0"/>
      </w:rPr>
    </w:lvl>
    <w:lvl w:ilvl="1" w:tplc="CEFEA17A">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0A279D"/>
    <w:multiLevelType w:val="hybridMultilevel"/>
    <w:tmpl w:val="0824C2E6"/>
    <w:lvl w:ilvl="0" w:tplc="F60AA9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A614A0"/>
    <w:multiLevelType w:val="hybridMultilevel"/>
    <w:tmpl w:val="3244E50A"/>
    <w:lvl w:ilvl="0" w:tplc="670E05CC">
      <w:start w:val="1"/>
      <w:numFmt w:val="lowerRoman"/>
      <w:lvlText w:val="a.%1."/>
      <w:lvlJc w:val="left"/>
      <w:pPr>
        <w:ind w:left="4388" w:hanging="360"/>
      </w:pPr>
      <w:rPr>
        <w:rFonts w:hint="default"/>
      </w:rPr>
    </w:lvl>
    <w:lvl w:ilvl="1" w:tplc="A502A88C">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9700FF"/>
    <w:multiLevelType w:val="hybridMultilevel"/>
    <w:tmpl w:val="51767D8C"/>
    <w:lvl w:ilvl="0" w:tplc="C09A63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A139BE"/>
    <w:multiLevelType w:val="hybridMultilevel"/>
    <w:tmpl w:val="5832084E"/>
    <w:lvl w:ilvl="0" w:tplc="DBE6B81A">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EA7AD6"/>
    <w:multiLevelType w:val="hybridMultilevel"/>
    <w:tmpl w:val="814829D8"/>
    <w:lvl w:ilvl="0" w:tplc="3E92E3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F846906"/>
    <w:multiLevelType w:val="hybridMultilevel"/>
    <w:tmpl w:val="98765AA4"/>
    <w:lvl w:ilvl="0" w:tplc="149880F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211F0"/>
    <w:multiLevelType w:val="hybridMultilevel"/>
    <w:tmpl w:val="AC0CC398"/>
    <w:lvl w:ilvl="0" w:tplc="7292DEF4">
      <w:start w:val="1"/>
      <w:numFmt w:val="lowerLetter"/>
      <w:lvlText w:val="Hình 1.1.1.3.%1."/>
      <w:lvlJc w:val="left"/>
      <w:pPr>
        <w:ind w:left="294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CE204F"/>
    <w:multiLevelType w:val="hybridMultilevel"/>
    <w:tmpl w:val="FC1686C0"/>
    <w:lvl w:ilvl="0" w:tplc="A502A88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7"/>
  </w:num>
  <w:num w:numId="3">
    <w:abstractNumId w:val="17"/>
  </w:num>
  <w:num w:numId="4">
    <w:abstractNumId w:val="23"/>
  </w:num>
  <w:num w:numId="5">
    <w:abstractNumId w:val="16"/>
  </w:num>
  <w:num w:numId="6">
    <w:abstractNumId w:val="24"/>
  </w:num>
  <w:num w:numId="7">
    <w:abstractNumId w:val="2"/>
  </w:num>
  <w:num w:numId="8">
    <w:abstractNumId w:val="1"/>
  </w:num>
  <w:num w:numId="9">
    <w:abstractNumId w:val="20"/>
  </w:num>
  <w:num w:numId="10">
    <w:abstractNumId w:val="3"/>
  </w:num>
  <w:num w:numId="11">
    <w:abstractNumId w:val="14"/>
  </w:num>
  <w:num w:numId="12">
    <w:abstractNumId w:val="9"/>
  </w:num>
  <w:num w:numId="13">
    <w:abstractNumId w:val="18"/>
  </w:num>
  <w:num w:numId="14">
    <w:abstractNumId w:val="19"/>
  </w:num>
  <w:num w:numId="15">
    <w:abstractNumId w:val="8"/>
  </w:num>
  <w:num w:numId="16">
    <w:abstractNumId w:val="29"/>
  </w:num>
  <w:num w:numId="17">
    <w:abstractNumId w:val="15"/>
  </w:num>
  <w:num w:numId="18">
    <w:abstractNumId w:val="31"/>
  </w:num>
  <w:num w:numId="19">
    <w:abstractNumId w:val="26"/>
  </w:num>
  <w:num w:numId="20">
    <w:abstractNumId w:val="30"/>
  </w:num>
  <w:num w:numId="21">
    <w:abstractNumId w:val="11"/>
  </w:num>
  <w:num w:numId="22">
    <w:abstractNumId w:val="12"/>
  </w:num>
  <w:num w:numId="23">
    <w:abstractNumId w:val="25"/>
  </w:num>
  <w:num w:numId="24">
    <w:abstractNumId w:val="4"/>
  </w:num>
  <w:num w:numId="25">
    <w:abstractNumId w:val="5"/>
  </w:num>
  <w:num w:numId="26">
    <w:abstractNumId w:val="13"/>
  </w:num>
  <w:num w:numId="27">
    <w:abstractNumId w:val="21"/>
  </w:num>
  <w:num w:numId="28">
    <w:abstractNumId w:val="7"/>
  </w:num>
  <w:num w:numId="29">
    <w:abstractNumId w:val="28"/>
  </w:num>
  <w:num w:numId="30">
    <w:abstractNumId w:val="0"/>
  </w:num>
  <w:num w:numId="31">
    <w:abstractNumId w:val="10"/>
  </w:num>
  <w:num w:numId="32">
    <w:abstractNumId w:val="6"/>
  </w:num>
  <w:num w:numId="33">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n-Thanh Hoang">
    <w15:presenceInfo w15:providerId="Windows Live" w15:userId="5d620de2d00990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131"/>
    <w:rsid w:val="000002C2"/>
    <w:rsid w:val="00000313"/>
    <w:rsid w:val="00001951"/>
    <w:rsid w:val="0000204A"/>
    <w:rsid w:val="000021F8"/>
    <w:rsid w:val="00002290"/>
    <w:rsid w:val="00002B03"/>
    <w:rsid w:val="00002B6D"/>
    <w:rsid w:val="00002E6E"/>
    <w:rsid w:val="000035EA"/>
    <w:rsid w:val="00003765"/>
    <w:rsid w:val="00003A96"/>
    <w:rsid w:val="0000455A"/>
    <w:rsid w:val="00004653"/>
    <w:rsid w:val="00005341"/>
    <w:rsid w:val="000056D5"/>
    <w:rsid w:val="0000614C"/>
    <w:rsid w:val="0000694A"/>
    <w:rsid w:val="00006D31"/>
    <w:rsid w:val="000101B5"/>
    <w:rsid w:val="00010EA8"/>
    <w:rsid w:val="000114CD"/>
    <w:rsid w:val="000117F3"/>
    <w:rsid w:val="00011918"/>
    <w:rsid w:val="00011BB9"/>
    <w:rsid w:val="00011F2D"/>
    <w:rsid w:val="0001229E"/>
    <w:rsid w:val="00012819"/>
    <w:rsid w:val="00013D43"/>
    <w:rsid w:val="00013E75"/>
    <w:rsid w:val="0001436A"/>
    <w:rsid w:val="00014ED6"/>
    <w:rsid w:val="00015144"/>
    <w:rsid w:val="00015441"/>
    <w:rsid w:val="000155D8"/>
    <w:rsid w:val="00016CD2"/>
    <w:rsid w:val="00016D96"/>
    <w:rsid w:val="000173B7"/>
    <w:rsid w:val="000174B9"/>
    <w:rsid w:val="000179EF"/>
    <w:rsid w:val="00017B94"/>
    <w:rsid w:val="0002044B"/>
    <w:rsid w:val="000205C5"/>
    <w:rsid w:val="000205E6"/>
    <w:rsid w:val="00021AAB"/>
    <w:rsid w:val="00022D0C"/>
    <w:rsid w:val="00022D63"/>
    <w:rsid w:val="00023312"/>
    <w:rsid w:val="00023410"/>
    <w:rsid w:val="000237AD"/>
    <w:rsid w:val="000242AC"/>
    <w:rsid w:val="000245A3"/>
    <w:rsid w:val="00024B34"/>
    <w:rsid w:val="000250BF"/>
    <w:rsid w:val="00025565"/>
    <w:rsid w:val="00025678"/>
    <w:rsid w:val="0002585B"/>
    <w:rsid w:val="000258DD"/>
    <w:rsid w:val="00025A36"/>
    <w:rsid w:val="0002624C"/>
    <w:rsid w:val="000273AC"/>
    <w:rsid w:val="00027C5D"/>
    <w:rsid w:val="00027E73"/>
    <w:rsid w:val="00030914"/>
    <w:rsid w:val="000311DB"/>
    <w:rsid w:val="000313F2"/>
    <w:rsid w:val="00031B8E"/>
    <w:rsid w:val="00031BC1"/>
    <w:rsid w:val="00031C93"/>
    <w:rsid w:val="000327A3"/>
    <w:rsid w:val="00032D84"/>
    <w:rsid w:val="00032DED"/>
    <w:rsid w:val="000332DE"/>
    <w:rsid w:val="00033981"/>
    <w:rsid w:val="00033C31"/>
    <w:rsid w:val="0003441F"/>
    <w:rsid w:val="0003467C"/>
    <w:rsid w:val="00034A08"/>
    <w:rsid w:val="0003541D"/>
    <w:rsid w:val="00035A04"/>
    <w:rsid w:val="00037016"/>
    <w:rsid w:val="0004038C"/>
    <w:rsid w:val="00040961"/>
    <w:rsid w:val="00041075"/>
    <w:rsid w:val="00041B81"/>
    <w:rsid w:val="000427BF"/>
    <w:rsid w:val="00042A6D"/>
    <w:rsid w:val="00042FA6"/>
    <w:rsid w:val="000436E6"/>
    <w:rsid w:val="00043F5C"/>
    <w:rsid w:val="00044931"/>
    <w:rsid w:val="000454B4"/>
    <w:rsid w:val="00045E56"/>
    <w:rsid w:val="00046015"/>
    <w:rsid w:val="000460B0"/>
    <w:rsid w:val="00046309"/>
    <w:rsid w:val="00046677"/>
    <w:rsid w:val="00047073"/>
    <w:rsid w:val="00047BAA"/>
    <w:rsid w:val="00047F8A"/>
    <w:rsid w:val="000506AE"/>
    <w:rsid w:val="00050D48"/>
    <w:rsid w:val="00050E73"/>
    <w:rsid w:val="00051C0C"/>
    <w:rsid w:val="00051F57"/>
    <w:rsid w:val="00052195"/>
    <w:rsid w:val="0005237D"/>
    <w:rsid w:val="00052637"/>
    <w:rsid w:val="00052E83"/>
    <w:rsid w:val="00053072"/>
    <w:rsid w:val="000544D3"/>
    <w:rsid w:val="00054D08"/>
    <w:rsid w:val="00055775"/>
    <w:rsid w:val="00055A3F"/>
    <w:rsid w:val="00055E15"/>
    <w:rsid w:val="00057ADB"/>
    <w:rsid w:val="00057F8D"/>
    <w:rsid w:val="000601C4"/>
    <w:rsid w:val="00060243"/>
    <w:rsid w:val="00060F62"/>
    <w:rsid w:val="00061161"/>
    <w:rsid w:val="0006116A"/>
    <w:rsid w:val="00061FB4"/>
    <w:rsid w:val="00062019"/>
    <w:rsid w:val="00062258"/>
    <w:rsid w:val="00062262"/>
    <w:rsid w:val="0006270D"/>
    <w:rsid w:val="00062B9B"/>
    <w:rsid w:val="00063353"/>
    <w:rsid w:val="000636F2"/>
    <w:rsid w:val="00063A45"/>
    <w:rsid w:val="00063AA8"/>
    <w:rsid w:val="00063EC3"/>
    <w:rsid w:val="000642BF"/>
    <w:rsid w:val="00064874"/>
    <w:rsid w:val="00064986"/>
    <w:rsid w:val="00064A91"/>
    <w:rsid w:val="00065133"/>
    <w:rsid w:val="00065137"/>
    <w:rsid w:val="000651F9"/>
    <w:rsid w:val="00065AD0"/>
    <w:rsid w:val="00065ECF"/>
    <w:rsid w:val="00066228"/>
    <w:rsid w:val="00066473"/>
    <w:rsid w:val="00066707"/>
    <w:rsid w:val="0006682E"/>
    <w:rsid w:val="0006688C"/>
    <w:rsid w:val="000671F1"/>
    <w:rsid w:val="000675A8"/>
    <w:rsid w:val="00067638"/>
    <w:rsid w:val="00067C2A"/>
    <w:rsid w:val="00067E85"/>
    <w:rsid w:val="00070CC8"/>
    <w:rsid w:val="000715B6"/>
    <w:rsid w:val="000717B1"/>
    <w:rsid w:val="000722E2"/>
    <w:rsid w:val="000723EE"/>
    <w:rsid w:val="00073990"/>
    <w:rsid w:val="00073A21"/>
    <w:rsid w:val="00074622"/>
    <w:rsid w:val="00075397"/>
    <w:rsid w:val="00075418"/>
    <w:rsid w:val="0007567A"/>
    <w:rsid w:val="000759F9"/>
    <w:rsid w:val="00076C9F"/>
    <w:rsid w:val="00076EE3"/>
    <w:rsid w:val="00076FB2"/>
    <w:rsid w:val="00077CBD"/>
    <w:rsid w:val="000800D5"/>
    <w:rsid w:val="00080FD5"/>
    <w:rsid w:val="00081E70"/>
    <w:rsid w:val="00081FDA"/>
    <w:rsid w:val="00082B35"/>
    <w:rsid w:val="000833A9"/>
    <w:rsid w:val="0008351D"/>
    <w:rsid w:val="000837B6"/>
    <w:rsid w:val="0008453D"/>
    <w:rsid w:val="00084E9F"/>
    <w:rsid w:val="000856FA"/>
    <w:rsid w:val="00085B60"/>
    <w:rsid w:val="0008602F"/>
    <w:rsid w:val="000860C8"/>
    <w:rsid w:val="00086645"/>
    <w:rsid w:val="00087E2F"/>
    <w:rsid w:val="00090052"/>
    <w:rsid w:val="000907FF"/>
    <w:rsid w:val="000916C4"/>
    <w:rsid w:val="00091E52"/>
    <w:rsid w:val="000925AA"/>
    <w:rsid w:val="00092C67"/>
    <w:rsid w:val="00093157"/>
    <w:rsid w:val="0009322B"/>
    <w:rsid w:val="0009398D"/>
    <w:rsid w:val="00094277"/>
    <w:rsid w:val="00094F5C"/>
    <w:rsid w:val="0009554A"/>
    <w:rsid w:val="00095B72"/>
    <w:rsid w:val="00095C87"/>
    <w:rsid w:val="00095E13"/>
    <w:rsid w:val="0009646D"/>
    <w:rsid w:val="0009652C"/>
    <w:rsid w:val="00096A82"/>
    <w:rsid w:val="00096C3D"/>
    <w:rsid w:val="00096F39"/>
    <w:rsid w:val="000978F4"/>
    <w:rsid w:val="000A101E"/>
    <w:rsid w:val="000A16DB"/>
    <w:rsid w:val="000A2624"/>
    <w:rsid w:val="000A39B3"/>
    <w:rsid w:val="000A4C7F"/>
    <w:rsid w:val="000A4D5F"/>
    <w:rsid w:val="000A55F2"/>
    <w:rsid w:val="000A5CFC"/>
    <w:rsid w:val="000A6653"/>
    <w:rsid w:val="000A6D82"/>
    <w:rsid w:val="000A749C"/>
    <w:rsid w:val="000A79FE"/>
    <w:rsid w:val="000B08E4"/>
    <w:rsid w:val="000B0B6E"/>
    <w:rsid w:val="000B0FD8"/>
    <w:rsid w:val="000B1675"/>
    <w:rsid w:val="000B1BA3"/>
    <w:rsid w:val="000B3990"/>
    <w:rsid w:val="000B4182"/>
    <w:rsid w:val="000B46CF"/>
    <w:rsid w:val="000B4E3D"/>
    <w:rsid w:val="000B6406"/>
    <w:rsid w:val="000B6446"/>
    <w:rsid w:val="000B66F5"/>
    <w:rsid w:val="000B69A4"/>
    <w:rsid w:val="000B6A50"/>
    <w:rsid w:val="000B725C"/>
    <w:rsid w:val="000B7684"/>
    <w:rsid w:val="000B790C"/>
    <w:rsid w:val="000B7CEB"/>
    <w:rsid w:val="000B7D67"/>
    <w:rsid w:val="000C08D1"/>
    <w:rsid w:val="000C13CF"/>
    <w:rsid w:val="000C18D3"/>
    <w:rsid w:val="000C24DD"/>
    <w:rsid w:val="000C399C"/>
    <w:rsid w:val="000C3F55"/>
    <w:rsid w:val="000C4322"/>
    <w:rsid w:val="000C4391"/>
    <w:rsid w:val="000C5353"/>
    <w:rsid w:val="000C57AC"/>
    <w:rsid w:val="000C5870"/>
    <w:rsid w:val="000C58C9"/>
    <w:rsid w:val="000C5C30"/>
    <w:rsid w:val="000C5C8A"/>
    <w:rsid w:val="000C61C5"/>
    <w:rsid w:val="000C6AE8"/>
    <w:rsid w:val="000C6B2E"/>
    <w:rsid w:val="000C70DA"/>
    <w:rsid w:val="000C7995"/>
    <w:rsid w:val="000D0AFB"/>
    <w:rsid w:val="000D0EDB"/>
    <w:rsid w:val="000D1092"/>
    <w:rsid w:val="000D1349"/>
    <w:rsid w:val="000D2398"/>
    <w:rsid w:val="000D2BEF"/>
    <w:rsid w:val="000D4033"/>
    <w:rsid w:val="000D434E"/>
    <w:rsid w:val="000D51C1"/>
    <w:rsid w:val="000D6293"/>
    <w:rsid w:val="000E0C12"/>
    <w:rsid w:val="000E209B"/>
    <w:rsid w:val="000E2384"/>
    <w:rsid w:val="000E244C"/>
    <w:rsid w:val="000E2A5E"/>
    <w:rsid w:val="000E361D"/>
    <w:rsid w:val="000E37DB"/>
    <w:rsid w:val="000E3928"/>
    <w:rsid w:val="000E50F7"/>
    <w:rsid w:val="000E51C6"/>
    <w:rsid w:val="000E5BF6"/>
    <w:rsid w:val="000E5CCB"/>
    <w:rsid w:val="000E69E5"/>
    <w:rsid w:val="000E6DB3"/>
    <w:rsid w:val="000E6F5C"/>
    <w:rsid w:val="000E7163"/>
    <w:rsid w:val="000E71CF"/>
    <w:rsid w:val="000E7302"/>
    <w:rsid w:val="000E770B"/>
    <w:rsid w:val="000E7E58"/>
    <w:rsid w:val="000F0318"/>
    <w:rsid w:val="000F039D"/>
    <w:rsid w:val="000F047D"/>
    <w:rsid w:val="000F1902"/>
    <w:rsid w:val="000F2AC2"/>
    <w:rsid w:val="000F2B6C"/>
    <w:rsid w:val="000F2CF5"/>
    <w:rsid w:val="000F3629"/>
    <w:rsid w:val="000F44B4"/>
    <w:rsid w:val="000F4626"/>
    <w:rsid w:val="000F4630"/>
    <w:rsid w:val="000F5162"/>
    <w:rsid w:val="000F5430"/>
    <w:rsid w:val="000F5A5A"/>
    <w:rsid w:val="000F67CD"/>
    <w:rsid w:val="000F761A"/>
    <w:rsid w:val="000F7897"/>
    <w:rsid w:val="000F7AE8"/>
    <w:rsid w:val="0010087C"/>
    <w:rsid w:val="00100909"/>
    <w:rsid w:val="00101136"/>
    <w:rsid w:val="00101E8F"/>
    <w:rsid w:val="001021B4"/>
    <w:rsid w:val="001025FE"/>
    <w:rsid w:val="001031A3"/>
    <w:rsid w:val="00103478"/>
    <w:rsid w:val="00103635"/>
    <w:rsid w:val="00103772"/>
    <w:rsid w:val="0010455D"/>
    <w:rsid w:val="0010480D"/>
    <w:rsid w:val="001049A3"/>
    <w:rsid w:val="00104A45"/>
    <w:rsid w:val="00104EB7"/>
    <w:rsid w:val="00105354"/>
    <w:rsid w:val="001053B2"/>
    <w:rsid w:val="00105490"/>
    <w:rsid w:val="00105840"/>
    <w:rsid w:val="00105A1D"/>
    <w:rsid w:val="00106648"/>
    <w:rsid w:val="0010735D"/>
    <w:rsid w:val="00110235"/>
    <w:rsid w:val="00110C04"/>
    <w:rsid w:val="001116C0"/>
    <w:rsid w:val="00111770"/>
    <w:rsid w:val="001118AC"/>
    <w:rsid w:val="00111F93"/>
    <w:rsid w:val="001123F2"/>
    <w:rsid w:val="001128A3"/>
    <w:rsid w:val="001129A9"/>
    <w:rsid w:val="00112B4F"/>
    <w:rsid w:val="00112E64"/>
    <w:rsid w:val="001133CA"/>
    <w:rsid w:val="00113F2B"/>
    <w:rsid w:val="0011469E"/>
    <w:rsid w:val="00114A4D"/>
    <w:rsid w:val="001169E4"/>
    <w:rsid w:val="00117A8E"/>
    <w:rsid w:val="00117ADA"/>
    <w:rsid w:val="00117B30"/>
    <w:rsid w:val="001200B8"/>
    <w:rsid w:val="00120834"/>
    <w:rsid w:val="00120A04"/>
    <w:rsid w:val="0012129E"/>
    <w:rsid w:val="00121967"/>
    <w:rsid w:val="00121B8A"/>
    <w:rsid w:val="001224D5"/>
    <w:rsid w:val="001225CD"/>
    <w:rsid w:val="00122777"/>
    <w:rsid w:val="0012364A"/>
    <w:rsid w:val="00125703"/>
    <w:rsid w:val="001257A6"/>
    <w:rsid w:val="001258BE"/>
    <w:rsid w:val="00125B67"/>
    <w:rsid w:val="001262A0"/>
    <w:rsid w:val="00126AF8"/>
    <w:rsid w:val="00126E66"/>
    <w:rsid w:val="00127445"/>
    <w:rsid w:val="00127495"/>
    <w:rsid w:val="0012787A"/>
    <w:rsid w:val="00127952"/>
    <w:rsid w:val="00127A15"/>
    <w:rsid w:val="00130AB7"/>
    <w:rsid w:val="00130F62"/>
    <w:rsid w:val="00132D67"/>
    <w:rsid w:val="00133F97"/>
    <w:rsid w:val="00134143"/>
    <w:rsid w:val="00134B98"/>
    <w:rsid w:val="00135CC2"/>
    <w:rsid w:val="00136014"/>
    <w:rsid w:val="001366DF"/>
    <w:rsid w:val="0013675E"/>
    <w:rsid w:val="00136E2A"/>
    <w:rsid w:val="00137163"/>
    <w:rsid w:val="00137308"/>
    <w:rsid w:val="001377A5"/>
    <w:rsid w:val="00137B25"/>
    <w:rsid w:val="00140914"/>
    <w:rsid w:val="0014099D"/>
    <w:rsid w:val="00140BCF"/>
    <w:rsid w:val="00140C62"/>
    <w:rsid w:val="00141591"/>
    <w:rsid w:val="00141AF3"/>
    <w:rsid w:val="0014225A"/>
    <w:rsid w:val="00142352"/>
    <w:rsid w:val="00142AEC"/>
    <w:rsid w:val="00142F75"/>
    <w:rsid w:val="00142FDA"/>
    <w:rsid w:val="00144A8C"/>
    <w:rsid w:val="00144C9A"/>
    <w:rsid w:val="001454ED"/>
    <w:rsid w:val="001468C2"/>
    <w:rsid w:val="001471B7"/>
    <w:rsid w:val="0014751B"/>
    <w:rsid w:val="0014754B"/>
    <w:rsid w:val="0014766C"/>
    <w:rsid w:val="00147A0F"/>
    <w:rsid w:val="00150256"/>
    <w:rsid w:val="00150692"/>
    <w:rsid w:val="00150CD3"/>
    <w:rsid w:val="001511B3"/>
    <w:rsid w:val="001514CA"/>
    <w:rsid w:val="00151D98"/>
    <w:rsid w:val="00153498"/>
    <w:rsid w:val="00153CBC"/>
    <w:rsid w:val="0015482B"/>
    <w:rsid w:val="00154CF6"/>
    <w:rsid w:val="00154F72"/>
    <w:rsid w:val="00155079"/>
    <w:rsid w:val="0015555E"/>
    <w:rsid w:val="00155EC0"/>
    <w:rsid w:val="00156211"/>
    <w:rsid w:val="00156244"/>
    <w:rsid w:val="001604E4"/>
    <w:rsid w:val="001605E4"/>
    <w:rsid w:val="001607AD"/>
    <w:rsid w:val="0016108D"/>
    <w:rsid w:val="001614F7"/>
    <w:rsid w:val="0016164A"/>
    <w:rsid w:val="00162024"/>
    <w:rsid w:val="00162100"/>
    <w:rsid w:val="00162A44"/>
    <w:rsid w:val="00162B29"/>
    <w:rsid w:val="00163194"/>
    <w:rsid w:val="00163273"/>
    <w:rsid w:val="0016371A"/>
    <w:rsid w:val="00163781"/>
    <w:rsid w:val="00163FC1"/>
    <w:rsid w:val="00164E69"/>
    <w:rsid w:val="001654B9"/>
    <w:rsid w:val="00165C0F"/>
    <w:rsid w:val="00166815"/>
    <w:rsid w:val="001668F1"/>
    <w:rsid w:val="00166B1B"/>
    <w:rsid w:val="00167128"/>
    <w:rsid w:val="0016724D"/>
    <w:rsid w:val="001677E0"/>
    <w:rsid w:val="00170417"/>
    <w:rsid w:val="00170455"/>
    <w:rsid w:val="00170654"/>
    <w:rsid w:val="00170AD4"/>
    <w:rsid w:val="00170B05"/>
    <w:rsid w:val="00170BB7"/>
    <w:rsid w:val="00171150"/>
    <w:rsid w:val="001715CF"/>
    <w:rsid w:val="00171BF7"/>
    <w:rsid w:val="0017237B"/>
    <w:rsid w:val="00172876"/>
    <w:rsid w:val="00172A3F"/>
    <w:rsid w:val="00173211"/>
    <w:rsid w:val="0017424F"/>
    <w:rsid w:val="001746F8"/>
    <w:rsid w:val="001753EA"/>
    <w:rsid w:val="00175720"/>
    <w:rsid w:val="001761CD"/>
    <w:rsid w:val="001764F8"/>
    <w:rsid w:val="00177AC1"/>
    <w:rsid w:val="00177D24"/>
    <w:rsid w:val="001800E6"/>
    <w:rsid w:val="001817AD"/>
    <w:rsid w:val="001818FF"/>
    <w:rsid w:val="00182095"/>
    <w:rsid w:val="0018255D"/>
    <w:rsid w:val="00182DF1"/>
    <w:rsid w:val="0018338C"/>
    <w:rsid w:val="00183FF6"/>
    <w:rsid w:val="00184807"/>
    <w:rsid w:val="00184D84"/>
    <w:rsid w:val="00184D9F"/>
    <w:rsid w:val="00184E74"/>
    <w:rsid w:val="0018530E"/>
    <w:rsid w:val="00185459"/>
    <w:rsid w:val="0018607D"/>
    <w:rsid w:val="00186656"/>
    <w:rsid w:val="001869C7"/>
    <w:rsid w:val="00186E10"/>
    <w:rsid w:val="001877CF"/>
    <w:rsid w:val="00187866"/>
    <w:rsid w:val="00187EF5"/>
    <w:rsid w:val="0019096E"/>
    <w:rsid w:val="00191222"/>
    <w:rsid w:val="001913C3"/>
    <w:rsid w:val="00191D20"/>
    <w:rsid w:val="00191E07"/>
    <w:rsid w:val="00192799"/>
    <w:rsid w:val="001927FD"/>
    <w:rsid w:val="00192AE9"/>
    <w:rsid w:val="00192D74"/>
    <w:rsid w:val="00192E06"/>
    <w:rsid w:val="001938E9"/>
    <w:rsid w:val="00193B57"/>
    <w:rsid w:val="00194403"/>
    <w:rsid w:val="001945A4"/>
    <w:rsid w:val="001946A0"/>
    <w:rsid w:val="00194834"/>
    <w:rsid w:val="001951BD"/>
    <w:rsid w:val="0019589E"/>
    <w:rsid w:val="00195C89"/>
    <w:rsid w:val="001960F1"/>
    <w:rsid w:val="00196225"/>
    <w:rsid w:val="00196708"/>
    <w:rsid w:val="00196E42"/>
    <w:rsid w:val="00197035"/>
    <w:rsid w:val="001A0CC2"/>
    <w:rsid w:val="001A161E"/>
    <w:rsid w:val="001A17AA"/>
    <w:rsid w:val="001A1D95"/>
    <w:rsid w:val="001A20C2"/>
    <w:rsid w:val="001A2579"/>
    <w:rsid w:val="001A2644"/>
    <w:rsid w:val="001A2A4B"/>
    <w:rsid w:val="001A3509"/>
    <w:rsid w:val="001A44F8"/>
    <w:rsid w:val="001A485A"/>
    <w:rsid w:val="001A52B5"/>
    <w:rsid w:val="001A60A5"/>
    <w:rsid w:val="001A630D"/>
    <w:rsid w:val="001A63C8"/>
    <w:rsid w:val="001A68D7"/>
    <w:rsid w:val="001A69BF"/>
    <w:rsid w:val="001A6EAB"/>
    <w:rsid w:val="001A7392"/>
    <w:rsid w:val="001A74B6"/>
    <w:rsid w:val="001A782E"/>
    <w:rsid w:val="001B0133"/>
    <w:rsid w:val="001B0BF9"/>
    <w:rsid w:val="001B0F76"/>
    <w:rsid w:val="001B0FBD"/>
    <w:rsid w:val="001B1112"/>
    <w:rsid w:val="001B1D9D"/>
    <w:rsid w:val="001B2127"/>
    <w:rsid w:val="001B2C22"/>
    <w:rsid w:val="001B3D8C"/>
    <w:rsid w:val="001B4E15"/>
    <w:rsid w:val="001B59A7"/>
    <w:rsid w:val="001B6408"/>
    <w:rsid w:val="001B6D14"/>
    <w:rsid w:val="001B6D21"/>
    <w:rsid w:val="001B745A"/>
    <w:rsid w:val="001B77C3"/>
    <w:rsid w:val="001B7807"/>
    <w:rsid w:val="001B7FF9"/>
    <w:rsid w:val="001C08AD"/>
    <w:rsid w:val="001C0FF5"/>
    <w:rsid w:val="001C1BC3"/>
    <w:rsid w:val="001C30DF"/>
    <w:rsid w:val="001C3638"/>
    <w:rsid w:val="001C416D"/>
    <w:rsid w:val="001C44FB"/>
    <w:rsid w:val="001C4E1C"/>
    <w:rsid w:val="001C545F"/>
    <w:rsid w:val="001C5A08"/>
    <w:rsid w:val="001C5A17"/>
    <w:rsid w:val="001C5D29"/>
    <w:rsid w:val="001C65C4"/>
    <w:rsid w:val="001C6A23"/>
    <w:rsid w:val="001C700D"/>
    <w:rsid w:val="001C704C"/>
    <w:rsid w:val="001C744D"/>
    <w:rsid w:val="001C74F8"/>
    <w:rsid w:val="001D0028"/>
    <w:rsid w:val="001D0A09"/>
    <w:rsid w:val="001D0BFB"/>
    <w:rsid w:val="001D1132"/>
    <w:rsid w:val="001D14DA"/>
    <w:rsid w:val="001D1D92"/>
    <w:rsid w:val="001D223C"/>
    <w:rsid w:val="001D2955"/>
    <w:rsid w:val="001D2A20"/>
    <w:rsid w:val="001D2B7E"/>
    <w:rsid w:val="001D35B5"/>
    <w:rsid w:val="001D35FA"/>
    <w:rsid w:val="001D57A9"/>
    <w:rsid w:val="001D5C6E"/>
    <w:rsid w:val="001D614D"/>
    <w:rsid w:val="001D6535"/>
    <w:rsid w:val="001D681A"/>
    <w:rsid w:val="001D6CFE"/>
    <w:rsid w:val="001D7940"/>
    <w:rsid w:val="001D7A65"/>
    <w:rsid w:val="001E0061"/>
    <w:rsid w:val="001E1CCD"/>
    <w:rsid w:val="001E2140"/>
    <w:rsid w:val="001E2190"/>
    <w:rsid w:val="001E24B7"/>
    <w:rsid w:val="001E32A9"/>
    <w:rsid w:val="001E35B7"/>
    <w:rsid w:val="001E397F"/>
    <w:rsid w:val="001E39A2"/>
    <w:rsid w:val="001E3CD3"/>
    <w:rsid w:val="001E3F7E"/>
    <w:rsid w:val="001E41FF"/>
    <w:rsid w:val="001E5087"/>
    <w:rsid w:val="001E58E0"/>
    <w:rsid w:val="001E5A7D"/>
    <w:rsid w:val="001E5A89"/>
    <w:rsid w:val="001E6195"/>
    <w:rsid w:val="001E6600"/>
    <w:rsid w:val="001E6679"/>
    <w:rsid w:val="001E6A5E"/>
    <w:rsid w:val="001E6F57"/>
    <w:rsid w:val="001E7482"/>
    <w:rsid w:val="001E75CC"/>
    <w:rsid w:val="001E793B"/>
    <w:rsid w:val="001E79DC"/>
    <w:rsid w:val="001F0174"/>
    <w:rsid w:val="001F09DD"/>
    <w:rsid w:val="001F1EA4"/>
    <w:rsid w:val="001F20F4"/>
    <w:rsid w:val="001F2196"/>
    <w:rsid w:val="001F21A7"/>
    <w:rsid w:val="001F21D3"/>
    <w:rsid w:val="001F26C1"/>
    <w:rsid w:val="001F2FF7"/>
    <w:rsid w:val="001F3195"/>
    <w:rsid w:val="001F3B10"/>
    <w:rsid w:val="001F3D4D"/>
    <w:rsid w:val="001F3FD6"/>
    <w:rsid w:val="001F42FA"/>
    <w:rsid w:val="001F45E9"/>
    <w:rsid w:val="001F6092"/>
    <w:rsid w:val="001F6260"/>
    <w:rsid w:val="001F6F59"/>
    <w:rsid w:val="001F7F4F"/>
    <w:rsid w:val="002003D0"/>
    <w:rsid w:val="002007D3"/>
    <w:rsid w:val="002009C9"/>
    <w:rsid w:val="00200BFA"/>
    <w:rsid w:val="00200E50"/>
    <w:rsid w:val="002012F2"/>
    <w:rsid w:val="0020178B"/>
    <w:rsid w:val="00201F00"/>
    <w:rsid w:val="00202411"/>
    <w:rsid w:val="00202BA6"/>
    <w:rsid w:val="00202E6F"/>
    <w:rsid w:val="002030F7"/>
    <w:rsid w:val="002040CA"/>
    <w:rsid w:val="00204245"/>
    <w:rsid w:val="002042A6"/>
    <w:rsid w:val="00204DB1"/>
    <w:rsid w:val="002052DA"/>
    <w:rsid w:val="002065C1"/>
    <w:rsid w:val="0020671E"/>
    <w:rsid w:val="00206875"/>
    <w:rsid w:val="00206DA6"/>
    <w:rsid w:val="00207044"/>
    <w:rsid w:val="00210362"/>
    <w:rsid w:val="00210596"/>
    <w:rsid w:val="00210634"/>
    <w:rsid w:val="002107E3"/>
    <w:rsid w:val="00210841"/>
    <w:rsid w:val="002108D8"/>
    <w:rsid w:val="00210E83"/>
    <w:rsid w:val="00210F05"/>
    <w:rsid w:val="002111BB"/>
    <w:rsid w:val="00211241"/>
    <w:rsid w:val="00211608"/>
    <w:rsid w:val="002117FD"/>
    <w:rsid w:val="002121F1"/>
    <w:rsid w:val="00212EB1"/>
    <w:rsid w:val="00213235"/>
    <w:rsid w:val="00213927"/>
    <w:rsid w:val="00213A48"/>
    <w:rsid w:val="00213AD6"/>
    <w:rsid w:val="00213CB6"/>
    <w:rsid w:val="00213D14"/>
    <w:rsid w:val="00215DBF"/>
    <w:rsid w:val="00217158"/>
    <w:rsid w:val="00217FC4"/>
    <w:rsid w:val="002202B1"/>
    <w:rsid w:val="002204FD"/>
    <w:rsid w:val="00220D45"/>
    <w:rsid w:val="00220F80"/>
    <w:rsid w:val="0022112E"/>
    <w:rsid w:val="00221708"/>
    <w:rsid w:val="00222552"/>
    <w:rsid w:val="00223428"/>
    <w:rsid w:val="002235A7"/>
    <w:rsid w:val="002237B5"/>
    <w:rsid w:val="002247AF"/>
    <w:rsid w:val="00224FC6"/>
    <w:rsid w:val="002251C1"/>
    <w:rsid w:val="0022562B"/>
    <w:rsid w:val="00225B73"/>
    <w:rsid w:val="00225EB3"/>
    <w:rsid w:val="00226025"/>
    <w:rsid w:val="00226377"/>
    <w:rsid w:val="002264DD"/>
    <w:rsid w:val="00226B26"/>
    <w:rsid w:val="00226D27"/>
    <w:rsid w:val="00227868"/>
    <w:rsid w:val="00227995"/>
    <w:rsid w:val="0023130D"/>
    <w:rsid w:val="00231848"/>
    <w:rsid w:val="002318F8"/>
    <w:rsid w:val="002324A4"/>
    <w:rsid w:val="002327EB"/>
    <w:rsid w:val="00232CBC"/>
    <w:rsid w:val="00232CD9"/>
    <w:rsid w:val="002337F7"/>
    <w:rsid w:val="00233D72"/>
    <w:rsid w:val="002347A7"/>
    <w:rsid w:val="00234F20"/>
    <w:rsid w:val="00235C13"/>
    <w:rsid w:val="00236B96"/>
    <w:rsid w:val="00236D24"/>
    <w:rsid w:val="0023715D"/>
    <w:rsid w:val="00237253"/>
    <w:rsid w:val="0024036D"/>
    <w:rsid w:val="00240423"/>
    <w:rsid w:val="00240D67"/>
    <w:rsid w:val="002415A3"/>
    <w:rsid w:val="00241998"/>
    <w:rsid w:val="00241C94"/>
    <w:rsid w:val="00241F24"/>
    <w:rsid w:val="002420F1"/>
    <w:rsid w:val="00242174"/>
    <w:rsid w:val="002421D1"/>
    <w:rsid w:val="002427D5"/>
    <w:rsid w:val="00242D04"/>
    <w:rsid w:val="00242E1C"/>
    <w:rsid w:val="002432B1"/>
    <w:rsid w:val="002436CC"/>
    <w:rsid w:val="0024372A"/>
    <w:rsid w:val="00243C44"/>
    <w:rsid w:val="0024445C"/>
    <w:rsid w:val="002459DB"/>
    <w:rsid w:val="002462F9"/>
    <w:rsid w:val="00246C2A"/>
    <w:rsid w:val="00247635"/>
    <w:rsid w:val="00247C7A"/>
    <w:rsid w:val="00247D11"/>
    <w:rsid w:val="00250020"/>
    <w:rsid w:val="00250CD5"/>
    <w:rsid w:val="00250DE4"/>
    <w:rsid w:val="002520AD"/>
    <w:rsid w:val="002521F8"/>
    <w:rsid w:val="002522AB"/>
    <w:rsid w:val="0025288B"/>
    <w:rsid w:val="002528BC"/>
    <w:rsid w:val="002529D9"/>
    <w:rsid w:val="00252CE5"/>
    <w:rsid w:val="00252D83"/>
    <w:rsid w:val="00253920"/>
    <w:rsid w:val="00253A0C"/>
    <w:rsid w:val="0025402A"/>
    <w:rsid w:val="00254191"/>
    <w:rsid w:val="0025444B"/>
    <w:rsid w:val="002548F0"/>
    <w:rsid w:val="00254F1C"/>
    <w:rsid w:val="00255153"/>
    <w:rsid w:val="0025567C"/>
    <w:rsid w:val="00256EFF"/>
    <w:rsid w:val="002575C1"/>
    <w:rsid w:val="00257CDF"/>
    <w:rsid w:val="00260792"/>
    <w:rsid w:val="0026124E"/>
    <w:rsid w:val="00261353"/>
    <w:rsid w:val="002613BB"/>
    <w:rsid w:val="00261478"/>
    <w:rsid w:val="00261FDC"/>
    <w:rsid w:val="0026208E"/>
    <w:rsid w:val="002621FC"/>
    <w:rsid w:val="0026221B"/>
    <w:rsid w:val="002625FF"/>
    <w:rsid w:val="0026276F"/>
    <w:rsid w:val="002627D2"/>
    <w:rsid w:val="00262899"/>
    <w:rsid w:val="00262EFB"/>
    <w:rsid w:val="00263A6C"/>
    <w:rsid w:val="00263E6D"/>
    <w:rsid w:val="00263F1D"/>
    <w:rsid w:val="0026411B"/>
    <w:rsid w:val="002644BF"/>
    <w:rsid w:val="002646E5"/>
    <w:rsid w:val="00264FEA"/>
    <w:rsid w:val="002654CC"/>
    <w:rsid w:val="002661BC"/>
    <w:rsid w:val="002664AB"/>
    <w:rsid w:val="002671E7"/>
    <w:rsid w:val="00267545"/>
    <w:rsid w:val="00267828"/>
    <w:rsid w:val="00270514"/>
    <w:rsid w:val="002705A9"/>
    <w:rsid w:val="00270C39"/>
    <w:rsid w:val="00270E33"/>
    <w:rsid w:val="002711CA"/>
    <w:rsid w:val="00271F65"/>
    <w:rsid w:val="00272074"/>
    <w:rsid w:val="002725BD"/>
    <w:rsid w:val="00272B52"/>
    <w:rsid w:val="002733AC"/>
    <w:rsid w:val="002735D5"/>
    <w:rsid w:val="00273C3A"/>
    <w:rsid w:val="00273EC0"/>
    <w:rsid w:val="0027475C"/>
    <w:rsid w:val="0027493C"/>
    <w:rsid w:val="00274A52"/>
    <w:rsid w:val="00275878"/>
    <w:rsid w:val="00275A2E"/>
    <w:rsid w:val="00275A80"/>
    <w:rsid w:val="00275CB5"/>
    <w:rsid w:val="00276E16"/>
    <w:rsid w:val="00276F5F"/>
    <w:rsid w:val="00277617"/>
    <w:rsid w:val="00277918"/>
    <w:rsid w:val="002800AE"/>
    <w:rsid w:val="00280313"/>
    <w:rsid w:val="002803F5"/>
    <w:rsid w:val="0028066C"/>
    <w:rsid w:val="00280B6E"/>
    <w:rsid w:val="0028161D"/>
    <w:rsid w:val="002817C9"/>
    <w:rsid w:val="002817D3"/>
    <w:rsid w:val="00281A1E"/>
    <w:rsid w:val="00281A5B"/>
    <w:rsid w:val="00281D4D"/>
    <w:rsid w:val="00281DC3"/>
    <w:rsid w:val="0028327C"/>
    <w:rsid w:val="002838AF"/>
    <w:rsid w:val="00283B0C"/>
    <w:rsid w:val="00283E0B"/>
    <w:rsid w:val="00284857"/>
    <w:rsid w:val="002852E7"/>
    <w:rsid w:val="00285D08"/>
    <w:rsid w:val="00285E4C"/>
    <w:rsid w:val="002863B2"/>
    <w:rsid w:val="00286656"/>
    <w:rsid w:val="00286927"/>
    <w:rsid w:val="00286A33"/>
    <w:rsid w:val="002872D6"/>
    <w:rsid w:val="002877F2"/>
    <w:rsid w:val="002878AA"/>
    <w:rsid w:val="00287910"/>
    <w:rsid w:val="00287B29"/>
    <w:rsid w:val="002909A6"/>
    <w:rsid w:val="00290CD3"/>
    <w:rsid w:val="002911F6"/>
    <w:rsid w:val="002913EC"/>
    <w:rsid w:val="00292B53"/>
    <w:rsid w:val="00292E49"/>
    <w:rsid w:val="002930A8"/>
    <w:rsid w:val="00293107"/>
    <w:rsid w:val="0029374A"/>
    <w:rsid w:val="002937F9"/>
    <w:rsid w:val="0029410C"/>
    <w:rsid w:val="00294511"/>
    <w:rsid w:val="00295905"/>
    <w:rsid w:val="002962D5"/>
    <w:rsid w:val="0029676E"/>
    <w:rsid w:val="00297AC4"/>
    <w:rsid w:val="00297F9C"/>
    <w:rsid w:val="002A0884"/>
    <w:rsid w:val="002A0A7F"/>
    <w:rsid w:val="002A0D0E"/>
    <w:rsid w:val="002A0F49"/>
    <w:rsid w:val="002A11A4"/>
    <w:rsid w:val="002A1B12"/>
    <w:rsid w:val="002A1CE5"/>
    <w:rsid w:val="002A205B"/>
    <w:rsid w:val="002A234D"/>
    <w:rsid w:val="002A2B16"/>
    <w:rsid w:val="002A5412"/>
    <w:rsid w:val="002A5A39"/>
    <w:rsid w:val="002A5C5F"/>
    <w:rsid w:val="002A604D"/>
    <w:rsid w:val="002A6164"/>
    <w:rsid w:val="002A6596"/>
    <w:rsid w:val="002A690A"/>
    <w:rsid w:val="002A7B1F"/>
    <w:rsid w:val="002A7B49"/>
    <w:rsid w:val="002B007B"/>
    <w:rsid w:val="002B037D"/>
    <w:rsid w:val="002B068D"/>
    <w:rsid w:val="002B1269"/>
    <w:rsid w:val="002B14A4"/>
    <w:rsid w:val="002B17CB"/>
    <w:rsid w:val="002B18D8"/>
    <w:rsid w:val="002B1AC9"/>
    <w:rsid w:val="002B1D1F"/>
    <w:rsid w:val="002B2A3A"/>
    <w:rsid w:val="002B2BF6"/>
    <w:rsid w:val="002B2FE3"/>
    <w:rsid w:val="002B32D0"/>
    <w:rsid w:val="002B346C"/>
    <w:rsid w:val="002B3647"/>
    <w:rsid w:val="002B3734"/>
    <w:rsid w:val="002B39B0"/>
    <w:rsid w:val="002B3B5B"/>
    <w:rsid w:val="002B3DF6"/>
    <w:rsid w:val="002B3F79"/>
    <w:rsid w:val="002B4083"/>
    <w:rsid w:val="002B410D"/>
    <w:rsid w:val="002B41DA"/>
    <w:rsid w:val="002B4424"/>
    <w:rsid w:val="002B46AD"/>
    <w:rsid w:val="002B4BB2"/>
    <w:rsid w:val="002B5D2E"/>
    <w:rsid w:val="002B65B8"/>
    <w:rsid w:val="002B6C40"/>
    <w:rsid w:val="002B7B08"/>
    <w:rsid w:val="002C0D09"/>
    <w:rsid w:val="002C151E"/>
    <w:rsid w:val="002C1CE5"/>
    <w:rsid w:val="002C1E5F"/>
    <w:rsid w:val="002C1F66"/>
    <w:rsid w:val="002C2A30"/>
    <w:rsid w:val="002C2B81"/>
    <w:rsid w:val="002C2CCC"/>
    <w:rsid w:val="002C32BC"/>
    <w:rsid w:val="002C3F57"/>
    <w:rsid w:val="002C41A1"/>
    <w:rsid w:val="002C46A6"/>
    <w:rsid w:val="002C4AFD"/>
    <w:rsid w:val="002C4B14"/>
    <w:rsid w:val="002C4BD4"/>
    <w:rsid w:val="002C5981"/>
    <w:rsid w:val="002C6E9C"/>
    <w:rsid w:val="002C6F65"/>
    <w:rsid w:val="002C6F6B"/>
    <w:rsid w:val="002C7293"/>
    <w:rsid w:val="002C7E4A"/>
    <w:rsid w:val="002D0391"/>
    <w:rsid w:val="002D057D"/>
    <w:rsid w:val="002D1D36"/>
    <w:rsid w:val="002D2341"/>
    <w:rsid w:val="002D2753"/>
    <w:rsid w:val="002D311D"/>
    <w:rsid w:val="002D3B7F"/>
    <w:rsid w:val="002D3DED"/>
    <w:rsid w:val="002D3E0D"/>
    <w:rsid w:val="002D4126"/>
    <w:rsid w:val="002D41D1"/>
    <w:rsid w:val="002D46D2"/>
    <w:rsid w:val="002D4F9D"/>
    <w:rsid w:val="002D5C3F"/>
    <w:rsid w:val="002D5CA0"/>
    <w:rsid w:val="002D5CF0"/>
    <w:rsid w:val="002D72D3"/>
    <w:rsid w:val="002D73C9"/>
    <w:rsid w:val="002D7D42"/>
    <w:rsid w:val="002E06F8"/>
    <w:rsid w:val="002E0D95"/>
    <w:rsid w:val="002E1092"/>
    <w:rsid w:val="002E168C"/>
    <w:rsid w:val="002E255B"/>
    <w:rsid w:val="002E27BB"/>
    <w:rsid w:val="002E2E48"/>
    <w:rsid w:val="002E3740"/>
    <w:rsid w:val="002E3867"/>
    <w:rsid w:val="002E399E"/>
    <w:rsid w:val="002E46F9"/>
    <w:rsid w:val="002E490E"/>
    <w:rsid w:val="002E505F"/>
    <w:rsid w:val="002E58FF"/>
    <w:rsid w:val="002E71BB"/>
    <w:rsid w:val="002E720C"/>
    <w:rsid w:val="002E721D"/>
    <w:rsid w:val="002F03CE"/>
    <w:rsid w:val="002F0852"/>
    <w:rsid w:val="002F0B08"/>
    <w:rsid w:val="002F0DAB"/>
    <w:rsid w:val="002F1653"/>
    <w:rsid w:val="002F16A0"/>
    <w:rsid w:val="002F21D2"/>
    <w:rsid w:val="002F2469"/>
    <w:rsid w:val="002F2D63"/>
    <w:rsid w:val="002F317E"/>
    <w:rsid w:val="002F3239"/>
    <w:rsid w:val="002F3A8E"/>
    <w:rsid w:val="002F3BC0"/>
    <w:rsid w:val="002F3FFE"/>
    <w:rsid w:val="002F48BC"/>
    <w:rsid w:val="002F4B4A"/>
    <w:rsid w:val="002F4DB1"/>
    <w:rsid w:val="002F4E26"/>
    <w:rsid w:val="002F4EAA"/>
    <w:rsid w:val="002F515E"/>
    <w:rsid w:val="002F5A1A"/>
    <w:rsid w:val="002F73FE"/>
    <w:rsid w:val="002F7418"/>
    <w:rsid w:val="002F7424"/>
    <w:rsid w:val="002F78A8"/>
    <w:rsid w:val="00300AF1"/>
    <w:rsid w:val="00300FEE"/>
    <w:rsid w:val="003016FC"/>
    <w:rsid w:val="003018B7"/>
    <w:rsid w:val="00301EA5"/>
    <w:rsid w:val="00301F6F"/>
    <w:rsid w:val="00302966"/>
    <w:rsid w:val="00303844"/>
    <w:rsid w:val="003041D7"/>
    <w:rsid w:val="003043BF"/>
    <w:rsid w:val="003048D3"/>
    <w:rsid w:val="00304A08"/>
    <w:rsid w:val="00305C77"/>
    <w:rsid w:val="003061E4"/>
    <w:rsid w:val="00306680"/>
    <w:rsid w:val="00307844"/>
    <w:rsid w:val="0031043B"/>
    <w:rsid w:val="00310444"/>
    <w:rsid w:val="00310FAA"/>
    <w:rsid w:val="003116EE"/>
    <w:rsid w:val="00311BF7"/>
    <w:rsid w:val="00311D1E"/>
    <w:rsid w:val="0031286E"/>
    <w:rsid w:val="00313233"/>
    <w:rsid w:val="003133CC"/>
    <w:rsid w:val="00313931"/>
    <w:rsid w:val="00313B27"/>
    <w:rsid w:val="00313C30"/>
    <w:rsid w:val="0031518F"/>
    <w:rsid w:val="003154B3"/>
    <w:rsid w:val="003157BE"/>
    <w:rsid w:val="00316A3D"/>
    <w:rsid w:val="00317364"/>
    <w:rsid w:val="003217F6"/>
    <w:rsid w:val="00323697"/>
    <w:rsid w:val="00323839"/>
    <w:rsid w:val="00323CE0"/>
    <w:rsid w:val="003252FB"/>
    <w:rsid w:val="00325FF0"/>
    <w:rsid w:val="00326046"/>
    <w:rsid w:val="00326986"/>
    <w:rsid w:val="00326CBF"/>
    <w:rsid w:val="00327B42"/>
    <w:rsid w:val="00330BB4"/>
    <w:rsid w:val="00331477"/>
    <w:rsid w:val="003323CC"/>
    <w:rsid w:val="0033286B"/>
    <w:rsid w:val="00332A78"/>
    <w:rsid w:val="003332AA"/>
    <w:rsid w:val="00333436"/>
    <w:rsid w:val="0033387E"/>
    <w:rsid w:val="003354E0"/>
    <w:rsid w:val="00336776"/>
    <w:rsid w:val="003369F8"/>
    <w:rsid w:val="00336B46"/>
    <w:rsid w:val="00336FFC"/>
    <w:rsid w:val="00337DAE"/>
    <w:rsid w:val="00337F3A"/>
    <w:rsid w:val="00340B2F"/>
    <w:rsid w:val="00341577"/>
    <w:rsid w:val="003416E0"/>
    <w:rsid w:val="00342F75"/>
    <w:rsid w:val="0034330F"/>
    <w:rsid w:val="00345227"/>
    <w:rsid w:val="00345304"/>
    <w:rsid w:val="003453CA"/>
    <w:rsid w:val="00345DA1"/>
    <w:rsid w:val="00345E58"/>
    <w:rsid w:val="003505AC"/>
    <w:rsid w:val="00351CD3"/>
    <w:rsid w:val="00351D9A"/>
    <w:rsid w:val="00352A18"/>
    <w:rsid w:val="00352B38"/>
    <w:rsid w:val="00352E97"/>
    <w:rsid w:val="00353215"/>
    <w:rsid w:val="003543A4"/>
    <w:rsid w:val="00354AD5"/>
    <w:rsid w:val="003550E8"/>
    <w:rsid w:val="00355BAA"/>
    <w:rsid w:val="0035608A"/>
    <w:rsid w:val="00356541"/>
    <w:rsid w:val="00356C22"/>
    <w:rsid w:val="00357061"/>
    <w:rsid w:val="00357104"/>
    <w:rsid w:val="003572FD"/>
    <w:rsid w:val="0035755B"/>
    <w:rsid w:val="003576AE"/>
    <w:rsid w:val="0035783A"/>
    <w:rsid w:val="00360018"/>
    <w:rsid w:val="00360195"/>
    <w:rsid w:val="003601F2"/>
    <w:rsid w:val="003609A5"/>
    <w:rsid w:val="0036139D"/>
    <w:rsid w:val="003613D7"/>
    <w:rsid w:val="00361A13"/>
    <w:rsid w:val="00362148"/>
    <w:rsid w:val="003626EE"/>
    <w:rsid w:val="00362FD9"/>
    <w:rsid w:val="00364033"/>
    <w:rsid w:val="003644E7"/>
    <w:rsid w:val="003649C2"/>
    <w:rsid w:val="00365211"/>
    <w:rsid w:val="0036585B"/>
    <w:rsid w:val="003664BC"/>
    <w:rsid w:val="0036798F"/>
    <w:rsid w:val="00367D03"/>
    <w:rsid w:val="00367EF1"/>
    <w:rsid w:val="00370FDF"/>
    <w:rsid w:val="00371E42"/>
    <w:rsid w:val="00371E6F"/>
    <w:rsid w:val="003720E5"/>
    <w:rsid w:val="00372170"/>
    <w:rsid w:val="00372728"/>
    <w:rsid w:val="00372962"/>
    <w:rsid w:val="00372A15"/>
    <w:rsid w:val="00372BD4"/>
    <w:rsid w:val="00374160"/>
    <w:rsid w:val="00374DBA"/>
    <w:rsid w:val="00374FAD"/>
    <w:rsid w:val="003752EA"/>
    <w:rsid w:val="00375664"/>
    <w:rsid w:val="00380A74"/>
    <w:rsid w:val="00380BBB"/>
    <w:rsid w:val="00381AF1"/>
    <w:rsid w:val="00381C41"/>
    <w:rsid w:val="00382B80"/>
    <w:rsid w:val="003839D0"/>
    <w:rsid w:val="003846D3"/>
    <w:rsid w:val="003858F7"/>
    <w:rsid w:val="00386572"/>
    <w:rsid w:val="003872A3"/>
    <w:rsid w:val="00387681"/>
    <w:rsid w:val="003878C9"/>
    <w:rsid w:val="003879DA"/>
    <w:rsid w:val="00387FB1"/>
    <w:rsid w:val="003907A6"/>
    <w:rsid w:val="0039090B"/>
    <w:rsid w:val="00390C26"/>
    <w:rsid w:val="00391156"/>
    <w:rsid w:val="00391DEF"/>
    <w:rsid w:val="00391F52"/>
    <w:rsid w:val="00392054"/>
    <w:rsid w:val="00392C65"/>
    <w:rsid w:val="003948F0"/>
    <w:rsid w:val="00395575"/>
    <w:rsid w:val="00395B86"/>
    <w:rsid w:val="00395B96"/>
    <w:rsid w:val="0039637D"/>
    <w:rsid w:val="0039674F"/>
    <w:rsid w:val="00396A69"/>
    <w:rsid w:val="003970BD"/>
    <w:rsid w:val="00397BE9"/>
    <w:rsid w:val="00397D15"/>
    <w:rsid w:val="00397ECD"/>
    <w:rsid w:val="003A108E"/>
    <w:rsid w:val="003A1BD3"/>
    <w:rsid w:val="003A22DC"/>
    <w:rsid w:val="003A2354"/>
    <w:rsid w:val="003A237E"/>
    <w:rsid w:val="003A2933"/>
    <w:rsid w:val="003A2A0A"/>
    <w:rsid w:val="003A2CDF"/>
    <w:rsid w:val="003A3239"/>
    <w:rsid w:val="003A3414"/>
    <w:rsid w:val="003A4176"/>
    <w:rsid w:val="003A61F2"/>
    <w:rsid w:val="003A7800"/>
    <w:rsid w:val="003A7896"/>
    <w:rsid w:val="003A7ABA"/>
    <w:rsid w:val="003A7DF8"/>
    <w:rsid w:val="003B046C"/>
    <w:rsid w:val="003B0518"/>
    <w:rsid w:val="003B0AF7"/>
    <w:rsid w:val="003B0C26"/>
    <w:rsid w:val="003B0E58"/>
    <w:rsid w:val="003B1333"/>
    <w:rsid w:val="003B1534"/>
    <w:rsid w:val="003B2052"/>
    <w:rsid w:val="003B22A5"/>
    <w:rsid w:val="003B27A0"/>
    <w:rsid w:val="003B3BF1"/>
    <w:rsid w:val="003B5299"/>
    <w:rsid w:val="003B57CA"/>
    <w:rsid w:val="003B669C"/>
    <w:rsid w:val="003B680C"/>
    <w:rsid w:val="003B69D0"/>
    <w:rsid w:val="003B7EBD"/>
    <w:rsid w:val="003C0584"/>
    <w:rsid w:val="003C126D"/>
    <w:rsid w:val="003C23A0"/>
    <w:rsid w:val="003C2699"/>
    <w:rsid w:val="003C2D60"/>
    <w:rsid w:val="003C2EA3"/>
    <w:rsid w:val="003C31E9"/>
    <w:rsid w:val="003C3803"/>
    <w:rsid w:val="003C3857"/>
    <w:rsid w:val="003C3B74"/>
    <w:rsid w:val="003C3D7E"/>
    <w:rsid w:val="003C457A"/>
    <w:rsid w:val="003C5107"/>
    <w:rsid w:val="003C65EE"/>
    <w:rsid w:val="003C6C15"/>
    <w:rsid w:val="003C7FFE"/>
    <w:rsid w:val="003D06F7"/>
    <w:rsid w:val="003D0A51"/>
    <w:rsid w:val="003D1466"/>
    <w:rsid w:val="003D1ABB"/>
    <w:rsid w:val="003D1EA4"/>
    <w:rsid w:val="003D23B3"/>
    <w:rsid w:val="003D2684"/>
    <w:rsid w:val="003D26DA"/>
    <w:rsid w:val="003D368D"/>
    <w:rsid w:val="003D3E2A"/>
    <w:rsid w:val="003D3FEE"/>
    <w:rsid w:val="003D471D"/>
    <w:rsid w:val="003D4957"/>
    <w:rsid w:val="003D4AC4"/>
    <w:rsid w:val="003D53E5"/>
    <w:rsid w:val="003D5BD8"/>
    <w:rsid w:val="003D6412"/>
    <w:rsid w:val="003D6728"/>
    <w:rsid w:val="003D6AB6"/>
    <w:rsid w:val="003D6E40"/>
    <w:rsid w:val="003E03E7"/>
    <w:rsid w:val="003E0479"/>
    <w:rsid w:val="003E04F2"/>
    <w:rsid w:val="003E0522"/>
    <w:rsid w:val="003E07B8"/>
    <w:rsid w:val="003E0AD9"/>
    <w:rsid w:val="003E1366"/>
    <w:rsid w:val="003E1519"/>
    <w:rsid w:val="003E1BB8"/>
    <w:rsid w:val="003E1C88"/>
    <w:rsid w:val="003E1D3D"/>
    <w:rsid w:val="003E2042"/>
    <w:rsid w:val="003E2355"/>
    <w:rsid w:val="003E30F3"/>
    <w:rsid w:val="003E31BD"/>
    <w:rsid w:val="003E31D8"/>
    <w:rsid w:val="003E335B"/>
    <w:rsid w:val="003E35DE"/>
    <w:rsid w:val="003E3C72"/>
    <w:rsid w:val="003E3E19"/>
    <w:rsid w:val="003E44D1"/>
    <w:rsid w:val="003E5546"/>
    <w:rsid w:val="003E56E6"/>
    <w:rsid w:val="003E5838"/>
    <w:rsid w:val="003E5BD9"/>
    <w:rsid w:val="003E5C21"/>
    <w:rsid w:val="003E6272"/>
    <w:rsid w:val="003E66EF"/>
    <w:rsid w:val="003E6962"/>
    <w:rsid w:val="003E7AA2"/>
    <w:rsid w:val="003F0261"/>
    <w:rsid w:val="003F0796"/>
    <w:rsid w:val="003F082C"/>
    <w:rsid w:val="003F0CB3"/>
    <w:rsid w:val="003F1269"/>
    <w:rsid w:val="003F1FA8"/>
    <w:rsid w:val="003F2405"/>
    <w:rsid w:val="003F266C"/>
    <w:rsid w:val="003F3197"/>
    <w:rsid w:val="003F3818"/>
    <w:rsid w:val="003F5006"/>
    <w:rsid w:val="003F5508"/>
    <w:rsid w:val="003F5C1C"/>
    <w:rsid w:val="003F6042"/>
    <w:rsid w:val="003F710D"/>
    <w:rsid w:val="003F71C8"/>
    <w:rsid w:val="003F75F1"/>
    <w:rsid w:val="00401224"/>
    <w:rsid w:val="004015F5"/>
    <w:rsid w:val="004021CB"/>
    <w:rsid w:val="00402C3A"/>
    <w:rsid w:val="004030D8"/>
    <w:rsid w:val="00403124"/>
    <w:rsid w:val="0040428F"/>
    <w:rsid w:val="00404D68"/>
    <w:rsid w:val="00404E14"/>
    <w:rsid w:val="004053C3"/>
    <w:rsid w:val="004053CB"/>
    <w:rsid w:val="004057BD"/>
    <w:rsid w:val="004057E7"/>
    <w:rsid w:val="00406BBB"/>
    <w:rsid w:val="00406F8B"/>
    <w:rsid w:val="00407917"/>
    <w:rsid w:val="004108C9"/>
    <w:rsid w:val="00411C16"/>
    <w:rsid w:val="00411CD9"/>
    <w:rsid w:val="00411EC1"/>
    <w:rsid w:val="00411FD8"/>
    <w:rsid w:val="004126E3"/>
    <w:rsid w:val="00412D56"/>
    <w:rsid w:val="00413115"/>
    <w:rsid w:val="004136C7"/>
    <w:rsid w:val="00414C55"/>
    <w:rsid w:val="00414F24"/>
    <w:rsid w:val="004166AB"/>
    <w:rsid w:val="00417489"/>
    <w:rsid w:val="00417835"/>
    <w:rsid w:val="00420086"/>
    <w:rsid w:val="004202C6"/>
    <w:rsid w:val="004205AD"/>
    <w:rsid w:val="00420815"/>
    <w:rsid w:val="00420816"/>
    <w:rsid w:val="00420B01"/>
    <w:rsid w:val="00421549"/>
    <w:rsid w:val="00422E41"/>
    <w:rsid w:val="00424905"/>
    <w:rsid w:val="00424932"/>
    <w:rsid w:val="004259D8"/>
    <w:rsid w:val="0042643B"/>
    <w:rsid w:val="00427C8D"/>
    <w:rsid w:val="00430073"/>
    <w:rsid w:val="004314A1"/>
    <w:rsid w:val="00431C11"/>
    <w:rsid w:val="00431D95"/>
    <w:rsid w:val="00431E2D"/>
    <w:rsid w:val="0043280F"/>
    <w:rsid w:val="00433D90"/>
    <w:rsid w:val="00433F80"/>
    <w:rsid w:val="0043420C"/>
    <w:rsid w:val="00436332"/>
    <w:rsid w:val="00436873"/>
    <w:rsid w:val="00437DE4"/>
    <w:rsid w:val="00437F9B"/>
    <w:rsid w:val="004400AD"/>
    <w:rsid w:val="004411E0"/>
    <w:rsid w:val="00441893"/>
    <w:rsid w:val="00442C92"/>
    <w:rsid w:val="004436CC"/>
    <w:rsid w:val="004437E6"/>
    <w:rsid w:val="0044382F"/>
    <w:rsid w:val="00444526"/>
    <w:rsid w:val="0044465E"/>
    <w:rsid w:val="004447ED"/>
    <w:rsid w:val="00444E4B"/>
    <w:rsid w:val="00445942"/>
    <w:rsid w:val="00447319"/>
    <w:rsid w:val="004476A3"/>
    <w:rsid w:val="00447C34"/>
    <w:rsid w:val="00447D8B"/>
    <w:rsid w:val="00450BFE"/>
    <w:rsid w:val="004511EB"/>
    <w:rsid w:val="00451B6B"/>
    <w:rsid w:val="00451CF7"/>
    <w:rsid w:val="004528FC"/>
    <w:rsid w:val="00452C46"/>
    <w:rsid w:val="00452D24"/>
    <w:rsid w:val="004530DC"/>
    <w:rsid w:val="004531BB"/>
    <w:rsid w:val="004531E1"/>
    <w:rsid w:val="004532B5"/>
    <w:rsid w:val="00453632"/>
    <w:rsid w:val="0045372B"/>
    <w:rsid w:val="004542CB"/>
    <w:rsid w:val="004543C0"/>
    <w:rsid w:val="00454467"/>
    <w:rsid w:val="00454551"/>
    <w:rsid w:val="004549E6"/>
    <w:rsid w:val="00454E43"/>
    <w:rsid w:val="0045649E"/>
    <w:rsid w:val="0045691F"/>
    <w:rsid w:val="00456AD9"/>
    <w:rsid w:val="00457069"/>
    <w:rsid w:val="00457BB6"/>
    <w:rsid w:val="0046054E"/>
    <w:rsid w:val="0046106D"/>
    <w:rsid w:val="004617C5"/>
    <w:rsid w:val="004619D2"/>
    <w:rsid w:val="00461FFD"/>
    <w:rsid w:val="004631B3"/>
    <w:rsid w:val="00463FB2"/>
    <w:rsid w:val="00464289"/>
    <w:rsid w:val="00464A63"/>
    <w:rsid w:val="00465904"/>
    <w:rsid w:val="00465AB0"/>
    <w:rsid w:val="004660BF"/>
    <w:rsid w:val="0046656B"/>
    <w:rsid w:val="00466894"/>
    <w:rsid w:val="00466C84"/>
    <w:rsid w:val="00466FD1"/>
    <w:rsid w:val="004675CE"/>
    <w:rsid w:val="00467B87"/>
    <w:rsid w:val="004713F0"/>
    <w:rsid w:val="004725ED"/>
    <w:rsid w:val="004728B4"/>
    <w:rsid w:val="00472933"/>
    <w:rsid w:val="00472FE9"/>
    <w:rsid w:val="004731F6"/>
    <w:rsid w:val="00473207"/>
    <w:rsid w:val="004740EE"/>
    <w:rsid w:val="00474AF4"/>
    <w:rsid w:val="00475374"/>
    <w:rsid w:val="004755C7"/>
    <w:rsid w:val="0047564A"/>
    <w:rsid w:val="004763C1"/>
    <w:rsid w:val="00476C0A"/>
    <w:rsid w:val="00477636"/>
    <w:rsid w:val="004777B8"/>
    <w:rsid w:val="00477A2A"/>
    <w:rsid w:val="00477B24"/>
    <w:rsid w:val="00477D4A"/>
    <w:rsid w:val="00477F3A"/>
    <w:rsid w:val="00480696"/>
    <w:rsid w:val="00480B11"/>
    <w:rsid w:val="00481258"/>
    <w:rsid w:val="00481E7F"/>
    <w:rsid w:val="00481F22"/>
    <w:rsid w:val="00482341"/>
    <w:rsid w:val="004824A6"/>
    <w:rsid w:val="0048265D"/>
    <w:rsid w:val="00483029"/>
    <w:rsid w:val="00484253"/>
    <w:rsid w:val="00484818"/>
    <w:rsid w:val="00484BC1"/>
    <w:rsid w:val="00485065"/>
    <w:rsid w:val="00485EF8"/>
    <w:rsid w:val="00486661"/>
    <w:rsid w:val="004866B3"/>
    <w:rsid w:val="004867A7"/>
    <w:rsid w:val="00490505"/>
    <w:rsid w:val="00491556"/>
    <w:rsid w:val="0049185B"/>
    <w:rsid w:val="00492291"/>
    <w:rsid w:val="00492FEB"/>
    <w:rsid w:val="00493362"/>
    <w:rsid w:val="004933FE"/>
    <w:rsid w:val="00493F85"/>
    <w:rsid w:val="00494572"/>
    <w:rsid w:val="0049497C"/>
    <w:rsid w:val="00495152"/>
    <w:rsid w:val="004955FD"/>
    <w:rsid w:val="00495603"/>
    <w:rsid w:val="00496A1E"/>
    <w:rsid w:val="00496D64"/>
    <w:rsid w:val="004976AD"/>
    <w:rsid w:val="004A0194"/>
    <w:rsid w:val="004A028B"/>
    <w:rsid w:val="004A0823"/>
    <w:rsid w:val="004A0F48"/>
    <w:rsid w:val="004A1570"/>
    <w:rsid w:val="004A189D"/>
    <w:rsid w:val="004A1A3E"/>
    <w:rsid w:val="004A1AB0"/>
    <w:rsid w:val="004A1B05"/>
    <w:rsid w:val="004A1CCD"/>
    <w:rsid w:val="004A2540"/>
    <w:rsid w:val="004A2561"/>
    <w:rsid w:val="004A2E57"/>
    <w:rsid w:val="004A431A"/>
    <w:rsid w:val="004A5B67"/>
    <w:rsid w:val="004A5F24"/>
    <w:rsid w:val="004A60D0"/>
    <w:rsid w:val="004A6345"/>
    <w:rsid w:val="004A72B1"/>
    <w:rsid w:val="004A73B1"/>
    <w:rsid w:val="004B0024"/>
    <w:rsid w:val="004B00A7"/>
    <w:rsid w:val="004B00B8"/>
    <w:rsid w:val="004B0CE0"/>
    <w:rsid w:val="004B125F"/>
    <w:rsid w:val="004B145F"/>
    <w:rsid w:val="004B225B"/>
    <w:rsid w:val="004B3724"/>
    <w:rsid w:val="004B389C"/>
    <w:rsid w:val="004B3B99"/>
    <w:rsid w:val="004B3E78"/>
    <w:rsid w:val="004B3F25"/>
    <w:rsid w:val="004B41C3"/>
    <w:rsid w:val="004B4373"/>
    <w:rsid w:val="004B4D56"/>
    <w:rsid w:val="004B504A"/>
    <w:rsid w:val="004B5074"/>
    <w:rsid w:val="004B6060"/>
    <w:rsid w:val="004B6289"/>
    <w:rsid w:val="004B7BE3"/>
    <w:rsid w:val="004C009E"/>
    <w:rsid w:val="004C07C8"/>
    <w:rsid w:val="004C0AB5"/>
    <w:rsid w:val="004C11A7"/>
    <w:rsid w:val="004C11F0"/>
    <w:rsid w:val="004C24F1"/>
    <w:rsid w:val="004C2F53"/>
    <w:rsid w:val="004C4D87"/>
    <w:rsid w:val="004C55DB"/>
    <w:rsid w:val="004C61CF"/>
    <w:rsid w:val="004C7602"/>
    <w:rsid w:val="004C765D"/>
    <w:rsid w:val="004C7CD4"/>
    <w:rsid w:val="004D0574"/>
    <w:rsid w:val="004D0A7C"/>
    <w:rsid w:val="004D1C7D"/>
    <w:rsid w:val="004D24D8"/>
    <w:rsid w:val="004D2632"/>
    <w:rsid w:val="004D2784"/>
    <w:rsid w:val="004D279B"/>
    <w:rsid w:val="004D2CF1"/>
    <w:rsid w:val="004D3428"/>
    <w:rsid w:val="004D4034"/>
    <w:rsid w:val="004D4536"/>
    <w:rsid w:val="004D4548"/>
    <w:rsid w:val="004D47BB"/>
    <w:rsid w:val="004D4E69"/>
    <w:rsid w:val="004D58BD"/>
    <w:rsid w:val="004D5B1C"/>
    <w:rsid w:val="004D5E94"/>
    <w:rsid w:val="004D6866"/>
    <w:rsid w:val="004D6B9B"/>
    <w:rsid w:val="004D705D"/>
    <w:rsid w:val="004D7385"/>
    <w:rsid w:val="004E023A"/>
    <w:rsid w:val="004E1167"/>
    <w:rsid w:val="004E1242"/>
    <w:rsid w:val="004E1B31"/>
    <w:rsid w:val="004E1BC9"/>
    <w:rsid w:val="004E1C26"/>
    <w:rsid w:val="004E1EDF"/>
    <w:rsid w:val="004E1F98"/>
    <w:rsid w:val="004E252D"/>
    <w:rsid w:val="004E2862"/>
    <w:rsid w:val="004E2AFE"/>
    <w:rsid w:val="004E4A89"/>
    <w:rsid w:val="004E5B84"/>
    <w:rsid w:val="004E5CBA"/>
    <w:rsid w:val="004E652C"/>
    <w:rsid w:val="004E787C"/>
    <w:rsid w:val="004F01CA"/>
    <w:rsid w:val="004F02CD"/>
    <w:rsid w:val="004F0870"/>
    <w:rsid w:val="004F0A40"/>
    <w:rsid w:val="004F0CB7"/>
    <w:rsid w:val="004F171B"/>
    <w:rsid w:val="004F1AB7"/>
    <w:rsid w:val="004F1C60"/>
    <w:rsid w:val="004F2601"/>
    <w:rsid w:val="004F2952"/>
    <w:rsid w:val="004F2C83"/>
    <w:rsid w:val="004F3D6D"/>
    <w:rsid w:val="004F3FE9"/>
    <w:rsid w:val="004F47F5"/>
    <w:rsid w:val="004F492C"/>
    <w:rsid w:val="004F5272"/>
    <w:rsid w:val="004F6084"/>
    <w:rsid w:val="004F6266"/>
    <w:rsid w:val="004F6634"/>
    <w:rsid w:val="004F685E"/>
    <w:rsid w:val="004F6C14"/>
    <w:rsid w:val="004F6C25"/>
    <w:rsid w:val="004F6D99"/>
    <w:rsid w:val="004F7394"/>
    <w:rsid w:val="004F76E3"/>
    <w:rsid w:val="004F7C11"/>
    <w:rsid w:val="005005DE"/>
    <w:rsid w:val="00501AFD"/>
    <w:rsid w:val="00501D02"/>
    <w:rsid w:val="0050213B"/>
    <w:rsid w:val="0050259D"/>
    <w:rsid w:val="00502918"/>
    <w:rsid w:val="00502AB4"/>
    <w:rsid w:val="00502B61"/>
    <w:rsid w:val="00502EF3"/>
    <w:rsid w:val="0050485E"/>
    <w:rsid w:val="0050494F"/>
    <w:rsid w:val="005051F0"/>
    <w:rsid w:val="00505259"/>
    <w:rsid w:val="00505BEF"/>
    <w:rsid w:val="00506098"/>
    <w:rsid w:val="00506573"/>
    <w:rsid w:val="00506C64"/>
    <w:rsid w:val="00506C90"/>
    <w:rsid w:val="00507422"/>
    <w:rsid w:val="00507995"/>
    <w:rsid w:val="0051045D"/>
    <w:rsid w:val="00510D76"/>
    <w:rsid w:val="00510FE3"/>
    <w:rsid w:val="0051165F"/>
    <w:rsid w:val="00511960"/>
    <w:rsid w:val="00511BCF"/>
    <w:rsid w:val="00512AD4"/>
    <w:rsid w:val="00512DDF"/>
    <w:rsid w:val="00513075"/>
    <w:rsid w:val="005137FB"/>
    <w:rsid w:val="00514286"/>
    <w:rsid w:val="005143E5"/>
    <w:rsid w:val="00514487"/>
    <w:rsid w:val="00514B56"/>
    <w:rsid w:val="00514F9C"/>
    <w:rsid w:val="00515015"/>
    <w:rsid w:val="005150CD"/>
    <w:rsid w:val="005151D3"/>
    <w:rsid w:val="005155C0"/>
    <w:rsid w:val="00515B65"/>
    <w:rsid w:val="00515B6F"/>
    <w:rsid w:val="00515C13"/>
    <w:rsid w:val="00515C97"/>
    <w:rsid w:val="00516064"/>
    <w:rsid w:val="005160D8"/>
    <w:rsid w:val="0051640F"/>
    <w:rsid w:val="00516D3A"/>
    <w:rsid w:val="005176AE"/>
    <w:rsid w:val="00517A40"/>
    <w:rsid w:val="005215AB"/>
    <w:rsid w:val="00521CD0"/>
    <w:rsid w:val="00521E9E"/>
    <w:rsid w:val="00522E2B"/>
    <w:rsid w:val="00524573"/>
    <w:rsid w:val="00524B84"/>
    <w:rsid w:val="00524BF8"/>
    <w:rsid w:val="0052619A"/>
    <w:rsid w:val="0052676D"/>
    <w:rsid w:val="00526AFA"/>
    <w:rsid w:val="0052722F"/>
    <w:rsid w:val="005275BA"/>
    <w:rsid w:val="00527AAD"/>
    <w:rsid w:val="00527F0C"/>
    <w:rsid w:val="00530379"/>
    <w:rsid w:val="00530D63"/>
    <w:rsid w:val="0053148C"/>
    <w:rsid w:val="005317DC"/>
    <w:rsid w:val="0053184B"/>
    <w:rsid w:val="005324A0"/>
    <w:rsid w:val="0053310A"/>
    <w:rsid w:val="0053311D"/>
    <w:rsid w:val="005336BA"/>
    <w:rsid w:val="005339CA"/>
    <w:rsid w:val="005339D2"/>
    <w:rsid w:val="00533F75"/>
    <w:rsid w:val="00534B41"/>
    <w:rsid w:val="00534BAB"/>
    <w:rsid w:val="00535206"/>
    <w:rsid w:val="00535D1C"/>
    <w:rsid w:val="00535D2F"/>
    <w:rsid w:val="00536CFB"/>
    <w:rsid w:val="0053720D"/>
    <w:rsid w:val="005374DA"/>
    <w:rsid w:val="00537B7C"/>
    <w:rsid w:val="00537C89"/>
    <w:rsid w:val="00537D03"/>
    <w:rsid w:val="00540159"/>
    <w:rsid w:val="0054029D"/>
    <w:rsid w:val="00540945"/>
    <w:rsid w:val="00540B6D"/>
    <w:rsid w:val="00540C3B"/>
    <w:rsid w:val="00540E76"/>
    <w:rsid w:val="0054117B"/>
    <w:rsid w:val="00541247"/>
    <w:rsid w:val="00541323"/>
    <w:rsid w:val="00541DFA"/>
    <w:rsid w:val="00542295"/>
    <w:rsid w:val="0054245B"/>
    <w:rsid w:val="0054292C"/>
    <w:rsid w:val="00543661"/>
    <w:rsid w:val="00543FFD"/>
    <w:rsid w:val="00544204"/>
    <w:rsid w:val="00544A24"/>
    <w:rsid w:val="00544AED"/>
    <w:rsid w:val="00544C2A"/>
    <w:rsid w:val="00545648"/>
    <w:rsid w:val="005457E8"/>
    <w:rsid w:val="00546033"/>
    <w:rsid w:val="0054657F"/>
    <w:rsid w:val="00546601"/>
    <w:rsid w:val="00547514"/>
    <w:rsid w:val="005521C7"/>
    <w:rsid w:val="0055270C"/>
    <w:rsid w:val="005530FB"/>
    <w:rsid w:val="0055327E"/>
    <w:rsid w:val="005534E2"/>
    <w:rsid w:val="0055373E"/>
    <w:rsid w:val="005538B9"/>
    <w:rsid w:val="00553A9A"/>
    <w:rsid w:val="00553F06"/>
    <w:rsid w:val="00553F35"/>
    <w:rsid w:val="0055447F"/>
    <w:rsid w:val="00555413"/>
    <w:rsid w:val="0055581D"/>
    <w:rsid w:val="005559B3"/>
    <w:rsid w:val="00555CAA"/>
    <w:rsid w:val="0055643B"/>
    <w:rsid w:val="0055651F"/>
    <w:rsid w:val="00556AD1"/>
    <w:rsid w:val="00556E11"/>
    <w:rsid w:val="0055773C"/>
    <w:rsid w:val="00557D8B"/>
    <w:rsid w:val="00560E69"/>
    <w:rsid w:val="005612B7"/>
    <w:rsid w:val="00561A3A"/>
    <w:rsid w:val="005620A5"/>
    <w:rsid w:val="00562BA3"/>
    <w:rsid w:val="00562D1F"/>
    <w:rsid w:val="005630E3"/>
    <w:rsid w:val="00563314"/>
    <w:rsid w:val="005635AE"/>
    <w:rsid w:val="0056372C"/>
    <w:rsid w:val="00564439"/>
    <w:rsid w:val="0056484F"/>
    <w:rsid w:val="005655D4"/>
    <w:rsid w:val="00566FEA"/>
    <w:rsid w:val="00567243"/>
    <w:rsid w:val="005679E9"/>
    <w:rsid w:val="00567A52"/>
    <w:rsid w:val="0057089A"/>
    <w:rsid w:val="005708B4"/>
    <w:rsid w:val="00570B8D"/>
    <w:rsid w:val="00571154"/>
    <w:rsid w:val="00572687"/>
    <w:rsid w:val="00572861"/>
    <w:rsid w:val="00572A0E"/>
    <w:rsid w:val="00572B55"/>
    <w:rsid w:val="00573567"/>
    <w:rsid w:val="005737E7"/>
    <w:rsid w:val="00573A55"/>
    <w:rsid w:val="00573B72"/>
    <w:rsid w:val="005752DF"/>
    <w:rsid w:val="00575682"/>
    <w:rsid w:val="00576E1B"/>
    <w:rsid w:val="00576F72"/>
    <w:rsid w:val="005771CA"/>
    <w:rsid w:val="005801D7"/>
    <w:rsid w:val="00580246"/>
    <w:rsid w:val="005802AD"/>
    <w:rsid w:val="00580FD4"/>
    <w:rsid w:val="005811AF"/>
    <w:rsid w:val="00581499"/>
    <w:rsid w:val="00581761"/>
    <w:rsid w:val="00581853"/>
    <w:rsid w:val="00581ADB"/>
    <w:rsid w:val="00582D03"/>
    <w:rsid w:val="00584C1C"/>
    <w:rsid w:val="00584F5F"/>
    <w:rsid w:val="005856DA"/>
    <w:rsid w:val="00585F82"/>
    <w:rsid w:val="0058632C"/>
    <w:rsid w:val="00586499"/>
    <w:rsid w:val="00586886"/>
    <w:rsid w:val="0058692B"/>
    <w:rsid w:val="00586CAE"/>
    <w:rsid w:val="00586DD2"/>
    <w:rsid w:val="00586F45"/>
    <w:rsid w:val="00587A42"/>
    <w:rsid w:val="00587F33"/>
    <w:rsid w:val="00590461"/>
    <w:rsid w:val="0059051D"/>
    <w:rsid w:val="005905DB"/>
    <w:rsid w:val="00590756"/>
    <w:rsid w:val="00590898"/>
    <w:rsid w:val="00590945"/>
    <w:rsid w:val="005936DF"/>
    <w:rsid w:val="005937CF"/>
    <w:rsid w:val="0059396F"/>
    <w:rsid w:val="005939AF"/>
    <w:rsid w:val="00594299"/>
    <w:rsid w:val="00594319"/>
    <w:rsid w:val="00594D22"/>
    <w:rsid w:val="0059516A"/>
    <w:rsid w:val="00595683"/>
    <w:rsid w:val="0059608C"/>
    <w:rsid w:val="005961F0"/>
    <w:rsid w:val="0059774D"/>
    <w:rsid w:val="0059792D"/>
    <w:rsid w:val="00597FEC"/>
    <w:rsid w:val="005A096B"/>
    <w:rsid w:val="005A18AA"/>
    <w:rsid w:val="005A3181"/>
    <w:rsid w:val="005A3552"/>
    <w:rsid w:val="005A4EFB"/>
    <w:rsid w:val="005A571E"/>
    <w:rsid w:val="005A5805"/>
    <w:rsid w:val="005A5C93"/>
    <w:rsid w:val="005A615E"/>
    <w:rsid w:val="005A6D5D"/>
    <w:rsid w:val="005B00DC"/>
    <w:rsid w:val="005B02AC"/>
    <w:rsid w:val="005B054D"/>
    <w:rsid w:val="005B096F"/>
    <w:rsid w:val="005B154D"/>
    <w:rsid w:val="005B1840"/>
    <w:rsid w:val="005B1F5D"/>
    <w:rsid w:val="005B3A0A"/>
    <w:rsid w:val="005B3BF4"/>
    <w:rsid w:val="005B4623"/>
    <w:rsid w:val="005B4B2D"/>
    <w:rsid w:val="005B4E3F"/>
    <w:rsid w:val="005B518C"/>
    <w:rsid w:val="005B6249"/>
    <w:rsid w:val="005B6544"/>
    <w:rsid w:val="005B7588"/>
    <w:rsid w:val="005B78CE"/>
    <w:rsid w:val="005C033F"/>
    <w:rsid w:val="005C0F79"/>
    <w:rsid w:val="005C1344"/>
    <w:rsid w:val="005C143D"/>
    <w:rsid w:val="005C1522"/>
    <w:rsid w:val="005C194B"/>
    <w:rsid w:val="005C196F"/>
    <w:rsid w:val="005C24F0"/>
    <w:rsid w:val="005C28C7"/>
    <w:rsid w:val="005C2C8B"/>
    <w:rsid w:val="005C2CA0"/>
    <w:rsid w:val="005C2FFD"/>
    <w:rsid w:val="005C3F36"/>
    <w:rsid w:val="005C413D"/>
    <w:rsid w:val="005C43B4"/>
    <w:rsid w:val="005C4C7E"/>
    <w:rsid w:val="005C5526"/>
    <w:rsid w:val="005C5824"/>
    <w:rsid w:val="005C6136"/>
    <w:rsid w:val="005C7157"/>
    <w:rsid w:val="005C7BF1"/>
    <w:rsid w:val="005D026E"/>
    <w:rsid w:val="005D0845"/>
    <w:rsid w:val="005D0B03"/>
    <w:rsid w:val="005D0E15"/>
    <w:rsid w:val="005D107A"/>
    <w:rsid w:val="005D1362"/>
    <w:rsid w:val="005D14BB"/>
    <w:rsid w:val="005D186D"/>
    <w:rsid w:val="005D1B36"/>
    <w:rsid w:val="005D29FB"/>
    <w:rsid w:val="005D3F53"/>
    <w:rsid w:val="005D4194"/>
    <w:rsid w:val="005D4B58"/>
    <w:rsid w:val="005D4F18"/>
    <w:rsid w:val="005D591C"/>
    <w:rsid w:val="005D6AB9"/>
    <w:rsid w:val="005D79E6"/>
    <w:rsid w:val="005E04C5"/>
    <w:rsid w:val="005E0DDB"/>
    <w:rsid w:val="005E12ED"/>
    <w:rsid w:val="005E135F"/>
    <w:rsid w:val="005E17FE"/>
    <w:rsid w:val="005E199D"/>
    <w:rsid w:val="005E1B2C"/>
    <w:rsid w:val="005E1DCB"/>
    <w:rsid w:val="005E23E6"/>
    <w:rsid w:val="005E2921"/>
    <w:rsid w:val="005E2FFE"/>
    <w:rsid w:val="005E3823"/>
    <w:rsid w:val="005E3FE9"/>
    <w:rsid w:val="005E430A"/>
    <w:rsid w:val="005E4A81"/>
    <w:rsid w:val="005E5640"/>
    <w:rsid w:val="005E5685"/>
    <w:rsid w:val="005E5AF4"/>
    <w:rsid w:val="005E6D95"/>
    <w:rsid w:val="005E706E"/>
    <w:rsid w:val="005F0734"/>
    <w:rsid w:val="005F1042"/>
    <w:rsid w:val="005F1593"/>
    <w:rsid w:val="005F23DF"/>
    <w:rsid w:val="005F2515"/>
    <w:rsid w:val="005F39EE"/>
    <w:rsid w:val="005F4039"/>
    <w:rsid w:val="005F4434"/>
    <w:rsid w:val="005F54BB"/>
    <w:rsid w:val="005F54CD"/>
    <w:rsid w:val="005F5947"/>
    <w:rsid w:val="005F5C0B"/>
    <w:rsid w:val="005F65DA"/>
    <w:rsid w:val="005F6880"/>
    <w:rsid w:val="005F6DFA"/>
    <w:rsid w:val="005F6FAA"/>
    <w:rsid w:val="005F710A"/>
    <w:rsid w:val="005F7508"/>
    <w:rsid w:val="005F7F5F"/>
    <w:rsid w:val="005F7FAE"/>
    <w:rsid w:val="006002B8"/>
    <w:rsid w:val="00600E20"/>
    <w:rsid w:val="0060106F"/>
    <w:rsid w:val="0060187F"/>
    <w:rsid w:val="00601971"/>
    <w:rsid w:val="00601D55"/>
    <w:rsid w:val="00602597"/>
    <w:rsid w:val="0060295D"/>
    <w:rsid w:val="00604036"/>
    <w:rsid w:val="006041BF"/>
    <w:rsid w:val="006045DF"/>
    <w:rsid w:val="00604AB3"/>
    <w:rsid w:val="00604EC5"/>
    <w:rsid w:val="00605340"/>
    <w:rsid w:val="006054B7"/>
    <w:rsid w:val="00605D64"/>
    <w:rsid w:val="00606054"/>
    <w:rsid w:val="0060702F"/>
    <w:rsid w:val="00607559"/>
    <w:rsid w:val="00610B0B"/>
    <w:rsid w:val="00611A28"/>
    <w:rsid w:val="00611A52"/>
    <w:rsid w:val="00611B33"/>
    <w:rsid w:val="00612D70"/>
    <w:rsid w:val="00613D68"/>
    <w:rsid w:val="00613E42"/>
    <w:rsid w:val="006143B3"/>
    <w:rsid w:val="006144FA"/>
    <w:rsid w:val="006146FD"/>
    <w:rsid w:val="00614984"/>
    <w:rsid w:val="00614C0E"/>
    <w:rsid w:val="00614CA1"/>
    <w:rsid w:val="006150B5"/>
    <w:rsid w:val="006153B8"/>
    <w:rsid w:val="00615836"/>
    <w:rsid w:val="00615AB5"/>
    <w:rsid w:val="0061608B"/>
    <w:rsid w:val="006163D7"/>
    <w:rsid w:val="00616977"/>
    <w:rsid w:val="006171DA"/>
    <w:rsid w:val="00620181"/>
    <w:rsid w:val="006209DE"/>
    <w:rsid w:val="00621022"/>
    <w:rsid w:val="00621A13"/>
    <w:rsid w:val="006227BF"/>
    <w:rsid w:val="00622983"/>
    <w:rsid w:val="00622DD3"/>
    <w:rsid w:val="00622F68"/>
    <w:rsid w:val="00623477"/>
    <w:rsid w:val="00623FC4"/>
    <w:rsid w:val="00624623"/>
    <w:rsid w:val="00625241"/>
    <w:rsid w:val="00625B91"/>
    <w:rsid w:val="00625E46"/>
    <w:rsid w:val="006269D6"/>
    <w:rsid w:val="00626AD3"/>
    <w:rsid w:val="00626E48"/>
    <w:rsid w:val="00627134"/>
    <w:rsid w:val="006275BF"/>
    <w:rsid w:val="00627C86"/>
    <w:rsid w:val="0063002F"/>
    <w:rsid w:val="006306B7"/>
    <w:rsid w:val="00630E0E"/>
    <w:rsid w:val="006310FA"/>
    <w:rsid w:val="00631136"/>
    <w:rsid w:val="006317A8"/>
    <w:rsid w:val="006326C8"/>
    <w:rsid w:val="00632AF5"/>
    <w:rsid w:val="00632E9B"/>
    <w:rsid w:val="00633129"/>
    <w:rsid w:val="0063403C"/>
    <w:rsid w:val="00634090"/>
    <w:rsid w:val="00634B54"/>
    <w:rsid w:val="00634FC6"/>
    <w:rsid w:val="0063512F"/>
    <w:rsid w:val="006352D0"/>
    <w:rsid w:val="006354D0"/>
    <w:rsid w:val="0063607B"/>
    <w:rsid w:val="006366CA"/>
    <w:rsid w:val="0063676C"/>
    <w:rsid w:val="00636D9B"/>
    <w:rsid w:val="00636EDD"/>
    <w:rsid w:val="006375B5"/>
    <w:rsid w:val="00637835"/>
    <w:rsid w:val="00640C96"/>
    <w:rsid w:val="00640D24"/>
    <w:rsid w:val="00641657"/>
    <w:rsid w:val="00641AC3"/>
    <w:rsid w:val="00641BF8"/>
    <w:rsid w:val="0064205C"/>
    <w:rsid w:val="006420F7"/>
    <w:rsid w:val="00642447"/>
    <w:rsid w:val="00642773"/>
    <w:rsid w:val="00642A43"/>
    <w:rsid w:val="00642F52"/>
    <w:rsid w:val="00643397"/>
    <w:rsid w:val="0064353B"/>
    <w:rsid w:val="006435E2"/>
    <w:rsid w:val="0064391D"/>
    <w:rsid w:val="00643AFB"/>
    <w:rsid w:val="00643B6B"/>
    <w:rsid w:val="00643C5A"/>
    <w:rsid w:val="00643D12"/>
    <w:rsid w:val="00643FC7"/>
    <w:rsid w:val="00643FE0"/>
    <w:rsid w:val="00644223"/>
    <w:rsid w:val="00644390"/>
    <w:rsid w:val="00644BAF"/>
    <w:rsid w:val="00644DBD"/>
    <w:rsid w:val="00644E07"/>
    <w:rsid w:val="00644E28"/>
    <w:rsid w:val="0064503A"/>
    <w:rsid w:val="00645B51"/>
    <w:rsid w:val="00645EDE"/>
    <w:rsid w:val="00646761"/>
    <w:rsid w:val="006468CD"/>
    <w:rsid w:val="00646A85"/>
    <w:rsid w:val="006472DF"/>
    <w:rsid w:val="00650780"/>
    <w:rsid w:val="00651A8C"/>
    <w:rsid w:val="00651B8F"/>
    <w:rsid w:val="00652383"/>
    <w:rsid w:val="00652A20"/>
    <w:rsid w:val="006532DD"/>
    <w:rsid w:val="00653317"/>
    <w:rsid w:val="006539E8"/>
    <w:rsid w:val="00653F24"/>
    <w:rsid w:val="006542F0"/>
    <w:rsid w:val="0065539F"/>
    <w:rsid w:val="00655AA6"/>
    <w:rsid w:val="00656D81"/>
    <w:rsid w:val="0065798F"/>
    <w:rsid w:val="00660953"/>
    <w:rsid w:val="00660A6A"/>
    <w:rsid w:val="00660BDC"/>
    <w:rsid w:val="00660E44"/>
    <w:rsid w:val="00660F8F"/>
    <w:rsid w:val="006613C6"/>
    <w:rsid w:val="00661E66"/>
    <w:rsid w:val="0066379A"/>
    <w:rsid w:val="00663B3B"/>
    <w:rsid w:val="00663C24"/>
    <w:rsid w:val="00663CD5"/>
    <w:rsid w:val="00664424"/>
    <w:rsid w:val="0066467F"/>
    <w:rsid w:val="00664F1D"/>
    <w:rsid w:val="00665CA6"/>
    <w:rsid w:val="00665CCA"/>
    <w:rsid w:val="00666A25"/>
    <w:rsid w:val="00666A47"/>
    <w:rsid w:val="00666F3A"/>
    <w:rsid w:val="00666F9A"/>
    <w:rsid w:val="006672F3"/>
    <w:rsid w:val="0067052A"/>
    <w:rsid w:val="006706DD"/>
    <w:rsid w:val="00670730"/>
    <w:rsid w:val="00671A6D"/>
    <w:rsid w:val="00671A88"/>
    <w:rsid w:val="00672156"/>
    <w:rsid w:val="00672713"/>
    <w:rsid w:val="006727C1"/>
    <w:rsid w:val="00672A1C"/>
    <w:rsid w:val="00672D31"/>
    <w:rsid w:val="0067313E"/>
    <w:rsid w:val="00674042"/>
    <w:rsid w:val="0067457D"/>
    <w:rsid w:val="006748B6"/>
    <w:rsid w:val="006749DC"/>
    <w:rsid w:val="0067587E"/>
    <w:rsid w:val="00675C48"/>
    <w:rsid w:val="0067600F"/>
    <w:rsid w:val="00676A54"/>
    <w:rsid w:val="00676F9D"/>
    <w:rsid w:val="00677511"/>
    <w:rsid w:val="006776D3"/>
    <w:rsid w:val="00677986"/>
    <w:rsid w:val="006806DB"/>
    <w:rsid w:val="00681248"/>
    <w:rsid w:val="006815B2"/>
    <w:rsid w:val="0068166B"/>
    <w:rsid w:val="00681C1F"/>
    <w:rsid w:val="00681CE1"/>
    <w:rsid w:val="0068264C"/>
    <w:rsid w:val="00682D3C"/>
    <w:rsid w:val="00682EAB"/>
    <w:rsid w:val="00682F24"/>
    <w:rsid w:val="006832C0"/>
    <w:rsid w:val="00683515"/>
    <w:rsid w:val="00683565"/>
    <w:rsid w:val="00683635"/>
    <w:rsid w:val="0068368D"/>
    <w:rsid w:val="0068416A"/>
    <w:rsid w:val="00684850"/>
    <w:rsid w:val="006850D7"/>
    <w:rsid w:val="006854AE"/>
    <w:rsid w:val="0068557D"/>
    <w:rsid w:val="00685AE6"/>
    <w:rsid w:val="006867F6"/>
    <w:rsid w:val="00686D0C"/>
    <w:rsid w:val="006876D3"/>
    <w:rsid w:val="00687B7B"/>
    <w:rsid w:val="00687F54"/>
    <w:rsid w:val="006900B9"/>
    <w:rsid w:val="00690696"/>
    <w:rsid w:val="006907BC"/>
    <w:rsid w:val="00690EEF"/>
    <w:rsid w:val="00690F68"/>
    <w:rsid w:val="0069175D"/>
    <w:rsid w:val="00692A1F"/>
    <w:rsid w:val="00692ADA"/>
    <w:rsid w:val="00693C4B"/>
    <w:rsid w:val="00694436"/>
    <w:rsid w:val="00694584"/>
    <w:rsid w:val="00694E82"/>
    <w:rsid w:val="0069533E"/>
    <w:rsid w:val="00695974"/>
    <w:rsid w:val="0069685B"/>
    <w:rsid w:val="00696B60"/>
    <w:rsid w:val="00697333"/>
    <w:rsid w:val="00697A4B"/>
    <w:rsid w:val="00697C9C"/>
    <w:rsid w:val="00697FD8"/>
    <w:rsid w:val="006A131F"/>
    <w:rsid w:val="006A1652"/>
    <w:rsid w:val="006A1DD0"/>
    <w:rsid w:val="006A3169"/>
    <w:rsid w:val="006A3C95"/>
    <w:rsid w:val="006A588E"/>
    <w:rsid w:val="006A70B7"/>
    <w:rsid w:val="006A7704"/>
    <w:rsid w:val="006A7C81"/>
    <w:rsid w:val="006A7C93"/>
    <w:rsid w:val="006A7D34"/>
    <w:rsid w:val="006A7EDF"/>
    <w:rsid w:val="006B017C"/>
    <w:rsid w:val="006B1589"/>
    <w:rsid w:val="006B16A8"/>
    <w:rsid w:val="006B1948"/>
    <w:rsid w:val="006B2480"/>
    <w:rsid w:val="006B266A"/>
    <w:rsid w:val="006B27B5"/>
    <w:rsid w:val="006B3234"/>
    <w:rsid w:val="006B3B5B"/>
    <w:rsid w:val="006B4005"/>
    <w:rsid w:val="006B4BB1"/>
    <w:rsid w:val="006B5328"/>
    <w:rsid w:val="006B5AE7"/>
    <w:rsid w:val="006B5C50"/>
    <w:rsid w:val="006B5E57"/>
    <w:rsid w:val="006B5FB2"/>
    <w:rsid w:val="006B6B26"/>
    <w:rsid w:val="006C100E"/>
    <w:rsid w:val="006C15CF"/>
    <w:rsid w:val="006C1619"/>
    <w:rsid w:val="006C1DD9"/>
    <w:rsid w:val="006C1DEE"/>
    <w:rsid w:val="006C1E29"/>
    <w:rsid w:val="006C1F1B"/>
    <w:rsid w:val="006C21F6"/>
    <w:rsid w:val="006C2A93"/>
    <w:rsid w:val="006C327B"/>
    <w:rsid w:val="006C5BC4"/>
    <w:rsid w:val="006C6186"/>
    <w:rsid w:val="006C6629"/>
    <w:rsid w:val="006C693C"/>
    <w:rsid w:val="006C6C48"/>
    <w:rsid w:val="006C73DF"/>
    <w:rsid w:val="006C7EC1"/>
    <w:rsid w:val="006D0575"/>
    <w:rsid w:val="006D09C5"/>
    <w:rsid w:val="006D0AA0"/>
    <w:rsid w:val="006D0BC0"/>
    <w:rsid w:val="006D0FDA"/>
    <w:rsid w:val="006D1498"/>
    <w:rsid w:val="006D1501"/>
    <w:rsid w:val="006D1929"/>
    <w:rsid w:val="006D198F"/>
    <w:rsid w:val="006D1B7D"/>
    <w:rsid w:val="006D22E1"/>
    <w:rsid w:val="006D25A2"/>
    <w:rsid w:val="006D3627"/>
    <w:rsid w:val="006D3A31"/>
    <w:rsid w:val="006D4040"/>
    <w:rsid w:val="006D407F"/>
    <w:rsid w:val="006D42F2"/>
    <w:rsid w:val="006D56B7"/>
    <w:rsid w:val="006D6193"/>
    <w:rsid w:val="006D62ED"/>
    <w:rsid w:val="006D7547"/>
    <w:rsid w:val="006D7978"/>
    <w:rsid w:val="006E01C5"/>
    <w:rsid w:val="006E0520"/>
    <w:rsid w:val="006E0742"/>
    <w:rsid w:val="006E078B"/>
    <w:rsid w:val="006E1015"/>
    <w:rsid w:val="006E156B"/>
    <w:rsid w:val="006E207A"/>
    <w:rsid w:val="006E2401"/>
    <w:rsid w:val="006E2C01"/>
    <w:rsid w:val="006E375D"/>
    <w:rsid w:val="006E3879"/>
    <w:rsid w:val="006E3BF5"/>
    <w:rsid w:val="006E403D"/>
    <w:rsid w:val="006E4190"/>
    <w:rsid w:val="006E534E"/>
    <w:rsid w:val="006E5E87"/>
    <w:rsid w:val="006E6141"/>
    <w:rsid w:val="006E7936"/>
    <w:rsid w:val="006E7BC7"/>
    <w:rsid w:val="006F01A4"/>
    <w:rsid w:val="006F0BED"/>
    <w:rsid w:val="006F0E81"/>
    <w:rsid w:val="006F0F8E"/>
    <w:rsid w:val="006F15C3"/>
    <w:rsid w:val="006F17E4"/>
    <w:rsid w:val="006F225E"/>
    <w:rsid w:val="006F2364"/>
    <w:rsid w:val="006F2A11"/>
    <w:rsid w:val="006F2D8A"/>
    <w:rsid w:val="006F3243"/>
    <w:rsid w:val="006F37A1"/>
    <w:rsid w:val="006F557E"/>
    <w:rsid w:val="006F5916"/>
    <w:rsid w:val="006F5B5B"/>
    <w:rsid w:val="006F5EA9"/>
    <w:rsid w:val="006F6B55"/>
    <w:rsid w:val="006F79B1"/>
    <w:rsid w:val="006F7AE4"/>
    <w:rsid w:val="007000DC"/>
    <w:rsid w:val="0070192C"/>
    <w:rsid w:val="00702016"/>
    <w:rsid w:val="00702573"/>
    <w:rsid w:val="00702E03"/>
    <w:rsid w:val="00703103"/>
    <w:rsid w:val="00703674"/>
    <w:rsid w:val="007039DC"/>
    <w:rsid w:val="007051CB"/>
    <w:rsid w:val="007052FF"/>
    <w:rsid w:val="00705BBD"/>
    <w:rsid w:val="00705E0C"/>
    <w:rsid w:val="00705E0F"/>
    <w:rsid w:val="007078EB"/>
    <w:rsid w:val="00707BB0"/>
    <w:rsid w:val="0071013B"/>
    <w:rsid w:val="007101F6"/>
    <w:rsid w:val="007106B1"/>
    <w:rsid w:val="00710802"/>
    <w:rsid w:val="007113C5"/>
    <w:rsid w:val="00712E13"/>
    <w:rsid w:val="00713FF4"/>
    <w:rsid w:val="007142C3"/>
    <w:rsid w:val="00714722"/>
    <w:rsid w:val="007148DE"/>
    <w:rsid w:val="00714ADA"/>
    <w:rsid w:val="00715797"/>
    <w:rsid w:val="007163AB"/>
    <w:rsid w:val="00716FDA"/>
    <w:rsid w:val="0071721D"/>
    <w:rsid w:val="0071741E"/>
    <w:rsid w:val="00717ACD"/>
    <w:rsid w:val="00717FC6"/>
    <w:rsid w:val="007208D4"/>
    <w:rsid w:val="00720F53"/>
    <w:rsid w:val="007215DD"/>
    <w:rsid w:val="00721931"/>
    <w:rsid w:val="00722507"/>
    <w:rsid w:val="00722E39"/>
    <w:rsid w:val="00724046"/>
    <w:rsid w:val="007243D1"/>
    <w:rsid w:val="00724485"/>
    <w:rsid w:val="00724537"/>
    <w:rsid w:val="00724545"/>
    <w:rsid w:val="00724E88"/>
    <w:rsid w:val="00725117"/>
    <w:rsid w:val="0072520F"/>
    <w:rsid w:val="00725380"/>
    <w:rsid w:val="007254A1"/>
    <w:rsid w:val="007257A0"/>
    <w:rsid w:val="00725B78"/>
    <w:rsid w:val="00726B76"/>
    <w:rsid w:val="00726BFA"/>
    <w:rsid w:val="007276D3"/>
    <w:rsid w:val="00727AE0"/>
    <w:rsid w:val="00731947"/>
    <w:rsid w:val="00731C05"/>
    <w:rsid w:val="00731CA4"/>
    <w:rsid w:val="00732526"/>
    <w:rsid w:val="007326EE"/>
    <w:rsid w:val="00733CA8"/>
    <w:rsid w:val="007344B3"/>
    <w:rsid w:val="00734B89"/>
    <w:rsid w:val="00734DBD"/>
    <w:rsid w:val="007357E7"/>
    <w:rsid w:val="0073601A"/>
    <w:rsid w:val="00736410"/>
    <w:rsid w:val="007368C9"/>
    <w:rsid w:val="007369EC"/>
    <w:rsid w:val="00736D98"/>
    <w:rsid w:val="00737085"/>
    <w:rsid w:val="00737A48"/>
    <w:rsid w:val="00737F8C"/>
    <w:rsid w:val="0074092F"/>
    <w:rsid w:val="00740DFE"/>
    <w:rsid w:val="007411F7"/>
    <w:rsid w:val="007427FC"/>
    <w:rsid w:val="0074417E"/>
    <w:rsid w:val="0074419D"/>
    <w:rsid w:val="0074453F"/>
    <w:rsid w:val="0074505D"/>
    <w:rsid w:val="00745E18"/>
    <w:rsid w:val="00746107"/>
    <w:rsid w:val="00746491"/>
    <w:rsid w:val="00746ACB"/>
    <w:rsid w:val="00746C0C"/>
    <w:rsid w:val="00747D9E"/>
    <w:rsid w:val="007501FA"/>
    <w:rsid w:val="0075121C"/>
    <w:rsid w:val="00751554"/>
    <w:rsid w:val="0075201C"/>
    <w:rsid w:val="007534C4"/>
    <w:rsid w:val="00753808"/>
    <w:rsid w:val="00753C9A"/>
    <w:rsid w:val="00753EFF"/>
    <w:rsid w:val="00754103"/>
    <w:rsid w:val="00754840"/>
    <w:rsid w:val="00754C46"/>
    <w:rsid w:val="00754D12"/>
    <w:rsid w:val="00754D15"/>
    <w:rsid w:val="00754FE6"/>
    <w:rsid w:val="00755CD9"/>
    <w:rsid w:val="0075633D"/>
    <w:rsid w:val="007563A7"/>
    <w:rsid w:val="00756438"/>
    <w:rsid w:val="0075646A"/>
    <w:rsid w:val="007565EF"/>
    <w:rsid w:val="007574BF"/>
    <w:rsid w:val="00757D24"/>
    <w:rsid w:val="00757D53"/>
    <w:rsid w:val="00760D64"/>
    <w:rsid w:val="00761BB0"/>
    <w:rsid w:val="00761C4B"/>
    <w:rsid w:val="00762448"/>
    <w:rsid w:val="00762936"/>
    <w:rsid w:val="00762BB1"/>
    <w:rsid w:val="007632F0"/>
    <w:rsid w:val="00763360"/>
    <w:rsid w:val="0076351A"/>
    <w:rsid w:val="007645E3"/>
    <w:rsid w:val="00764947"/>
    <w:rsid w:val="00764AF0"/>
    <w:rsid w:val="00764FA4"/>
    <w:rsid w:val="00765209"/>
    <w:rsid w:val="007654B5"/>
    <w:rsid w:val="007658F1"/>
    <w:rsid w:val="0076690D"/>
    <w:rsid w:val="00767285"/>
    <w:rsid w:val="00767834"/>
    <w:rsid w:val="00767E50"/>
    <w:rsid w:val="00770112"/>
    <w:rsid w:val="007709CF"/>
    <w:rsid w:val="00770E25"/>
    <w:rsid w:val="00770EAF"/>
    <w:rsid w:val="00771125"/>
    <w:rsid w:val="00771733"/>
    <w:rsid w:val="00771AFD"/>
    <w:rsid w:val="00771D9E"/>
    <w:rsid w:val="00772A08"/>
    <w:rsid w:val="00772C3D"/>
    <w:rsid w:val="007735C3"/>
    <w:rsid w:val="00773A25"/>
    <w:rsid w:val="00773BAE"/>
    <w:rsid w:val="00773FFC"/>
    <w:rsid w:val="007744ED"/>
    <w:rsid w:val="007759F1"/>
    <w:rsid w:val="007763D3"/>
    <w:rsid w:val="00776D06"/>
    <w:rsid w:val="00777EC5"/>
    <w:rsid w:val="007807C5"/>
    <w:rsid w:val="00780AD8"/>
    <w:rsid w:val="0078124D"/>
    <w:rsid w:val="00781E9B"/>
    <w:rsid w:val="00782376"/>
    <w:rsid w:val="00782A0A"/>
    <w:rsid w:val="00783050"/>
    <w:rsid w:val="007835A6"/>
    <w:rsid w:val="00783692"/>
    <w:rsid w:val="00783D2A"/>
    <w:rsid w:val="00783FCB"/>
    <w:rsid w:val="00784574"/>
    <w:rsid w:val="007851DF"/>
    <w:rsid w:val="00785534"/>
    <w:rsid w:val="0078605C"/>
    <w:rsid w:val="00786B4A"/>
    <w:rsid w:val="00786DC2"/>
    <w:rsid w:val="00787224"/>
    <w:rsid w:val="00787734"/>
    <w:rsid w:val="00787892"/>
    <w:rsid w:val="00790098"/>
    <w:rsid w:val="00790683"/>
    <w:rsid w:val="00790AE9"/>
    <w:rsid w:val="00791521"/>
    <w:rsid w:val="0079159D"/>
    <w:rsid w:val="007919B7"/>
    <w:rsid w:val="0079245D"/>
    <w:rsid w:val="00793728"/>
    <w:rsid w:val="0079388B"/>
    <w:rsid w:val="00793B08"/>
    <w:rsid w:val="00794558"/>
    <w:rsid w:val="007948FA"/>
    <w:rsid w:val="00794F78"/>
    <w:rsid w:val="00795464"/>
    <w:rsid w:val="00795D82"/>
    <w:rsid w:val="00796064"/>
    <w:rsid w:val="007970A5"/>
    <w:rsid w:val="007A0589"/>
    <w:rsid w:val="007A05D2"/>
    <w:rsid w:val="007A1737"/>
    <w:rsid w:val="007A18EA"/>
    <w:rsid w:val="007A239F"/>
    <w:rsid w:val="007A3512"/>
    <w:rsid w:val="007A37DA"/>
    <w:rsid w:val="007A40F6"/>
    <w:rsid w:val="007A41B7"/>
    <w:rsid w:val="007A494E"/>
    <w:rsid w:val="007A495D"/>
    <w:rsid w:val="007A4967"/>
    <w:rsid w:val="007A4F76"/>
    <w:rsid w:val="007A4FC2"/>
    <w:rsid w:val="007A5BBE"/>
    <w:rsid w:val="007A5C8D"/>
    <w:rsid w:val="007A6380"/>
    <w:rsid w:val="007A63EB"/>
    <w:rsid w:val="007A765C"/>
    <w:rsid w:val="007B0109"/>
    <w:rsid w:val="007B030A"/>
    <w:rsid w:val="007B15B3"/>
    <w:rsid w:val="007B1E61"/>
    <w:rsid w:val="007B2379"/>
    <w:rsid w:val="007B2461"/>
    <w:rsid w:val="007B2632"/>
    <w:rsid w:val="007B2E2C"/>
    <w:rsid w:val="007B3B02"/>
    <w:rsid w:val="007B502B"/>
    <w:rsid w:val="007B5203"/>
    <w:rsid w:val="007B5A6E"/>
    <w:rsid w:val="007B5FD9"/>
    <w:rsid w:val="007B6183"/>
    <w:rsid w:val="007B7382"/>
    <w:rsid w:val="007B7845"/>
    <w:rsid w:val="007B7997"/>
    <w:rsid w:val="007B7D86"/>
    <w:rsid w:val="007B7F14"/>
    <w:rsid w:val="007C04AC"/>
    <w:rsid w:val="007C0B59"/>
    <w:rsid w:val="007C0FF8"/>
    <w:rsid w:val="007C1202"/>
    <w:rsid w:val="007C154B"/>
    <w:rsid w:val="007C1CAF"/>
    <w:rsid w:val="007C1DB6"/>
    <w:rsid w:val="007C1EE7"/>
    <w:rsid w:val="007C1F04"/>
    <w:rsid w:val="007C2AEE"/>
    <w:rsid w:val="007C2DF3"/>
    <w:rsid w:val="007C2FF8"/>
    <w:rsid w:val="007C36E1"/>
    <w:rsid w:val="007C3C3C"/>
    <w:rsid w:val="007C3E30"/>
    <w:rsid w:val="007C41F4"/>
    <w:rsid w:val="007C42AC"/>
    <w:rsid w:val="007C4A95"/>
    <w:rsid w:val="007C4D62"/>
    <w:rsid w:val="007C4F38"/>
    <w:rsid w:val="007C5428"/>
    <w:rsid w:val="007C64FC"/>
    <w:rsid w:val="007C6863"/>
    <w:rsid w:val="007C7182"/>
    <w:rsid w:val="007C7E70"/>
    <w:rsid w:val="007D09DE"/>
    <w:rsid w:val="007D0B22"/>
    <w:rsid w:val="007D0FFF"/>
    <w:rsid w:val="007D1470"/>
    <w:rsid w:val="007D1BD5"/>
    <w:rsid w:val="007D1ECF"/>
    <w:rsid w:val="007D313C"/>
    <w:rsid w:val="007D35CC"/>
    <w:rsid w:val="007D369B"/>
    <w:rsid w:val="007D376D"/>
    <w:rsid w:val="007D3845"/>
    <w:rsid w:val="007D39A3"/>
    <w:rsid w:val="007D3BA8"/>
    <w:rsid w:val="007D3FA2"/>
    <w:rsid w:val="007D45A0"/>
    <w:rsid w:val="007D46FB"/>
    <w:rsid w:val="007D47C3"/>
    <w:rsid w:val="007D4812"/>
    <w:rsid w:val="007D48BD"/>
    <w:rsid w:val="007D6B58"/>
    <w:rsid w:val="007D7558"/>
    <w:rsid w:val="007D7824"/>
    <w:rsid w:val="007E0925"/>
    <w:rsid w:val="007E17E0"/>
    <w:rsid w:val="007E1DB1"/>
    <w:rsid w:val="007E2385"/>
    <w:rsid w:val="007E24E6"/>
    <w:rsid w:val="007E29E2"/>
    <w:rsid w:val="007E2E3B"/>
    <w:rsid w:val="007E2F5B"/>
    <w:rsid w:val="007E3748"/>
    <w:rsid w:val="007E3A5C"/>
    <w:rsid w:val="007E44C1"/>
    <w:rsid w:val="007E4668"/>
    <w:rsid w:val="007E48B2"/>
    <w:rsid w:val="007E5039"/>
    <w:rsid w:val="007E5D3C"/>
    <w:rsid w:val="007E5F92"/>
    <w:rsid w:val="007E7589"/>
    <w:rsid w:val="007E7E47"/>
    <w:rsid w:val="007E7FBE"/>
    <w:rsid w:val="007F02CD"/>
    <w:rsid w:val="007F0898"/>
    <w:rsid w:val="007F0DBF"/>
    <w:rsid w:val="007F13AD"/>
    <w:rsid w:val="007F144B"/>
    <w:rsid w:val="007F21D4"/>
    <w:rsid w:val="007F293D"/>
    <w:rsid w:val="007F2FF2"/>
    <w:rsid w:val="007F3331"/>
    <w:rsid w:val="007F38A2"/>
    <w:rsid w:val="007F42A7"/>
    <w:rsid w:val="007F4C78"/>
    <w:rsid w:val="007F5083"/>
    <w:rsid w:val="007F50B2"/>
    <w:rsid w:val="007F5968"/>
    <w:rsid w:val="007F5D07"/>
    <w:rsid w:val="007F6FCE"/>
    <w:rsid w:val="007F73E4"/>
    <w:rsid w:val="007F77EA"/>
    <w:rsid w:val="007F78A0"/>
    <w:rsid w:val="007F7A59"/>
    <w:rsid w:val="008000BF"/>
    <w:rsid w:val="00801578"/>
    <w:rsid w:val="00801979"/>
    <w:rsid w:val="0080248B"/>
    <w:rsid w:val="00802586"/>
    <w:rsid w:val="00802B41"/>
    <w:rsid w:val="008032A6"/>
    <w:rsid w:val="00803654"/>
    <w:rsid w:val="00803B55"/>
    <w:rsid w:val="00804470"/>
    <w:rsid w:val="00804A22"/>
    <w:rsid w:val="00805FD9"/>
    <w:rsid w:val="008060E8"/>
    <w:rsid w:val="00806FD6"/>
    <w:rsid w:val="008072DD"/>
    <w:rsid w:val="008074EA"/>
    <w:rsid w:val="00807A0F"/>
    <w:rsid w:val="00807B21"/>
    <w:rsid w:val="0081080C"/>
    <w:rsid w:val="00810AC1"/>
    <w:rsid w:val="008110EF"/>
    <w:rsid w:val="00811A1D"/>
    <w:rsid w:val="00811D41"/>
    <w:rsid w:val="00812320"/>
    <w:rsid w:val="008128B3"/>
    <w:rsid w:val="00812A37"/>
    <w:rsid w:val="00812A3A"/>
    <w:rsid w:val="00812A6C"/>
    <w:rsid w:val="0081313B"/>
    <w:rsid w:val="00813B6E"/>
    <w:rsid w:val="00813CC2"/>
    <w:rsid w:val="008140CA"/>
    <w:rsid w:val="00814A8F"/>
    <w:rsid w:val="00816496"/>
    <w:rsid w:val="008167AF"/>
    <w:rsid w:val="00816CB0"/>
    <w:rsid w:val="00817432"/>
    <w:rsid w:val="00817545"/>
    <w:rsid w:val="00820769"/>
    <w:rsid w:val="00820E42"/>
    <w:rsid w:val="00821209"/>
    <w:rsid w:val="0082273C"/>
    <w:rsid w:val="00822AC2"/>
    <w:rsid w:val="008232CC"/>
    <w:rsid w:val="00823964"/>
    <w:rsid w:val="00824063"/>
    <w:rsid w:val="00824136"/>
    <w:rsid w:val="00824D35"/>
    <w:rsid w:val="00824D3D"/>
    <w:rsid w:val="00825095"/>
    <w:rsid w:val="00825A1B"/>
    <w:rsid w:val="00825EED"/>
    <w:rsid w:val="008264DE"/>
    <w:rsid w:val="008267B7"/>
    <w:rsid w:val="008267BB"/>
    <w:rsid w:val="00826A78"/>
    <w:rsid w:val="00826BE8"/>
    <w:rsid w:val="00827F34"/>
    <w:rsid w:val="008319B8"/>
    <w:rsid w:val="00831A52"/>
    <w:rsid w:val="00831A90"/>
    <w:rsid w:val="008326B9"/>
    <w:rsid w:val="00832E7A"/>
    <w:rsid w:val="008338FB"/>
    <w:rsid w:val="0083424D"/>
    <w:rsid w:val="0083426D"/>
    <w:rsid w:val="00834665"/>
    <w:rsid w:val="00834A1F"/>
    <w:rsid w:val="00834AED"/>
    <w:rsid w:val="00834BDC"/>
    <w:rsid w:val="00834F26"/>
    <w:rsid w:val="00835E05"/>
    <w:rsid w:val="008365DD"/>
    <w:rsid w:val="00836705"/>
    <w:rsid w:val="00836ED3"/>
    <w:rsid w:val="00836FC1"/>
    <w:rsid w:val="00837B2A"/>
    <w:rsid w:val="00837D09"/>
    <w:rsid w:val="00837F6A"/>
    <w:rsid w:val="00841855"/>
    <w:rsid w:val="008418EF"/>
    <w:rsid w:val="00841E31"/>
    <w:rsid w:val="00842B5C"/>
    <w:rsid w:val="00842DBF"/>
    <w:rsid w:val="00843B36"/>
    <w:rsid w:val="00843F4B"/>
    <w:rsid w:val="00844452"/>
    <w:rsid w:val="0084470A"/>
    <w:rsid w:val="00844DF6"/>
    <w:rsid w:val="00846101"/>
    <w:rsid w:val="00846BCA"/>
    <w:rsid w:val="0084755D"/>
    <w:rsid w:val="0085052B"/>
    <w:rsid w:val="0085054C"/>
    <w:rsid w:val="00850D19"/>
    <w:rsid w:val="0085106A"/>
    <w:rsid w:val="008510E7"/>
    <w:rsid w:val="0085137F"/>
    <w:rsid w:val="008520EE"/>
    <w:rsid w:val="008526FF"/>
    <w:rsid w:val="00852ED7"/>
    <w:rsid w:val="00853370"/>
    <w:rsid w:val="00853951"/>
    <w:rsid w:val="00854029"/>
    <w:rsid w:val="0085452E"/>
    <w:rsid w:val="00854BB3"/>
    <w:rsid w:val="00854D99"/>
    <w:rsid w:val="008552B1"/>
    <w:rsid w:val="008557A4"/>
    <w:rsid w:val="008559D4"/>
    <w:rsid w:val="008561FB"/>
    <w:rsid w:val="00856384"/>
    <w:rsid w:val="00856D81"/>
    <w:rsid w:val="00856F9F"/>
    <w:rsid w:val="00857F58"/>
    <w:rsid w:val="00860BF5"/>
    <w:rsid w:val="00860E89"/>
    <w:rsid w:val="00861282"/>
    <w:rsid w:val="008612EA"/>
    <w:rsid w:val="00861AA2"/>
    <w:rsid w:val="0086201F"/>
    <w:rsid w:val="008638A0"/>
    <w:rsid w:val="00863CE3"/>
    <w:rsid w:val="00864366"/>
    <w:rsid w:val="00864B02"/>
    <w:rsid w:val="00864BBF"/>
    <w:rsid w:val="00865186"/>
    <w:rsid w:val="008657A1"/>
    <w:rsid w:val="0086664B"/>
    <w:rsid w:val="0086665A"/>
    <w:rsid w:val="008672DF"/>
    <w:rsid w:val="008676EA"/>
    <w:rsid w:val="0086774C"/>
    <w:rsid w:val="0087072E"/>
    <w:rsid w:val="00870CF3"/>
    <w:rsid w:val="0087191F"/>
    <w:rsid w:val="00871DF2"/>
    <w:rsid w:val="00871EBF"/>
    <w:rsid w:val="0087203C"/>
    <w:rsid w:val="008724C2"/>
    <w:rsid w:val="008724DE"/>
    <w:rsid w:val="00872643"/>
    <w:rsid w:val="008726DD"/>
    <w:rsid w:val="00872B53"/>
    <w:rsid w:val="00872CB7"/>
    <w:rsid w:val="0087317D"/>
    <w:rsid w:val="00873523"/>
    <w:rsid w:val="008739E1"/>
    <w:rsid w:val="00873F06"/>
    <w:rsid w:val="00874185"/>
    <w:rsid w:val="00874854"/>
    <w:rsid w:val="00875B5D"/>
    <w:rsid w:val="008761FA"/>
    <w:rsid w:val="0087672A"/>
    <w:rsid w:val="008771F7"/>
    <w:rsid w:val="008774A8"/>
    <w:rsid w:val="0087760C"/>
    <w:rsid w:val="0088023B"/>
    <w:rsid w:val="00880E73"/>
    <w:rsid w:val="00881315"/>
    <w:rsid w:val="00881444"/>
    <w:rsid w:val="00881CEC"/>
    <w:rsid w:val="00881FBD"/>
    <w:rsid w:val="00882529"/>
    <w:rsid w:val="00882577"/>
    <w:rsid w:val="00882A38"/>
    <w:rsid w:val="00882E43"/>
    <w:rsid w:val="008832C5"/>
    <w:rsid w:val="008836C8"/>
    <w:rsid w:val="00883E41"/>
    <w:rsid w:val="0088444E"/>
    <w:rsid w:val="008846F5"/>
    <w:rsid w:val="00884B72"/>
    <w:rsid w:val="00885006"/>
    <w:rsid w:val="00885265"/>
    <w:rsid w:val="0088590E"/>
    <w:rsid w:val="00885ED6"/>
    <w:rsid w:val="008865A3"/>
    <w:rsid w:val="00886878"/>
    <w:rsid w:val="008902B8"/>
    <w:rsid w:val="0089062E"/>
    <w:rsid w:val="00890E4F"/>
    <w:rsid w:val="00891458"/>
    <w:rsid w:val="00891504"/>
    <w:rsid w:val="00891B0F"/>
    <w:rsid w:val="00891E02"/>
    <w:rsid w:val="0089208A"/>
    <w:rsid w:val="0089249A"/>
    <w:rsid w:val="008927D0"/>
    <w:rsid w:val="00892C43"/>
    <w:rsid w:val="00893E97"/>
    <w:rsid w:val="0089439A"/>
    <w:rsid w:val="00894765"/>
    <w:rsid w:val="00894D14"/>
    <w:rsid w:val="0089532D"/>
    <w:rsid w:val="00895524"/>
    <w:rsid w:val="00895811"/>
    <w:rsid w:val="00896208"/>
    <w:rsid w:val="008970D1"/>
    <w:rsid w:val="00897C74"/>
    <w:rsid w:val="00897EE9"/>
    <w:rsid w:val="008A1A05"/>
    <w:rsid w:val="008A2386"/>
    <w:rsid w:val="008A260C"/>
    <w:rsid w:val="008A2721"/>
    <w:rsid w:val="008A2926"/>
    <w:rsid w:val="008A2ED6"/>
    <w:rsid w:val="008A4776"/>
    <w:rsid w:val="008A5751"/>
    <w:rsid w:val="008A5967"/>
    <w:rsid w:val="008A5CB3"/>
    <w:rsid w:val="008A6364"/>
    <w:rsid w:val="008A644A"/>
    <w:rsid w:val="008A6643"/>
    <w:rsid w:val="008A6A8C"/>
    <w:rsid w:val="008A6BE0"/>
    <w:rsid w:val="008A6DDC"/>
    <w:rsid w:val="008A71CE"/>
    <w:rsid w:val="008B0182"/>
    <w:rsid w:val="008B0C76"/>
    <w:rsid w:val="008B1570"/>
    <w:rsid w:val="008B1CFD"/>
    <w:rsid w:val="008B22C6"/>
    <w:rsid w:val="008B231F"/>
    <w:rsid w:val="008B2A47"/>
    <w:rsid w:val="008B31B8"/>
    <w:rsid w:val="008B476B"/>
    <w:rsid w:val="008B578A"/>
    <w:rsid w:val="008B5A9C"/>
    <w:rsid w:val="008B5CE7"/>
    <w:rsid w:val="008B728E"/>
    <w:rsid w:val="008B7F1B"/>
    <w:rsid w:val="008C04EC"/>
    <w:rsid w:val="008C0E32"/>
    <w:rsid w:val="008C18D3"/>
    <w:rsid w:val="008C1A04"/>
    <w:rsid w:val="008C2267"/>
    <w:rsid w:val="008C2AB5"/>
    <w:rsid w:val="008C2B19"/>
    <w:rsid w:val="008C322A"/>
    <w:rsid w:val="008C467C"/>
    <w:rsid w:val="008C50C9"/>
    <w:rsid w:val="008C50E3"/>
    <w:rsid w:val="008C5394"/>
    <w:rsid w:val="008C54F9"/>
    <w:rsid w:val="008C57C4"/>
    <w:rsid w:val="008C6489"/>
    <w:rsid w:val="008C6BE5"/>
    <w:rsid w:val="008C7151"/>
    <w:rsid w:val="008C77E7"/>
    <w:rsid w:val="008C7D86"/>
    <w:rsid w:val="008D1266"/>
    <w:rsid w:val="008D1961"/>
    <w:rsid w:val="008D2085"/>
    <w:rsid w:val="008D24C6"/>
    <w:rsid w:val="008D267B"/>
    <w:rsid w:val="008D2EA2"/>
    <w:rsid w:val="008D3161"/>
    <w:rsid w:val="008D398E"/>
    <w:rsid w:val="008D4425"/>
    <w:rsid w:val="008D4CB1"/>
    <w:rsid w:val="008D4F30"/>
    <w:rsid w:val="008D65A7"/>
    <w:rsid w:val="008D6ABE"/>
    <w:rsid w:val="008D732F"/>
    <w:rsid w:val="008E0597"/>
    <w:rsid w:val="008E07C2"/>
    <w:rsid w:val="008E096B"/>
    <w:rsid w:val="008E0A77"/>
    <w:rsid w:val="008E194B"/>
    <w:rsid w:val="008E1FD9"/>
    <w:rsid w:val="008E2291"/>
    <w:rsid w:val="008E247B"/>
    <w:rsid w:val="008E2624"/>
    <w:rsid w:val="008E28DE"/>
    <w:rsid w:val="008E2CBC"/>
    <w:rsid w:val="008E2CC3"/>
    <w:rsid w:val="008E30CA"/>
    <w:rsid w:val="008E3AEF"/>
    <w:rsid w:val="008E437D"/>
    <w:rsid w:val="008E46D5"/>
    <w:rsid w:val="008E4A02"/>
    <w:rsid w:val="008E4D78"/>
    <w:rsid w:val="008E5500"/>
    <w:rsid w:val="008E5801"/>
    <w:rsid w:val="008E5D23"/>
    <w:rsid w:val="008E5F8F"/>
    <w:rsid w:val="008E6335"/>
    <w:rsid w:val="008E6BBF"/>
    <w:rsid w:val="008E746A"/>
    <w:rsid w:val="008E7CCD"/>
    <w:rsid w:val="008F0B16"/>
    <w:rsid w:val="008F1253"/>
    <w:rsid w:val="008F1286"/>
    <w:rsid w:val="008F1FD6"/>
    <w:rsid w:val="008F2433"/>
    <w:rsid w:val="008F3638"/>
    <w:rsid w:val="008F4DCB"/>
    <w:rsid w:val="008F4F5E"/>
    <w:rsid w:val="008F574B"/>
    <w:rsid w:val="008F583D"/>
    <w:rsid w:val="008F5F2F"/>
    <w:rsid w:val="008F60C7"/>
    <w:rsid w:val="008F63DB"/>
    <w:rsid w:val="008F67D8"/>
    <w:rsid w:val="008F6EA7"/>
    <w:rsid w:val="008F6EE6"/>
    <w:rsid w:val="008F7281"/>
    <w:rsid w:val="008F7359"/>
    <w:rsid w:val="008F75C7"/>
    <w:rsid w:val="008F7766"/>
    <w:rsid w:val="008F7ADB"/>
    <w:rsid w:val="008F7B86"/>
    <w:rsid w:val="008F7EFA"/>
    <w:rsid w:val="00900842"/>
    <w:rsid w:val="00900A6B"/>
    <w:rsid w:val="00901773"/>
    <w:rsid w:val="009017BA"/>
    <w:rsid w:val="00901945"/>
    <w:rsid w:val="00901D67"/>
    <w:rsid w:val="00902D33"/>
    <w:rsid w:val="00903C8D"/>
    <w:rsid w:val="00903F68"/>
    <w:rsid w:val="00904320"/>
    <w:rsid w:val="009045E5"/>
    <w:rsid w:val="009049C6"/>
    <w:rsid w:val="0090521A"/>
    <w:rsid w:val="00905A1E"/>
    <w:rsid w:val="00905A77"/>
    <w:rsid w:val="00906187"/>
    <w:rsid w:val="0090721A"/>
    <w:rsid w:val="0090783D"/>
    <w:rsid w:val="00907A8E"/>
    <w:rsid w:val="00907C41"/>
    <w:rsid w:val="00907D86"/>
    <w:rsid w:val="00907E47"/>
    <w:rsid w:val="00907F47"/>
    <w:rsid w:val="00910050"/>
    <w:rsid w:val="009105D3"/>
    <w:rsid w:val="00911A19"/>
    <w:rsid w:val="0091236A"/>
    <w:rsid w:val="00912B64"/>
    <w:rsid w:val="00913342"/>
    <w:rsid w:val="00913A8D"/>
    <w:rsid w:val="0091419C"/>
    <w:rsid w:val="0091553D"/>
    <w:rsid w:val="00915C65"/>
    <w:rsid w:val="00915E1E"/>
    <w:rsid w:val="0091643A"/>
    <w:rsid w:val="0091695F"/>
    <w:rsid w:val="00917003"/>
    <w:rsid w:val="0091709B"/>
    <w:rsid w:val="0091794D"/>
    <w:rsid w:val="00917DC7"/>
    <w:rsid w:val="009203FB"/>
    <w:rsid w:val="0092088F"/>
    <w:rsid w:val="00920994"/>
    <w:rsid w:val="00921617"/>
    <w:rsid w:val="009218AD"/>
    <w:rsid w:val="0092219A"/>
    <w:rsid w:val="00922472"/>
    <w:rsid w:val="009225C4"/>
    <w:rsid w:val="009235C6"/>
    <w:rsid w:val="00923E2A"/>
    <w:rsid w:val="0092498B"/>
    <w:rsid w:val="00924A75"/>
    <w:rsid w:val="00924C0E"/>
    <w:rsid w:val="0092530A"/>
    <w:rsid w:val="00925824"/>
    <w:rsid w:val="00925BD6"/>
    <w:rsid w:val="00925C85"/>
    <w:rsid w:val="009264CF"/>
    <w:rsid w:val="00926524"/>
    <w:rsid w:val="009266E3"/>
    <w:rsid w:val="00927053"/>
    <w:rsid w:val="009271DC"/>
    <w:rsid w:val="00927200"/>
    <w:rsid w:val="009279BB"/>
    <w:rsid w:val="00931AE6"/>
    <w:rsid w:val="00932F10"/>
    <w:rsid w:val="009338D2"/>
    <w:rsid w:val="00933C36"/>
    <w:rsid w:val="00933CE3"/>
    <w:rsid w:val="0093443F"/>
    <w:rsid w:val="0093466A"/>
    <w:rsid w:val="00934806"/>
    <w:rsid w:val="00934ABA"/>
    <w:rsid w:val="00935476"/>
    <w:rsid w:val="00936586"/>
    <w:rsid w:val="009367AD"/>
    <w:rsid w:val="0093683B"/>
    <w:rsid w:val="00936BEC"/>
    <w:rsid w:val="00937344"/>
    <w:rsid w:val="00937720"/>
    <w:rsid w:val="00937953"/>
    <w:rsid w:val="00941A6F"/>
    <w:rsid w:val="00941E69"/>
    <w:rsid w:val="00942CC8"/>
    <w:rsid w:val="00942EA3"/>
    <w:rsid w:val="009433BE"/>
    <w:rsid w:val="00943A96"/>
    <w:rsid w:val="009445E5"/>
    <w:rsid w:val="00944C5C"/>
    <w:rsid w:val="00944D02"/>
    <w:rsid w:val="00945394"/>
    <w:rsid w:val="00945549"/>
    <w:rsid w:val="00945D0A"/>
    <w:rsid w:val="00947E27"/>
    <w:rsid w:val="00950236"/>
    <w:rsid w:val="009505A7"/>
    <w:rsid w:val="00950739"/>
    <w:rsid w:val="00950B04"/>
    <w:rsid w:val="00950B29"/>
    <w:rsid w:val="00950B62"/>
    <w:rsid w:val="00950DCC"/>
    <w:rsid w:val="00951009"/>
    <w:rsid w:val="00951DE0"/>
    <w:rsid w:val="009523D9"/>
    <w:rsid w:val="0095241D"/>
    <w:rsid w:val="00952C86"/>
    <w:rsid w:val="00952F0A"/>
    <w:rsid w:val="00952F8F"/>
    <w:rsid w:val="00952FC7"/>
    <w:rsid w:val="00953CA1"/>
    <w:rsid w:val="009543F7"/>
    <w:rsid w:val="0095470F"/>
    <w:rsid w:val="0095498D"/>
    <w:rsid w:val="009549FB"/>
    <w:rsid w:val="00954DE1"/>
    <w:rsid w:val="009554B7"/>
    <w:rsid w:val="009557C5"/>
    <w:rsid w:val="00955D2F"/>
    <w:rsid w:val="00955D7E"/>
    <w:rsid w:val="00956169"/>
    <w:rsid w:val="0095635A"/>
    <w:rsid w:val="00957F3A"/>
    <w:rsid w:val="00961D8B"/>
    <w:rsid w:val="00962195"/>
    <w:rsid w:val="00962AAC"/>
    <w:rsid w:val="00962C11"/>
    <w:rsid w:val="00964F65"/>
    <w:rsid w:val="009666E2"/>
    <w:rsid w:val="00966D19"/>
    <w:rsid w:val="00966ED5"/>
    <w:rsid w:val="009671DC"/>
    <w:rsid w:val="009678A8"/>
    <w:rsid w:val="0097001C"/>
    <w:rsid w:val="00970189"/>
    <w:rsid w:val="009709DE"/>
    <w:rsid w:val="00970E41"/>
    <w:rsid w:val="00970F65"/>
    <w:rsid w:val="009715D0"/>
    <w:rsid w:val="00971669"/>
    <w:rsid w:val="00972835"/>
    <w:rsid w:val="00972D6A"/>
    <w:rsid w:val="00972F82"/>
    <w:rsid w:val="00973040"/>
    <w:rsid w:val="0097318D"/>
    <w:rsid w:val="009733EC"/>
    <w:rsid w:val="0097390A"/>
    <w:rsid w:val="0097439E"/>
    <w:rsid w:val="009748A0"/>
    <w:rsid w:val="009757AC"/>
    <w:rsid w:val="009758E0"/>
    <w:rsid w:val="00975BC5"/>
    <w:rsid w:val="00976030"/>
    <w:rsid w:val="00976057"/>
    <w:rsid w:val="00976898"/>
    <w:rsid w:val="00976B7A"/>
    <w:rsid w:val="00976DB6"/>
    <w:rsid w:val="009770D1"/>
    <w:rsid w:val="00977238"/>
    <w:rsid w:val="009773FD"/>
    <w:rsid w:val="0097773D"/>
    <w:rsid w:val="009825ED"/>
    <w:rsid w:val="00982664"/>
    <w:rsid w:val="00982734"/>
    <w:rsid w:val="00982E6B"/>
    <w:rsid w:val="00983E92"/>
    <w:rsid w:val="00984F53"/>
    <w:rsid w:val="0098511D"/>
    <w:rsid w:val="009863CC"/>
    <w:rsid w:val="0098642D"/>
    <w:rsid w:val="00986A3E"/>
    <w:rsid w:val="009905E1"/>
    <w:rsid w:val="00990704"/>
    <w:rsid w:val="00990970"/>
    <w:rsid w:val="00990A9D"/>
    <w:rsid w:val="00990F09"/>
    <w:rsid w:val="0099117E"/>
    <w:rsid w:val="009912CC"/>
    <w:rsid w:val="00991579"/>
    <w:rsid w:val="00992617"/>
    <w:rsid w:val="00992ADE"/>
    <w:rsid w:val="00993300"/>
    <w:rsid w:val="00993BBE"/>
    <w:rsid w:val="00993F5B"/>
    <w:rsid w:val="00994B20"/>
    <w:rsid w:val="00994C03"/>
    <w:rsid w:val="00995039"/>
    <w:rsid w:val="00995EA1"/>
    <w:rsid w:val="00996271"/>
    <w:rsid w:val="0099632A"/>
    <w:rsid w:val="009965B3"/>
    <w:rsid w:val="00996A5B"/>
    <w:rsid w:val="00996EB9"/>
    <w:rsid w:val="0099716A"/>
    <w:rsid w:val="009971F3"/>
    <w:rsid w:val="00997236"/>
    <w:rsid w:val="009977D1"/>
    <w:rsid w:val="009A02E7"/>
    <w:rsid w:val="009A040D"/>
    <w:rsid w:val="009A054A"/>
    <w:rsid w:val="009A1DB5"/>
    <w:rsid w:val="009A22BE"/>
    <w:rsid w:val="009A25D8"/>
    <w:rsid w:val="009A27DB"/>
    <w:rsid w:val="009A29F4"/>
    <w:rsid w:val="009A3307"/>
    <w:rsid w:val="009A3510"/>
    <w:rsid w:val="009A3956"/>
    <w:rsid w:val="009A404C"/>
    <w:rsid w:val="009A40AF"/>
    <w:rsid w:val="009A4BE6"/>
    <w:rsid w:val="009A4EB4"/>
    <w:rsid w:val="009A5125"/>
    <w:rsid w:val="009A5127"/>
    <w:rsid w:val="009A62DB"/>
    <w:rsid w:val="009A6ACB"/>
    <w:rsid w:val="009A799C"/>
    <w:rsid w:val="009A7B97"/>
    <w:rsid w:val="009B0174"/>
    <w:rsid w:val="009B110D"/>
    <w:rsid w:val="009B12C3"/>
    <w:rsid w:val="009B1DFD"/>
    <w:rsid w:val="009B1E18"/>
    <w:rsid w:val="009B2091"/>
    <w:rsid w:val="009B23EB"/>
    <w:rsid w:val="009B3205"/>
    <w:rsid w:val="009B3737"/>
    <w:rsid w:val="009B378A"/>
    <w:rsid w:val="009B499C"/>
    <w:rsid w:val="009B4FC8"/>
    <w:rsid w:val="009B6148"/>
    <w:rsid w:val="009B6DE3"/>
    <w:rsid w:val="009B6E26"/>
    <w:rsid w:val="009B713B"/>
    <w:rsid w:val="009B7505"/>
    <w:rsid w:val="009C0B6D"/>
    <w:rsid w:val="009C11A3"/>
    <w:rsid w:val="009C124F"/>
    <w:rsid w:val="009C1386"/>
    <w:rsid w:val="009C1477"/>
    <w:rsid w:val="009C1E08"/>
    <w:rsid w:val="009C2977"/>
    <w:rsid w:val="009C333E"/>
    <w:rsid w:val="009C336D"/>
    <w:rsid w:val="009C366A"/>
    <w:rsid w:val="009C38B4"/>
    <w:rsid w:val="009C4AB0"/>
    <w:rsid w:val="009C65EC"/>
    <w:rsid w:val="009C65F8"/>
    <w:rsid w:val="009C6B9F"/>
    <w:rsid w:val="009C70FE"/>
    <w:rsid w:val="009C77B8"/>
    <w:rsid w:val="009C7BCB"/>
    <w:rsid w:val="009D03DC"/>
    <w:rsid w:val="009D0A09"/>
    <w:rsid w:val="009D1225"/>
    <w:rsid w:val="009D25C2"/>
    <w:rsid w:val="009D2B1C"/>
    <w:rsid w:val="009D2C9D"/>
    <w:rsid w:val="009D30DF"/>
    <w:rsid w:val="009D33F1"/>
    <w:rsid w:val="009D3FCD"/>
    <w:rsid w:val="009D40FA"/>
    <w:rsid w:val="009D41F2"/>
    <w:rsid w:val="009D4687"/>
    <w:rsid w:val="009D4B5F"/>
    <w:rsid w:val="009D5206"/>
    <w:rsid w:val="009D634B"/>
    <w:rsid w:val="009D7953"/>
    <w:rsid w:val="009D7FAA"/>
    <w:rsid w:val="009E00FD"/>
    <w:rsid w:val="009E1A05"/>
    <w:rsid w:val="009E1F04"/>
    <w:rsid w:val="009E1F1D"/>
    <w:rsid w:val="009E27C2"/>
    <w:rsid w:val="009E2C1B"/>
    <w:rsid w:val="009E2DE2"/>
    <w:rsid w:val="009E3B90"/>
    <w:rsid w:val="009E3D18"/>
    <w:rsid w:val="009E50FA"/>
    <w:rsid w:val="009E6266"/>
    <w:rsid w:val="009E64DF"/>
    <w:rsid w:val="009E6806"/>
    <w:rsid w:val="009E6837"/>
    <w:rsid w:val="009E68E5"/>
    <w:rsid w:val="009E6A13"/>
    <w:rsid w:val="009E7361"/>
    <w:rsid w:val="009E75BC"/>
    <w:rsid w:val="009E7CA8"/>
    <w:rsid w:val="009F03EE"/>
    <w:rsid w:val="009F0497"/>
    <w:rsid w:val="009F0CB5"/>
    <w:rsid w:val="009F128C"/>
    <w:rsid w:val="009F1ABF"/>
    <w:rsid w:val="009F266F"/>
    <w:rsid w:val="009F267B"/>
    <w:rsid w:val="009F2836"/>
    <w:rsid w:val="009F394E"/>
    <w:rsid w:val="009F430C"/>
    <w:rsid w:val="009F5B6D"/>
    <w:rsid w:val="009F6894"/>
    <w:rsid w:val="009F6C29"/>
    <w:rsid w:val="009F6D50"/>
    <w:rsid w:val="009F6F5F"/>
    <w:rsid w:val="009F6F78"/>
    <w:rsid w:val="009F7218"/>
    <w:rsid w:val="009F7E07"/>
    <w:rsid w:val="009F7E1E"/>
    <w:rsid w:val="00A00EF4"/>
    <w:rsid w:val="00A01443"/>
    <w:rsid w:val="00A018D5"/>
    <w:rsid w:val="00A0195C"/>
    <w:rsid w:val="00A01B66"/>
    <w:rsid w:val="00A01EDA"/>
    <w:rsid w:val="00A027AB"/>
    <w:rsid w:val="00A02BFA"/>
    <w:rsid w:val="00A037D5"/>
    <w:rsid w:val="00A046B7"/>
    <w:rsid w:val="00A04CED"/>
    <w:rsid w:val="00A04F8C"/>
    <w:rsid w:val="00A05A60"/>
    <w:rsid w:val="00A064D6"/>
    <w:rsid w:val="00A0659D"/>
    <w:rsid w:val="00A06685"/>
    <w:rsid w:val="00A06796"/>
    <w:rsid w:val="00A068C6"/>
    <w:rsid w:val="00A069AE"/>
    <w:rsid w:val="00A06B40"/>
    <w:rsid w:val="00A06F9C"/>
    <w:rsid w:val="00A077BE"/>
    <w:rsid w:val="00A07CDE"/>
    <w:rsid w:val="00A10235"/>
    <w:rsid w:val="00A1056D"/>
    <w:rsid w:val="00A116DC"/>
    <w:rsid w:val="00A11CFF"/>
    <w:rsid w:val="00A1201E"/>
    <w:rsid w:val="00A12561"/>
    <w:rsid w:val="00A1410E"/>
    <w:rsid w:val="00A141E2"/>
    <w:rsid w:val="00A145E1"/>
    <w:rsid w:val="00A150BC"/>
    <w:rsid w:val="00A15C29"/>
    <w:rsid w:val="00A15D24"/>
    <w:rsid w:val="00A16C0B"/>
    <w:rsid w:val="00A16E05"/>
    <w:rsid w:val="00A1769B"/>
    <w:rsid w:val="00A202F9"/>
    <w:rsid w:val="00A209F8"/>
    <w:rsid w:val="00A20E83"/>
    <w:rsid w:val="00A2100A"/>
    <w:rsid w:val="00A2191B"/>
    <w:rsid w:val="00A21C5E"/>
    <w:rsid w:val="00A220D8"/>
    <w:rsid w:val="00A22C01"/>
    <w:rsid w:val="00A22EDE"/>
    <w:rsid w:val="00A2308D"/>
    <w:rsid w:val="00A23228"/>
    <w:rsid w:val="00A23A0E"/>
    <w:rsid w:val="00A23A36"/>
    <w:rsid w:val="00A24248"/>
    <w:rsid w:val="00A244E6"/>
    <w:rsid w:val="00A248B9"/>
    <w:rsid w:val="00A24AC0"/>
    <w:rsid w:val="00A24D7A"/>
    <w:rsid w:val="00A24E1C"/>
    <w:rsid w:val="00A26333"/>
    <w:rsid w:val="00A26714"/>
    <w:rsid w:val="00A26DE4"/>
    <w:rsid w:val="00A26F41"/>
    <w:rsid w:val="00A27D36"/>
    <w:rsid w:val="00A27EC9"/>
    <w:rsid w:val="00A27F80"/>
    <w:rsid w:val="00A30947"/>
    <w:rsid w:val="00A30B55"/>
    <w:rsid w:val="00A32AC0"/>
    <w:rsid w:val="00A33758"/>
    <w:rsid w:val="00A337FA"/>
    <w:rsid w:val="00A34609"/>
    <w:rsid w:val="00A34A6A"/>
    <w:rsid w:val="00A357B3"/>
    <w:rsid w:val="00A35A9C"/>
    <w:rsid w:val="00A3623A"/>
    <w:rsid w:val="00A364E0"/>
    <w:rsid w:val="00A36BE3"/>
    <w:rsid w:val="00A37005"/>
    <w:rsid w:val="00A3762B"/>
    <w:rsid w:val="00A37ADB"/>
    <w:rsid w:val="00A37DFC"/>
    <w:rsid w:val="00A40348"/>
    <w:rsid w:val="00A409CA"/>
    <w:rsid w:val="00A40BDD"/>
    <w:rsid w:val="00A4109C"/>
    <w:rsid w:val="00A41825"/>
    <w:rsid w:val="00A4204F"/>
    <w:rsid w:val="00A427EC"/>
    <w:rsid w:val="00A42E78"/>
    <w:rsid w:val="00A43041"/>
    <w:rsid w:val="00A43308"/>
    <w:rsid w:val="00A4436A"/>
    <w:rsid w:val="00A44925"/>
    <w:rsid w:val="00A44D18"/>
    <w:rsid w:val="00A46DD4"/>
    <w:rsid w:val="00A50737"/>
    <w:rsid w:val="00A509FA"/>
    <w:rsid w:val="00A5105A"/>
    <w:rsid w:val="00A515B4"/>
    <w:rsid w:val="00A51A61"/>
    <w:rsid w:val="00A523D6"/>
    <w:rsid w:val="00A52928"/>
    <w:rsid w:val="00A52D35"/>
    <w:rsid w:val="00A531D6"/>
    <w:rsid w:val="00A55344"/>
    <w:rsid w:val="00A55BF6"/>
    <w:rsid w:val="00A563E8"/>
    <w:rsid w:val="00A56F76"/>
    <w:rsid w:val="00A572A9"/>
    <w:rsid w:val="00A57B0D"/>
    <w:rsid w:val="00A60F54"/>
    <w:rsid w:val="00A61209"/>
    <w:rsid w:val="00A61997"/>
    <w:rsid w:val="00A61E0E"/>
    <w:rsid w:val="00A63089"/>
    <w:rsid w:val="00A630F0"/>
    <w:rsid w:val="00A636AD"/>
    <w:rsid w:val="00A63832"/>
    <w:rsid w:val="00A6386F"/>
    <w:rsid w:val="00A63906"/>
    <w:rsid w:val="00A63941"/>
    <w:rsid w:val="00A63B5F"/>
    <w:rsid w:val="00A64086"/>
    <w:rsid w:val="00A642A6"/>
    <w:rsid w:val="00A6457E"/>
    <w:rsid w:val="00A65142"/>
    <w:rsid w:val="00A652D7"/>
    <w:rsid w:val="00A66D48"/>
    <w:rsid w:val="00A66D64"/>
    <w:rsid w:val="00A7028F"/>
    <w:rsid w:val="00A7029C"/>
    <w:rsid w:val="00A7043F"/>
    <w:rsid w:val="00A707FD"/>
    <w:rsid w:val="00A71177"/>
    <w:rsid w:val="00A71305"/>
    <w:rsid w:val="00A7182C"/>
    <w:rsid w:val="00A72731"/>
    <w:rsid w:val="00A72F7B"/>
    <w:rsid w:val="00A733A9"/>
    <w:rsid w:val="00A740E3"/>
    <w:rsid w:val="00A74174"/>
    <w:rsid w:val="00A74F62"/>
    <w:rsid w:val="00A751D7"/>
    <w:rsid w:val="00A752B7"/>
    <w:rsid w:val="00A75353"/>
    <w:rsid w:val="00A753E1"/>
    <w:rsid w:val="00A75888"/>
    <w:rsid w:val="00A75B15"/>
    <w:rsid w:val="00A75D94"/>
    <w:rsid w:val="00A75E69"/>
    <w:rsid w:val="00A764E2"/>
    <w:rsid w:val="00A76C6A"/>
    <w:rsid w:val="00A7701C"/>
    <w:rsid w:val="00A77661"/>
    <w:rsid w:val="00A77C1B"/>
    <w:rsid w:val="00A77E0E"/>
    <w:rsid w:val="00A80052"/>
    <w:rsid w:val="00A80AFD"/>
    <w:rsid w:val="00A81922"/>
    <w:rsid w:val="00A81ADF"/>
    <w:rsid w:val="00A83689"/>
    <w:rsid w:val="00A8387E"/>
    <w:rsid w:val="00A83FCA"/>
    <w:rsid w:val="00A84174"/>
    <w:rsid w:val="00A8423B"/>
    <w:rsid w:val="00A8448C"/>
    <w:rsid w:val="00A845A0"/>
    <w:rsid w:val="00A84912"/>
    <w:rsid w:val="00A849DB"/>
    <w:rsid w:val="00A84B81"/>
    <w:rsid w:val="00A84C1B"/>
    <w:rsid w:val="00A85245"/>
    <w:rsid w:val="00A85998"/>
    <w:rsid w:val="00A85F35"/>
    <w:rsid w:val="00A86396"/>
    <w:rsid w:val="00A8688D"/>
    <w:rsid w:val="00A873D2"/>
    <w:rsid w:val="00A877ED"/>
    <w:rsid w:val="00A87E7D"/>
    <w:rsid w:val="00A90979"/>
    <w:rsid w:val="00A913D5"/>
    <w:rsid w:val="00A917C0"/>
    <w:rsid w:val="00A91AF7"/>
    <w:rsid w:val="00A92430"/>
    <w:rsid w:val="00A92F82"/>
    <w:rsid w:val="00A930C2"/>
    <w:rsid w:val="00A93F38"/>
    <w:rsid w:val="00A9417E"/>
    <w:rsid w:val="00A94AB8"/>
    <w:rsid w:val="00A9509C"/>
    <w:rsid w:val="00A954B6"/>
    <w:rsid w:val="00A954B8"/>
    <w:rsid w:val="00A955E0"/>
    <w:rsid w:val="00A95810"/>
    <w:rsid w:val="00A95B7A"/>
    <w:rsid w:val="00A9714A"/>
    <w:rsid w:val="00A9721A"/>
    <w:rsid w:val="00AA0011"/>
    <w:rsid w:val="00AA0E19"/>
    <w:rsid w:val="00AA1A34"/>
    <w:rsid w:val="00AA1A55"/>
    <w:rsid w:val="00AA1CE2"/>
    <w:rsid w:val="00AA1D9D"/>
    <w:rsid w:val="00AA2399"/>
    <w:rsid w:val="00AA2507"/>
    <w:rsid w:val="00AA2F6B"/>
    <w:rsid w:val="00AA3409"/>
    <w:rsid w:val="00AA37C6"/>
    <w:rsid w:val="00AA4A88"/>
    <w:rsid w:val="00AA4FA1"/>
    <w:rsid w:val="00AA66B4"/>
    <w:rsid w:val="00AA7244"/>
    <w:rsid w:val="00AA724D"/>
    <w:rsid w:val="00AA7A37"/>
    <w:rsid w:val="00AA7A39"/>
    <w:rsid w:val="00AB0066"/>
    <w:rsid w:val="00AB0CAB"/>
    <w:rsid w:val="00AB1207"/>
    <w:rsid w:val="00AB1B34"/>
    <w:rsid w:val="00AB1D25"/>
    <w:rsid w:val="00AB2124"/>
    <w:rsid w:val="00AB22DB"/>
    <w:rsid w:val="00AB28C6"/>
    <w:rsid w:val="00AB2B6E"/>
    <w:rsid w:val="00AB2C30"/>
    <w:rsid w:val="00AB2E19"/>
    <w:rsid w:val="00AB2F27"/>
    <w:rsid w:val="00AB3B29"/>
    <w:rsid w:val="00AB42B3"/>
    <w:rsid w:val="00AB537F"/>
    <w:rsid w:val="00AB6655"/>
    <w:rsid w:val="00AB7092"/>
    <w:rsid w:val="00AC00FD"/>
    <w:rsid w:val="00AC071B"/>
    <w:rsid w:val="00AC08D9"/>
    <w:rsid w:val="00AC08EE"/>
    <w:rsid w:val="00AC13BA"/>
    <w:rsid w:val="00AC1727"/>
    <w:rsid w:val="00AC1D4B"/>
    <w:rsid w:val="00AC218E"/>
    <w:rsid w:val="00AC3DB4"/>
    <w:rsid w:val="00AC413C"/>
    <w:rsid w:val="00AC41E0"/>
    <w:rsid w:val="00AC4231"/>
    <w:rsid w:val="00AC618F"/>
    <w:rsid w:val="00AC671D"/>
    <w:rsid w:val="00AC69B7"/>
    <w:rsid w:val="00AD19C2"/>
    <w:rsid w:val="00AD19FC"/>
    <w:rsid w:val="00AD1B30"/>
    <w:rsid w:val="00AD1DF0"/>
    <w:rsid w:val="00AD269A"/>
    <w:rsid w:val="00AD3364"/>
    <w:rsid w:val="00AD35FF"/>
    <w:rsid w:val="00AD36DF"/>
    <w:rsid w:val="00AD3DCD"/>
    <w:rsid w:val="00AD562B"/>
    <w:rsid w:val="00AD5734"/>
    <w:rsid w:val="00AD5FF4"/>
    <w:rsid w:val="00AD620A"/>
    <w:rsid w:val="00AD64B6"/>
    <w:rsid w:val="00AD6987"/>
    <w:rsid w:val="00AD7454"/>
    <w:rsid w:val="00AD74C6"/>
    <w:rsid w:val="00AD7FAC"/>
    <w:rsid w:val="00AE0462"/>
    <w:rsid w:val="00AE07EA"/>
    <w:rsid w:val="00AE1221"/>
    <w:rsid w:val="00AE194A"/>
    <w:rsid w:val="00AE25E7"/>
    <w:rsid w:val="00AE2CC1"/>
    <w:rsid w:val="00AE30B9"/>
    <w:rsid w:val="00AE31BB"/>
    <w:rsid w:val="00AE390F"/>
    <w:rsid w:val="00AE3F46"/>
    <w:rsid w:val="00AE4D14"/>
    <w:rsid w:val="00AE5431"/>
    <w:rsid w:val="00AE596A"/>
    <w:rsid w:val="00AE6F02"/>
    <w:rsid w:val="00AE6FB2"/>
    <w:rsid w:val="00AE75F1"/>
    <w:rsid w:val="00AE7E62"/>
    <w:rsid w:val="00AE7F54"/>
    <w:rsid w:val="00AF0425"/>
    <w:rsid w:val="00AF059E"/>
    <w:rsid w:val="00AF131A"/>
    <w:rsid w:val="00AF1F61"/>
    <w:rsid w:val="00AF2168"/>
    <w:rsid w:val="00AF25ED"/>
    <w:rsid w:val="00AF2718"/>
    <w:rsid w:val="00AF2829"/>
    <w:rsid w:val="00AF29E7"/>
    <w:rsid w:val="00AF2AC4"/>
    <w:rsid w:val="00AF2E6A"/>
    <w:rsid w:val="00AF2FD2"/>
    <w:rsid w:val="00AF322A"/>
    <w:rsid w:val="00AF32E8"/>
    <w:rsid w:val="00AF3418"/>
    <w:rsid w:val="00AF355F"/>
    <w:rsid w:val="00AF3779"/>
    <w:rsid w:val="00AF3E7A"/>
    <w:rsid w:val="00AF42E7"/>
    <w:rsid w:val="00AF487B"/>
    <w:rsid w:val="00AF5670"/>
    <w:rsid w:val="00AF5701"/>
    <w:rsid w:val="00AF57E8"/>
    <w:rsid w:val="00AF595D"/>
    <w:rsid w:val="00AF5FF1"/>
    <w:rsid w:val="00AF600E"/>
    <w:rsid w:val="00AF6FD8"/>
    <w:rsid w:val="00AF7005"/>
    <w:rsid w:val="00AF76B1"/>
    <w:rsid w:val="00AF77A1"/>
    <w:rsid w:val="00AF7A37"/>
    <w:rsid w:val="00AF7F7F"/>
    <w:rsid w:val="00B00395"/>
    <w:rsid w:val="00B0095A"/>
    <w:rsid w:val="00B00C24"/>
    <w:rsid w:val="00B01631"/>
    <w:rsid w:val="00B017EB"/>
    <w:rsid w:val="00B02F50"/>
    <w:rsid w:val="00B0440C"/>
    <w:rsid w:val="00B045BB"/>
    <w:rsid w:val="00B0498F"/>
    <w:rsid w:val="00B04CBD"/>
    <w:rsid w:val="00B05598"/>
    <w:rsid w:val="00B05692"/>
    <w:rsid w:val="00B0569B"/>
    <w:rsid w:val="00B06127"/>
    <w:rsid w:val="00B06F4A"/>
    <w:rsid w:val="00B07346"/>
    <w:rsid w:val="00B07615"/>
    <w:rsid w:val="00B076E3"/>
    <w:rsid w:val="00B07DC6"/>
    <w:rsid w:val="00B07FEE"/>
    <w:rsid w:val="00B10C15"/>
    <w:rsid w:val="00B10C71"/>
    <w:rsid w:val="00B1123E"/>
    <w:rsid w:val="00B119B5"/>
    <w:rsid w:val="00B11F96"/>
    <w:rsid w:val="00B124E3"/>
    <w:rsid w:val="00B12A63"/>
    <w:rsid w:val="00B13136"/>
    <w:rsid w:val="00B13680"/>
    <w:rsid w:val="00B137FF"/>
    <w:rsid w:val="00B13B42"/>
    <w:rsid w:val="00B13EF7"/>
    <w:rsid w:val="00B15267"/>
    <w:rsid w:val="00B1573D"/>
    <w:rsid w:val="00B15829"/>
    <w:rsid w:val="00B15E0A"/>
    <w:rsid w:val="00B17117"/>
    <w:rsid w:val="00B20473"/>
    <w:rsid w:val="00B20766"/>
    <w:rsid w:val="00B219FA"/>
    <w:rsid w:val="00B21E58"/>
    <w:rsid w:val="00B220E9"/>
    <w:rsid w:val="00B22207"/>
    <w:rsid w:val="00B22DEF"/>
    <w:rsid w:val="00B237A9"/>
    <w:rsid w:val="00B24C27"/>
    <w:rsid w:val="00B25673"/>
    <w:rsid w:val="00B25AC3"/>
    <w:rsid w:val="00B25D2A"/>
    <w:rsid w:val="00B26287"/>
    <w:rsid w:val="00B26406"/>
    <w:rsid w:val="00B268E7"/>
    <w:rsid w:val="00B27ECE"/>
    <w:rsid w:val="00B3083A"/>
    <w:rsid w:val="00B3096A"/>
    <w:rsid w:val="00B30A03"/>
    <w:rsid w:val="00B312EC"/>
    <w:rsid w:val="00B31C2B"/>
    <w:rsid w:val="00B31D81"/>
    <w:rsid w:val="00B32A81"/>
    <w:rsid w:val="00B334A4"/>
    <w:rsid w:val="00B33F36"/>
    <w:rsid w:val="00B3409B"/>
    <w:rsid w:val="00B34445"/>
    <w:rsid w:val="00B35458"/>
    <w:rsid w:val="00B35BE9"/>
    <w:rsid w:val="00B35CF4"/>
    <w:rsid w:val="00B360FB"/>
    <w:rsid w:val="00B36690"/>
    <w:rsid w:val="00B366A9"/>
    <w:rsid w:val="00B36C4A"/>
    <w:rsid w:val="00B36D47"/>
    <w:rsid w:val="00B36F33"/>
    <w:rsid w:val="00B37DF6"/>
    <w:rsid w:val="00B4013E"/>
    <w:rsid w:val="00B4063D"/>
    <w:rsid w:val="00B409E5"/>
    <w:rsid w:val="00B40CF7"/>
    <w:rsid w:val="00B41378"/>
    <w:rsid w:val="00B413DD"/>
    <w:rsid w:val="00B417CA"/>
    <w:rsid w:val="00B428CB"/>
    <w:rsid w:val="00B42A57"/>
    <w:rsid w:val="00B42CEE"/>
    <w:rsid w:val="00B42D7E"/>
    <w:rsid w:val="00B42E25"/>
    <w:rsid w:val="00B4312A"/>
    <w:rsid w:val="00B43C13"/>
    <w:rsid w:val="00B43C33"/>
    <w:rsid w:val="00B44472"/>
    <w:rsid w:val="00B446E1"/>
    <w:rsid w:val="00B4546C"/>
    <w:rsid w:val="00B4613F"/>
    <w:rsid w:val="00B46613"/>
    <w:rsid w:val="00B47A22"/>
    <w:rsid w:val="00B500DA"/>
    <w:rsid w:val="00B50B48"/>
    <w:rsid w:val="00B50D25"/>
    <w:rsid w:val="00B510ED"/>
    <w:rsid w:val="00B511CE"/>
    <w:rsid w:val="00B52530"/>
    <w:rsid w:val="00B526A6"/>
    <w:rsid w:val="00B5277E"/>
    <w:rsid w:val="00B52D89"/>
    <w:rsid w:val="00B532E7"/>
    <w:rsid w:val="00B53432"/>
    <w:rsid w:val="00B537EE"/>
    <w:rsid w:val="00B539D6"/>
    <w:rsid w:val="00B544D3"/>
    <w:rsid w:val="00B54717"/>
    <w:rsid w:val="00B552CA"/>
    <w:rsid w:val="00B5569B"/>
    <w:rsid w:val="00B55B0C"/>
    <w:rsid w:val="00B55F58"/>
    <w:rsid w:val="00B56293"/>
    <w:rsid w:val="00B5634D"/>
    <w:rsid w:val="00B563A0"/>
    <w:rsid w:val="00B5695D"/>
    <w:rsid w:val="00B56FC7"/>
    <w:rsid w:val="00B56FF0"/>
    <w:rsid w:val="00B60594"/>
    <w:rsid w:val="00B61326"/>
    <w:rsid w:val="00B613CB"/>
    <w:rsid w:val="00B613EB"/>
    <w:rsid w:val="00B617B6"/>
    <w:rsid w:val="00B619C6"/>
    <w:rsid w:val="00B61F1B"/>
    <w:rsid w:val="00B62048"/>
    <w:rsid w:val="00B62599"/>
    <w:rsid w:val="00B62CA9"/>
    <w:rsid w:val="00B62E4F"/>
    <w:rsid w:val="00B6385E"/>
    <w:rsid w:val="00B64D9C"/>
    <w:rsid w:val="00B6587B"/>
    <w:rsid w:val="00B66B15"/>
    <w:rsid w:val="00B66B64"/>
    <w:rsid w:val="00B66EDA"/>
    <w:rsid w:val="00B671DF"/>
    <w:rsid w:val="00B678E6"/>
    <w:rsid w:val="00B70277"/>
    <w:rsid w:val="00B7034A"/>
    <w:rsid w:val="00B711D6"/>
    <w:rsid w:val="00B71EDB"/>
    <w:rsid w:val="00B72792"/>
    <w:rsid w:val="00B73A61"/>
    <w:rsid w:val="00B73EBF"/>
    <w:rsid w:val="00B74095"/>
    <w:rsid w:val="00B7472D"/>
    <w:rsid w:val="00B74B2C"/>
    <w:rsid w:val="00B74DA5"/>
    <w:rsid w:val="00B754C6"/>
    <w:rsid w:val="00B75699"/>
    <w:rsid w:val="00B756CE"/>
    <w:rsid w:val="00B760B7"/>
    <w:rsid w:val="00B76C01"/>
    <w:rsid w:val="00B76D0D"/>
    <w:rsid w:val="00B76D2A"/>
    <w:rsid w:val="00B76E2B"/>
    <w:rsid w:val="00B77304"/>
    <w:rsid w:val="00B77510"/>
    <w:rsid w:val="00B778F1"/>
    <w:rsid w:val="00B77BD7"/>
    <w:rsid w:val="00B77FBF"/>
    <w:rsid w:val="00B801A6"/>
    <w:rsid w:val="00B80613"/>
    <w:rsid w:val="00B80C95"/>
    <w:rsid w:val="00B81404"/>
    <w:rsid w:val="00B81468"/>
    <w:rsid w:val="00B81611"/>
    <w:rsid w:val="00B816BB"/>
    <w:rsid w:val="00B81C34"/>
    <w:rsid w:val="00B81C5C"/>
    <w:rsid w:val="00B82252"/>
    <w:rsid w:val="00B82ADD"/>
    <w:rsid w:val="00B83431"/>
    <w:rsid w:val="00B83FA0"/>
    <w:rsid w:val="00B84E62"/>
    <w:rsid w:val="00B85030"/>
    <w:rsid w:val="00B85186"/>
    <w:rsid w:val="00B851D5"/>
    <w:rsid w:val="00B85E2C"/>
    <w:rsid w:val="00B86C88"/>
    <w:rsid w:val="00B878A5"/>
    <w:rsid w:val="00B87C48"/>
    <w:rsid w:val="00B90151"/>
    <w:rsid w:val="00B90711"/>
    <w:rsid w:val="00B90B0B"/>
    <w:rsid w:val="00B90D42"/>
    <w:rsid w:val="00B9128C"/>
    <w:rsid w:val="00B914D6"/>
    <w:rsid w:val="00B915CB"/>
    <w:rsid w:val="00B919C4"/>
    <w:rsid w:val="00B921C6"/>
    <w:rsid w:val="00B9228F"/>
    <w:rsid w:val="00B92726"/>
    <w:rsid w:val="00B92757"/>
    <w:rsid w:val="00B93AD0"/>
    <w:rsid w:val="00B93F85"/>
    <w:rsid w:val="00B945AE"/>
    <w:rsid w:val="00B94E6F"/>
    <w:rsid w:val="00B95CB1"/>
    <w:rsid w:val="00B95E0B"/>
    <w:rsid w:val="00B970F8"/>
    <w:rsid w:val="00B976AF"/>
    <w:rsid w:val="00B977BF"/>
    <w:rsid w:val="00BA026A"/>
    <w:rsid w:val="00BA0613"/>
    <w:rsid w:val="00BA0EF3"/>
    <w:rsid w:val="00BA12FF"/>
    <w:rsid w:val="00BA1C32"/>
    <w:rsid w:val="00BA1F38"/>
    <w:rsid w:val="00BA2856"/>
    <w:rsid w:val="00BA30CA"/>
    <w:rsid w:val="00BA3838"/>
    <w:rsid w:val="00BA38F3"/>
    <w:rsid w:val="00BA4379"/>
    <w:rsid w:val="00BA4722"/>
    <w:rsid w:val="00BA475E"/>
    <w:rsid w:val="00BA4EB6"/>
    <w:rsid w:val="00BA4F64"/>
    <w:rsid w:val="00BA54F8"/>
    <w:rsid w:val="00BA5541"/>
    <w:rsid w:val="00BA5AC0"/>
    <w:rsid w:val="00BA6C67"/>
    <w:rsid w:val="00BA6DB0"/>
    <w:rsid w:val="00BA7278"/>
    <w:rsid w:val="00BA7557"/>
    <w:rsid w:val="00BA759C"/>
    <w:rsid w:val="00BA794E"/>
    <w:rsid w:val="00BA7C93"/>
    <w:rsid w:val="00BB0005"/>
    <w:rsid w:val="00BB0696"/>
    <w:rsid w:val="00BB1980"/>
    <w:rsid w:val="00BB1A62"/>
    <w:rsid w:val="00BB1AEF"/>
    <w:rsid w:val="00BB21C8"/>
    <w:rsid w:val="00BB2757"/>
    <w:rsid w:val="00BB29F0"/>
    <w:rsid w:val="00BB3233"/>
    <w:rsid w:val="00BB3A49"/>
    <w:rsid w:val="00BB492D"/>
    <w:rsid w:val="00BB4CCA"/>
    <w:rsid w:val="00BB4CD8"/>
    <w:rsid w:val="00BB51D1"/>
    <w:rsid w:val="00BB58A4"/>
    <w:rsid w:val="00BB6BFC"/>
    <w:rsid w:val="00BB76DB"/>
    <w:rsid w:val="00BB794C"/>
    <w:rsid w:val="00BB7FA6"/>
    <w:rsid w:val="00BC006E"/>
    <w:rsid w:val="00BC035F"/>
    <w:rsid w:val="00BC0795"/>
    <w:rsid w:val="00BC081E"/>
    <w:rsid w:val="00BC177A"/>
    <w:rsid w:val="00BC1C9A"/>
    <w:rsid w:val="00BC1D00"/>
    <w:rsid w:val="00BC1F2F"/>
    <w:rsid w:val="00BC2B58"/>
    <w:rsid w:val="00BC354D"/>
    <w:rsid w:val="00BC469C"/>
    <w:rsid w:val="00BC5131"/>
    <w:rsid w:val="00BC5634"/>
    <w:rsid w:val="00BC5AC6"/>
    <w:rsid w:val="00BC6031"/>
    <w:rsid w:val="00BC64AF"/>
    <w:rsid w:val="00BC754D"/>
    <w:rsid w:val="00BC7653"/>
    <w:rsid w:val="00BC7662"/>
    <w:rsid w:val="00BC78F4"/>
    <w:rsid w:val="00BC7B27"/>
    <w:rsid w:val="00BD0292"/>
    <w:rsid w:val="00BD09F5"/>
    <w:rsid w:val="00BD0EA3"/>
    <w:rsid w:val="00BD1A51"/>
    <w:rsid w:val="00BD1B98"/>
    <w:rsid w:val="00BD27D4"/>
    <w:rsid w:val="00BD289F"/>
    <w:rsid w:val="00BD2C00"/>
    <w:rsid w:val="00BD2DF5"/>
    <w:rsid w:val="00BD3140"/>
    <w:rsid w:val="00BD3256"/>
    <w:rsid w:val="00BD3980"/>
    <w:rsid w:val="00BD53C3"/>
    <w:rsid w:val="00BD53ED"/>
    <w:rsid w:val="00BD5A42"/>
    <w:rsid w:val="00BD5D1A"/>
    <w:rsid w:val="00BD60CF"/>
    <w:rsid w:val="00BD668C"/>
    <w:rsid w:val="00BD6951"/>
    <w:rsid w:val="00BD6CB8"/>
    <w:rsid w:val="00BD6D6B"/>
    <w:rsid w:val="00BE030D"/>
    <w:rsid w:val="00BE055F"/>
    <w:rsid w:val="00BE0885"/>
    <w:rsid w:val="00BE095C"/>
    <w:rsid w:val="00BE0DBF"/>
    <w:rsid w:val="00BE11A8"/>
    <w:rsid w:val="00BE144A"/>
    <w:rsid w:val="00BE1813"/>
    <w:rsid w:val="00BE2111"/>
    <w:rsid w:val="00BE21D1"/>
    <w:rsid w:val="00BE2A99"/>
    <w:rsid w:val="00BE2B54"/>
    <w:rsid w:val="00BE2BDB"/>
    <w:rsid w:val="00BE2EFA"/>
    <w:rsid w:val="00BE3509"/>
    <w:rsid w:val="00BE359F"/>
    <w:rsid w:val="00BE3671"/>
    <w:rsid w:val="00BE4951"/>
    <w:rsid w:val="00BE4A03"/>
    <w:rsid w:val="00BE4A72"/>
    <w:rsid w:val="00BE517F"/>
    <w:rsid w:val="00BE5784"/>
    <w:rsid w:val="00BE5B00"/>
    <w:rsid w:val="00BE6161"/>
    <w:rsid w:val="00BE6269"/>
    <w:rsid w:val="00BE631B"/>
    <w:rsid w:val="00BE6382"/>
    <w:rsid w:val="00BE643A"/>
    <w:rsid w:val="00BE68CD"/>
    <w:rsid w:val="00BE6A1C"/>
    <w:rsid w:val="00BE7EEB"/>
    <w:rsid w:val="00BF02B3"/>
    <w:rsid w:val="00BF0A1F"/>
    <w:rsid w:val="00BF0F72"/>
    <w:rsid w:val="00BF0FC3"/>
    <w:rsid w:val="00BF1010"/>
    <w:rsid w:val="00BF1664"/>
    <w:rsid w:val="00BF1BD7"/>
    <w:rsid w:val="00BF217F"/>
    <w:rsid w:val="00BF2367"/>
    <w:rsid w:val="00BF2459"/>
    <w:rsid w:val="00BF24E4"/>
    <w:rsid w:val="00BF2C87"/>
    <w:rsid w:val="00BF301D"/>
    <w:rsid w:val="00BF3908"/>
    <w:rsid w:val="00BF3B8A"/>
    <w:rsid w:val="00BF3BED"/>
    <w:rsid w:val="00BF3DB2"/>
    <w:rsid w:val="00BF3F4E"/>
    <w:rsid w:val="00BF40BE"/>
    <w:rsid w:val="00BF4CAB"/>
    <w:rsid w:val="00BF4F3A"/>
    <w:rsid w:val="00BF52B5"/>
    <w:rsid w:val="00BF5325"/>
    <w:rsid w:val="00BF59D0"/>
    <w:rsid w:val="00BF6830"/>
    <w:rsid w:val="00BF687D"/>
    <w:rsid w:val="00BF6C2D"/>
    <w:rsid w:val="00BF6FBD"/>
    <w:rsid w:val="00BF7552"/>
    <w:rsid w:val="00BF7C60"/>
    <w:rsid w:val="00C00048"/>
    <w:rsid w:val="00C00E02"/>
    <w:rsid w:val="00C013BD"/>
    <w:rsid w:val="00C01484"/>
    <w:rsid w:val="00C014FC"/>
    <w:rsid w:val="00C0211D"/>
    <w:rsid w:val="00C02F18"/>
    <w:rsid w:val="00C03059"/>
    <w:rsid w:val="00C03B38"/>
    <w:rsid w:val="00C03E7F"/>
    <w:rsid w:val="00C0461C"/>
    <w:rsid w:val="00C049F5"/>
    <w:rsid w:val="00C0608C"/>
    <w:rsid w:val="00C063CD"/>
    <w:rsid w:val="00C068F6"/>
    <w:rsid w:val="00C075BE"/>
    <w:rsid w:val="00C10EF1"/>
    <w:rsid w:val="00C112BD"/>
    <w:rsid w:val="00C11B9D"/>
    <w:rsid w:val="00C11CEF"/>
    <w:rsid w:val="00C12D5A"/>
    <w:rsid w:val="00C12E94"/>
    <w:rsid w:val="00C12EAB"/>
    <w:rsid w:val="00C12FA6"/>
    <w:rsid w:val="00C143BB"/>
    <w:rsid w:val="00C14BEA"/>
    <w:rsid w:val="00C152E1"/>
    <w:rsid w:val="00C157B3"/>
    <w:rsid w:val="00C15CDC"/>
    <w:rsid w:val="00C167D4"/>
    <w:rsid w:val="00C169F9"/>
    <w:rsid w:val="00C175A4"/>
    <w:rsid w:val="00C175FD"/>
    <w:rsid w:val="00C17679"/>
    <w:rsid w:val="00C17A27"/>
    <w:rsid w:val="00C17D23"/>
    <w:rsid w:val="00C20191"/>
    <w:rsid w:val="00C2032E"/>
    <w:rsid w:val="00C20932"/>
    <w:rsid w:val="00C210F7"/>
    <w:rsid w:val="00C213E3"/>
    <w:rsid w:val="00C216E7"/>
    <w:rsid w:val="00C22212"/>
    <w:rsid w:val="00C22263"/>
    <w:rsid w:val="00C22499"/>
    <w:rsid w:val="00C22A7A"/>
    <w:rsid w:val="00C22CD2"/>
    <w:rsid w:val="00C23FC2"/>
    <w:rsid w:val="00C24256"/>
    <w:rsid w:val="00C242F4"/>
    <w:rsid w:val="00C243AC"/>
    <w:rsid w:val="00C2534D"/>
    <w:rsid w:val="00C25439"/>
    <w:rsid w:val="00C25861"/>
    <w:rsid w:val="00C259AB"/>
    <w:rsid w:val="00C25C86"/>
    <w:rsid w:val="00C26114"/>
    <w:rsid w:val="00C262F1"/>
    <w:rsid w:val="00C27078"/>
    <w:rsid w:val="00C27609"/>
    <w:rsid w:val="00C27863"/>
    <w:rsid w:val="00C27CB7"/>
    <w:rsid w:val="00C27FBC"/>
    <w:rsid w:val="00C3008E"/>
    <w:rsid w:val="00C30D74"/>
    <w:rsid w:val="00C315BF"/>
    <w:rsid w:val="00C322AE"/>
    <w:rsid w:val="00C32445"/>
    <w:rsid w:val="00C32985"/>
    <w:rsid w:val="00C32B7A"/>
    <w:rsid w:val="00C334B4"/>
    <w:rsid w:val="00C33C68"/>
    <w:rsid w:val="00C34452"/>
    <w:rsid w:val="00C347AE"/>
    <w:rsid w:val="00C3512B"/>
    <w:rsid w:val="00C35A80"/>
    <w:rsid w:val="00C35B7A"/>
    <w:rsid w:val="00C35C80"/>
    <w:rsid w:val="00C35ED7"/>
    <w:rsid w:val="00C361FB"/>
    <w:rsid w:val="00C36674"/>
    <w:rsid w:val="00C36863"/>
    <w:rsid w:val="00C36D09"/>
    <w:rsid w:val="00C36D6F"/>
    <w:rsid w:val="00C36EAB"/>
    <w:rsid w:val="00C37AF2"/>
    <w:rsid w:val="00C37B8C"/>
    <w:rsid w:val="00C400C3"/>
    <w:rsid w:val="00C412D0"/>
    <w:rsid w:val="00C41798"/>
    <w:rsid w:val="00C41AC7"/>
    <w:rsid w:val="00C41DD3"/>
    <w:rsid w:val="00C42491"/>
    <w:rsid w:val="00C42570"/>
    <w:rsid w:val="00C42A9B"/>
    <w:rsid w:val="00C4371D"/>
    <w:rsid w:val="00C4426C"/>
    <w:rsid w:val="00C4484A"/>
    <w:rsid w:val="00C45018"/>
    <w:rsid w:val="00C468F3"/>
    <w:rsid w:val="00C4695A"/>
    <w:rsid w:val="00C46D8F"/>
    <w:rsid w:val="00C46F15"/>
    <w:rsid w:val="00C472E4"/>
    <w:rsid w:val="00C47D99"/>
    <w:rsid w:val="00C47DED"/>
    <w:rsid w:val="00C500EF"/>
    <w:rsid w:val="00C501AE"/>
    <w:rsid w:val="00C5069E"/>
    <w:rsid w:val="00C50C20"/>
    <w:rsid w:val="00C516C8"/>
    <w:rsid w:val="00C516FA"/>
    <w:rsid w:val="00C51733"/>
    <w:rsid w:val="00C51FBC"/>
    <w:rsid w:val="00C5228C"/>
    <w:rsid w:val="00C5257E"/>
    <w:rsid w:val="00C52B45"/>
    <w:rsid w:val="00C52D82"/>
    <w:rsid w:val="00C535CF"/>
    <w:rsid w:val="00C53704"/>
    <w:rsid w:val="00C53D73"/>
    <w:rsid w:val="00C54A4E"/>
    <w:rsid w:val="00C54CE5"/>
    <w:rsid w:val="00C54E75"/>
    <w:rsid w:val="00C551F9"/>
    <w:rsid w:val="00C5590E"/>
    <w:rsid w:val="00C55986"/>
    <w:rsid w:val="00C56014"/>
    <w:rsid w:val="00C575DD"/>
    <w:rsid w:val="00C57BBD"/>
    <w:rsid w:val="00C57ED9"/>
    <w:rsid w:val="00C57EDD"/>
    <w:rsid w:val="00C601F9"/>
    <w:rsid w:val="00C61FB6"/>
    <w:rsid w:val="00C628CF"/>
    <w:rsid w:val="00C62AB9"/>
    <w:rsid w:val="00C62F10"/>
    <w:rsid w:val="00C63545"/>
    <w:rsid w:val="00C64411"/>
    <w:rsid w:val="00C647FF"/>
    <w:rsid w:val="00C649D9"/>
    <w:rsid w:val="00C65505"/>
    <w:rsid w:val="00C65624"/>
    <w:rsid w:val="00C65DAD"/>
    <w:rsid w:val="00C6621C"/>
    <w:rsid w:val="00C6733E"/>
    <w:rsid w:val="00C67CEF"/>
    <w:rsid w:val="00C7052C"/>
    <w:rsid w:val="00C70EBA"/>
    <w:rsid w:val="00C71463"/>
    <w:rsid w:val="00C71813"/>
    <w:rsid w:val="00C718F9"/>
    <w:rsid w:val="00C71AAE"/>
    <w:rsid w:val="00C72165"/>
    <w:rsid w:val="00C72573"/>
    <w:rsid w:val="00C73891"/>
    <w:rsid w:val="00C746CF"/>
    <w:rsid w:val="00C74B50"/>
    <w:rsid w:val="00C75082"/>
    <w:rsid w:val="00C754B5"/>
    <w:rsid w:val="00C75ABD"/>
    <w:rsid w:val="00C75EB8"/>
    <w:rsid w:val="00C76122"/>
    <w:rsid w:val="00C76668"/>
    <w:rsid w:val="00C777EE"/>
    <w:rsid w:val="00C77889"/>
    <w:rsid w:val="00C77910"/>
    <w:rsid w:val="00C77BA4"/>
    <w:rsid w:val="00C8020A"/>
    <w:rsid w:val="00C802DD"/>
    <w:rsid w:val="00C80746"/>
    <w:rsid w:val="00C80793"/>
    <w:rsid w:val="00C810D0"/>
    <w:rsid w:val="00C8181C"/>
    <w:rsid w:val="00C82641"/>
    <w:rsid w:val="00C82A0D"/>
    <w:rsid w:val="00C831BA"/>
    <w:rsid w:val="00C83345"/>
    <w:rsid w:val="00C83488"/>
    <w:rsid w:val="00C83F91"/>
    <w:rsid w:val="00C84549"/>
    <w:rsid w:val="00C84732"/>
    <w:rsid w:val="00C854D9"/>
    <w:rsid w:val="00C85623"/>
    <w:rsid w:val="00C85CF4"/>
    <w:rsid w:val="00C8792A"/>
    <w:rsid w:val="00C87B83"/>
    <w:rsid w:val="00C900AF"/>
    <w:rsid w:val="00C90409"/>
    <w:rsid w:val="00C90895"/>
    <w:rsid w:val="00C90C74"/>
    <w:rsid w:val="00C90EA9"/>
    <w:rsid w:val="00C91F99"/>
    <w:rsid w:val="00C92D3C"/>
    <w:rsid w:val="00C932CB"/>
    <w:rsid w:val="00C93337"/>
    <w:rsid w:val="00C93AE5"/>
    <w:rsid w:val="00C93C93"/>
    <w:rsid w:val="00C940EA"/>
    <w:rsid w:val="00C950B9"/>
    <w:rsid w:val="00C95208"/>
    <w:rsid w:val="00C95649"/>
    <w:rsid w:val="00C95987"/>
    <w:rsid w:val="00C95B93"/>
    <w:rsid w:val="00C96039"/>
    <w:rsid w:val="00C960BC"/>
    <w:rsid w:val="00C96ABC"/>
    <w:rsid w:val="00C96BB4"/>
    <w:rsid w:val="00C971A2"/>
    <w:rsid w:val="00C9747A"/>
    <w:rsid w:val="00CA0311"/>
    <w:rsid w:val="00CA0D30"/>
    <w:rsid w:val="00CA0D70"/>
    <w:rsid w:val="00CA0FD8"/>
    <w:rsid w:val="00CA161C"/>
    <w:rsid w:val="00CA18DC"/>
    <w:rsid w:val="00CA1CE9"/>
    <w:rsid w:val="00CA1DA4"/>
    <w:rsid w:val="00CA1DFB"/>
    <w:rsid w:val="00CA31C5"/>
    <w:rsid w:val="00CA323B"/>
    <w:rsid w:val="00CA345D"/>
    <w:rsid w:val="00CA35A4"/>
    <w:rsid w:val="00CA36B8"/>
    <w:rsid w:val="00CA3A3F"/>
    <w:rsid w:val="00CA3EA2"/>
    <w:rsid w:val="00CA4B58"/>
    <w:rsid w:val="00CA4C1A"/>
    <w:rsid w:val="00CA51D7"/>
    <w:rsid w:val="00CA5724"/>
    <w:rsid w:val="00CA576A"/>
    <w:rsid w:val="00CA5D8B"/>
    <w:rsid w:val="00CA63ED"/>
    <w:rsid w:val="00CA7506"/>
    <w:rsid w:val="00CA76F3"/>
    <w:rsid w:val="00CA7CCA"/>
    <w:rsid w:val="00CB0300"/>
    <w:rsid w:val="00CB09D2"/>
    <w:rsid w:val="00CB11A2"/>
    <w:rsid w:val="00CB2DB0"/>
    <w:rsid w:val="00CB3232"/>
    <w:rsid w:val="00CB3847"/>
    <w:rsid w:val="00CB4424"/>
    <w:rsid w:val="00CB4C4F"/>
    <w:rsid w:val="00CB4D4D"/>
    <w:rsid w:val="00CB4E60"/>
    <w:rsid w:val="00CB57A8"/>
    <w:rsid w:val="00CB5ED7"/>
    <w:rsid w:val="00CB639F"/>
    <w:rsid w:val="00CB68E4"/>
    <w:rsid w:val="00CB6A0A"/>
    <w:rsid w:val="00CB6AB7"/>
    <w:rsid w:val="00CB6CDD"/>
    <w:rsid w:val="00CB74D9"/>
    <w:rsid w:val="00CB7BCF"/>
    <w:rsid w:val="00CB7DAC"/>
    <w:rsid w:val="00CC097C"/>
    <w:rsid w:val="00CC0D52"/>
    <w:rsid w:val="00CC1240"/>
    <w:rsid w:val="00CC2023"/>
    <w:rsid w:val="00CC2146"/>
    <w:rsid w:val="00CC2244"/>
    <w:rsid w:val="00CC270C"/>
    <w:rsid w:val="00CC2959"/>
    <w:rsid w:val="00CC2B1B"/>
    <w:rsid w:val="00CC3F5B"/>
    <w:rsid w:val="00CC4029"/>
    <w:rsid w:val="00CC4672"/>
    <w:rsid w:val="00CC500E"/>
    <w:rsid w:val="00CC565C"/>
    <w:rsid w:val="00CC5688"/>
    <w:rsid w:val="00CC59D5"/>
    <w:rsid w:val="00CC7E82"/>
    <w:rsid w:val="00CC7FEF"/>
    <w:rsid w:val="00CD0348"/>
    <w:rsid w:val="00CD0A5F"/>
    <w:rsid w:val="00CD1457"/>
    <w:rsid w:val="00CD14AF"/>
    <w:rsid w:val="00CD1534"/>
    <w:rsid w:val="00CD165E"/>
    <w:rsid w:val="00CD1C57"/>
    <w:rsid w:val="00CD3272"/>
    <w:rsid w:val="00CD334A"/>
    <w:rsid w:val="00CD3B2C"/>
    <w:rsid w:val="00CD40B3"/>
    <w:rsid w:val="00CD523D"/>
    <w:rsid w:val="00CD5315"/>
    <w:rsid w:val="00CD5432"/>
    <w:rsid w:val="00CD57A9"/>
    <w:rsid w:val="00CD5C3B"/>
    <w:rsid w:val="00CD6348"/>
    <w:rsid w:val="00CD6581"/>
    <w:rsid w:val="00CD6D84"/>
    <w:rsid w:val="00CD777E"/>
    <w:rsid w:val="00CE0218"/>
    <w:rsid w:val="00CE0976"/>
    <w:rsid w:val="00CE131C"/>
    <w:rsid w:val="00CE1AB8"/>
    <w:rsid w:val="00CE2385"/>
    <w:rsid w:val="00CE23E6"/>
    <w:rsid w:val="00CE3B56"/>
    <w:rsid w:val="00CE51FF"/>
    <w:rsid w:val="00CE5542"/>
    <w:rsid w:val="00CE5CA4"/>
    <w:rsid w:val="00CE6CCE"/>
    <w:rsid w:val="00CE6CEE"/>
    <w:rsid w:val="00CF0085"/>
    <w:rsid w:val="00CF0ACA"/>
    <w:rsid w:val="00CF0E41"/>
    <w:rsid w:val="00CF1FE8"/>
    <w:rsid w:val="00CF2755"/>
    <w:rsid w:val="00CF27DD"/>
    <w:rsid w:val="00CF29C6"/>
    <w:rsid w:val="00CF2C47"/>
    <w:rsid w:val="00CF31BA"/>
    <w:rsid w:val="00CF347D"/>
    <w:rsid w:val="00CF398B"/>
    <w:rsid w:val="00CF39B1"/>
    <w:rsid w:val="00CF4344"/>
    <w:rsid w:val="00CF4496"/>
    <w:rsid w:val="00CF4703"/>
    <w:rsid w:val="00CF4F70"/>
    <w:rsid w:val="00CF4FFA"/>
    <w:rsid w:val="00CF5131"/>
    <w:rsid w:val="00CF54F2"/>
    <w:rsid w:val="00CF5B00"/>
    <w:rsid w:val="00CF679F"/>
    <w:rsid w:val="00CF6A64"/>
    <w:rsid w:val="00CF6CA3"/>
    <w:rsid w:val="00CF7606"/>
    <w:rsid w:val="00D000CE"/>
    <w:rsid w:val="00D00364"/>
    <w:rsid w:val="00D00571"/>
    <w:rsid w:val="00D007F1"/>
    <w:rsid w:val="00D008D5"/>
    <w:rsid w:val="00D01647"/>
    <w:rsid w:val="00D01E97"/>
    <w:rsid w:val="00D03B11"/>
    <w:rsid w:val="00D03D56"/>
    <w:rsid w:val="00D0452E"/>
    <w:rsid w:val="00D046CE"/>
    <w:rsid w:val="00D04A1B"/>
    <w:rsid w:val="00D04F0B"/>
    <w:rsid w:val="00D05071"/>
    <w:rsid w:val="00D0522C"/>
    <w:rsid w:val="00D055B3"/>
    <w:rsid w:val="00D0657A"/>
    <w:rsid w:val="00D06EE7"/>
    <w:rsid w:val="00D077FD"/>
    <w:rsid w:val="00D10ED9"/>
    <w:rsid w:val="00D11508"/>
    <w:rsid w:val="00D117A6"/>
    <w:rsid w:val="00D1284B"/>
    <w:rsid w:val="00D12969"/>
    <w:rsid w:val="00D12E5D"/>
    <w:rsid w:val="00D13902"/>
    <w:rsid w:val="00D13BA8"/>
    <w:rsid w:val="00D1411A"/>
    <w:rsid w:val="00D144CE"/>
    <w:rsid w:val="00D16567"/>
    <w:rsid w:val="00D178E2"/>
    <w:rsid w:val="00D17CE8"/>
    <w:rsid w:val="00D2038C"/>
    <w:rsid w:val="00D205A2"/>
    <w:rsid w:val="00D207AE"/>
    <w:rsid w:val="00D21CBF"/>
    <w:rsid w:val="00D21CFC"/>
    <w:rsid w:val="00D221BC"/>
    <w:rsid w:val="00D22246"/>
    <w:rsid w:val="00D228D3"/>
    <w:rsid w:val="00D228E9"/>
    <w:rsid w:val="00D22CBE"/>
    <w:rsid w:val="00D22D27"/>
    <w:rsid w:val="00D24A96"/>
    <w:rsid w:val="00D24BF7"/>
    <w:rsid w:val="00D251FF"/>
    <w:rsid w:val="00D26E41"/>
    <w:rsid w:val="00D26F18"/>
    <w:rsid w:val="00D26F68"/>
    <w:rsid w:val="00D2766D"/>
    <w:rsid w:val="00D27E0B"/>
    <w:rsid w:val="00D27FCF"/>
    <w:rsid w:val="00D27FE3"/>
    <w:rsid w:val="00D309ED"/>
    <w:rsid w:val="00D30AA9"/>
    <w:rsid w:val="00D3117F"/>
    <w:rsid w:val="00D31382"/>
    <w:rsid w:val="00D31AC2"/>
    <w:rsid w:val="00D322D9"/>
    <w:rsid w:val="00D3245A"/>
    <w:rsid w:val="00D3255E"/>
    <w:rsid w:val="00D33024"/>
    <w:rsid w:val="00D33480"/>
    <w:rsid w:val="00D33694"/>
    <w:rsid w:val="00D34367"/>
    <w:rsid w:val="00D347C1"/>
    <w:rsid w:val="00D348F7"/>
    <w:rsid w:val="00D34F00"/>
    <w:rsid w:val="00D3529E"/>
    <w:rsid w:val="00D35370"/>
    <w:rsid w:val="00D3627F"/>
    <w:rsid w:val="00D363BD"/>
    <w:rsid w:val="00D37571"/>
    <w:rsid w:val="00D37574"/>
    <w:rsid w:val="00D378A6"/>
    <w:rsid w:val="00D37A12"/>
    <w:rsid w:val="00D37BE7"/>
    <w:rsid w:val="00D4013A"/>
    <w:rsid w:val="00D4048F"/>
    <w:rsid w:val="00D40E49"/>
    <w:rsid w:val="00D415AA"/>
    <w:rsid w:val="00D42DC6"/>
    <w:rsid w:val="00D42FB7"/>
    <w:rsid w:val="00D43345"/>
    <w:rsid w:val="00D4401B"/>
    <w:rsid w:val="00D44B75"/>
    <w:rsid w:val="00D45540"/>
    <w:rsid w:val="00D45C53"/>
    <w:rsid w:val="00D461BC"/>
    <w:rsid w:val="00D46500"/>
    <w:rsid w:val="00D46BC3"/>
    <w:rsid w:val="00D4712D"/>
    <w:rsid w:val="00D4753D"/>
    <w:rsid w:val="00D4779E"/>
    <w:rsid w:val="00D47FAB"/>
    <w:rsid w:val="00D50522"/>
    <w:rsid w:val="00D50B7C"/>
    <w:rsid w:val="00D50F9D"/>
    <w:rsid w:val="00D51590"/>
    <w:rsid w:val="00D51E9C"/>
    <w:rsid w:val="00D51F19"/>
    <w:rsid w:val="00D5220D"/>
    <w:rsid w:val="00D5283B"/>
    <w:rsid w:val="00D52BF3"/>
    <w:rsid w:val="00D52DF1"/>
    <w:rsid w:val="00D52F27"/>
    <w:rsid w:val="00D53BE9"/>
    <w:rsid w:val="00D53F41"/>
    <w:rsid w:val="00D54279"/>
    <w:rsid w:val="00D54679"/>
    <w:rsid w:val="00D548FA"/>
    <w:rsid w:val="00D54DAE"/>
    <w:rsid w:val="00D54F5D"/>
    <w:rsid w:val="00D55CAF"/>
    <w:rsid w:val="00D55F53"/>
    <w:rsid w:val="00D564E3"/>
    <w:rsid w:val="00D567D0"/>
    <w:rsid w:val="00D56A10"/>
    <w:rsid w:val="00D56E0C"/>
    <w:rsid w:val="00D56E8E"/>
    <w:rsid w:val="00D57069"/>
    <w:rsid w:val="00D572FF"/>
    <w:rsid w:val="00D604DA"/>
    <w:rsid w:val="00D6099E"/>
    <w:rsid w:val="00D609BB"/>
    <w:rsid w:val="00D6121A"/>
    <w:rsid w:val="00D62148"/>
    <w:rsid w:val="00D62A4C"/>
    <w:rsid w:val="00D631F5"/>
    <w:rsid w:val="00D633B5"/>
    <w:rsid w:val="00D63461"/>
    <w:rsid w:val="00D63E01"/>
    <w:rsid w:val="00D63E1C"/>
    <w:rsid w:val="00D643BB"/>
    <w:rsid w:val="00D650F7"/>
    <w:rsid w:val="00D65A44"/>
    <w:rsid w:val="00D65CE3"/>
    <w:rsid w:val="00D66D0D"/>
    <w:rsid w:val="00D67345"/>
    <w:rsid w:val="00D67850"/>
    <w:rsid w:val="00D678DE"/>
    <w:rsid w:val="00D67928"/>
    <w:rsid w:val="00D67CCF"/>
    <w:rsid w:val="00D706D6"/>
    <w:rsid w:val="00D70B56"/>
    <w:rsid w:val="00D70BBB"/>
    <w:rsid w:val="00D71949"/>
    <w:rsid w:val="00D71DE5"/>
    <w:rsid w:val="00D724A0"/>
    <w:rsid w:val="00D727FB"/>
    <w:rsid w:val="00D72C0C"/>
    <w:rsid w:val="00D732B6"/>
    <w:rsid w:val="00D73B85"/>
    <w:rsid w:val="00D73DC0"/>
    <w:rsid w:val="00D73F7F"/>
    <w:rsid w:val="00D73F9C"/>
    <w:rsid w:val="00D7429D"/>
    <w:rsid w:val="00D74A85"/>
    <w:rsid w:val="00D7639B"/>
    <w:rsid w:val="00D76DEE"/>
    <w:rsid w:val="00D7717F"/>
    <w:rsid w:val="00D773C9"/>
    <w:rsid w:val="00D80695"/>
    <w:rsid w:val="00D80AFA"/>
    <w:rsid w:val="00D80DFE"/>
    <w:rsid w:val="00D81F36"/>
    <w:rsid w:val="00D82C3B"/>
    <w:rsid w:val="00D83032"/>
    <w:rsid w:val="00D837EE"/>
    <w:rsid w:val="00D83F3A"/>
    <w:rsid w:val="00D84648"/>
    <w:rsid w:val="00D848DC"/>
    <w:rsid w:val="00D84B2A"/>
    <w:rsid w:val="00D85271"/>
    <w:rsid w:val="00D862D8"/>
    <w:rsid w:val="00D863C4"/>
    <w:rsid w:val="00D86A49"/>
    <w:rsid w:val="00D873E4"/>
    <w:rsid w:val="00D8771A"/>
    <w:rsid w:val="00D9043C"/>
    <w:rsid w:val="00D90468"/>
    <w:rsid w:val="00D91255"/>
    <w:rsid w:val="00D91FF4"/>
    <w:rsid w:val="00D920AE"/>
    <w:rsid w:val="00D924CD"/>
    <w:rsid w:val="00D9251A"/>
    <w:rsid w:val="00D92951"/>
    <w:rsid w:val="00D94325"/>
    <w:rsid w:val="00D943CF"/>
    <w:rsid w:val="00D95C3C"/>
    <w:rsid w:val="00D9604A"/>
    <w:rsid w:val="00D961A0"/>
    <w:rsid w:val="00D966E0"/>
    <w:rsid w:val="00D96B40"/>
    <w:rsid w:val="00D97068"/>
    <w:rsid w:val="00D97598"/>
    <w:rsid w:val="00D97A9C"/>
    <w:rsid w:val="00DA0232"/>
    <w:rsid w:val="00DA0573"/>
    <w:rsid w:val="00DA0D98"/>
    <w:rsid w:val="00DA1FA0"/>
    <w:rsid w:val="00DA2424"/>
    <w:rsid w:val="00DA2A40"/>
    <w:rsid w:val="00DA2FC5"/>
    <w:rsid w:val="00DA32E5"/>
    <w:rsid w:val="00DA3A3F"/>
    <w:rsid w:val="00DA3A9F"/>
    <w:rsid w:val="00DA3D90"/>
    <w:rsid w:val="00DA3D9D"/>
    <w:rsid w:val="00DA3ED0"/>
    <w:rsid w:val="00DA3F87"/>
    <w:rsid w:val="00DA5474"/>
    <w:rsid w:val="00DA5548"/>
    <w:rsid w:val="00DA5B07"/>
    <w:rsid w:val="00DA5D22"/>
    <w:rsid w:val="00DA63B3"/>
    <w:rsid w:val="00DA660C"/>
    <w:rsid w:val="00DA6D02"/>
    <w:rsid w:val="00DA6D9D"/>
    <w:rsid w:val="00DA6F0D"/>
    <w:rsid w:val="00DB0489"/>
    <w:rsid w:val="00DB1087"/>
    <w:rsid w:val="00DB12EC"/>
    <w:rsid w:val="00DB2E66"/>
    <w:rsid w:val="00DB3F27"/>
    <w:rsid w:val="00DB46A8"/>
    <w:rsid w:val="00DB4ECD"/>
    <w:rsid w:val="00DB5C11"/>
    <w:rsid w:val="00DB6081"/>
    <w:rsid w:val="00DB62C4"/>
    <w:rsid w:val="00DB64B3"/>
    <w:rsid w:val="00DB668C"/>
    <w:rsid w:val="00DB6721"/>
    <w:rsid w:val="00DB699D"/>
    <w:rsid w:val="00DB7717"/>
    <w:rsid w:val="00DC0ACF"/>
    <w:rsid w:val="00DC1405"/>
    <w:rsid w:val="00DC169F"/>
    <w:rsid w:val="00DC1838"/>
    <w:rsid w:val="00DC1938"/>
    <w:rsid w:val="00DC1D32"/>
    <w:rsid w:val="00DC20FE"/>
    <w:rsid w:val="00DC2732"/>
    <w:rsid w:val="00DC2EF6"/>
    <w:rsid w:val="00DC394C"/>
    <w:rsid w:val="00DC3BD1"/>
    <w:rsid w:val="00DC3E7A"/>
    <w:rsid w:val="00DC3FFB"/>
    <w:rsid w:val="00DC4A3F"/>
    <w:rsid w:val="00DC4DC7"/>
    <w:rsid w:val="00DC5046"/>
    <w:rsid w:val="00DC54CB"/>
    <w:rsid w:val="00DC5AE4"/>
    <w:rsid w:val="00DC6107"/>
    <w:rsid w:val="00DC665B"/>
    <w:rsid w:val="00DC6AC9"/>
    <w:rsid w:val="00DC6B62"/>
    <w:rsid w:val="00DC6D01"/>
    <w:rsid w:val="00DC6D8B"/>
    <w:rsid w:val="00DC771A"/>
    <w:rsid w:val="00DC7845"/>
    <w:rsid w:val="00DD07EE"/>
    <w:rsid w:val="00DD18EA"/>
    <w:rsid w:val="00DD235B"/>
    <w:rsid w:val="00DD2A97"/>
    <w:rsid w:val="00DD3046"/>
    <w:rsid w:val="00DD392F"/>
    <w:rsid w:val="00DD402B"/>
    <w:rsid w:val="00DD407C"/>
    <w:rsid w:val="00DD4146"/>
    <w:rsid w:val="00DD445E"/>
    <w:rsid w:val="00DD4A94"/>
    <w:rsid w:val="00DD55DE"/>
    <w:rsid w:val="00DD587E"/>
    <w:rsid w:val="00DD5EE1"/>
    <w:rsid w:val="00DD5FD8"/>
    <w:rsid w:val="00DD6956"/>
    <w:rsid w:val="00DD6B8F"/>
    <w:rsid w:val="00DD75A0"/>
    <w:rsid w:val="00DD79FF"/>
    <w:rsid w:val="00DE22F4"/>
    <w:rsid w:val="00DE23A3"/>
    <w:rsid w:val="00DE24DC"/>
    <w:rsid w:val="00DE26D7"/>
    <w:rsid w:val="00DE312C"/>
    <w:rsid w:val="00DE32E8"/>
    <w:rsid w:val="00DE33E3"/>
    <w:rsid w:val="00DE39BA"/>
    <w:rsid w:val="00DE4906"/>
    <w:rsid w:val="00DE499E"/>
    <w:rsid w:val="00DE4DB4"/>
    <w:rsid w:val="00DE5768"/>
    <w:rsid w:val="00DE5926"/>
    <w:rsid w:val="00DE61CE"/>
    <w:rsid w:val="00DE63FF"/>
    <w:rsid w:val="00DE6550"/>
    <w:rsid w:val="00DE660E"/>
    <w:rsid w:val="00DE7278"/>
    <w:rsid w:val="00DE7A28"/>
    <w:rsid w:val="00DE7FEC"/>
    <w:rsid w:val="00DF01F5"/>
    <w:rsid w:val="00DF02B8"/>
    <w:rsid w:val="00DF0706"/>
    <w:rsid w:val="00DF07B6"/>
    <w:rsid w:val="00DF0B5A"/>
    <w:rsid w:val="00DF11F6"/>
    <w:rsid w:val="00DF1395"/>
    <w:rsid w:val="00DF2E1B"/>
    <w:rsid w:val="00DF3342"/>
    <w:rsid w:val="00DF3B1F"/>
    <w:rsid w:val="00DF4C3B"/>
    <w:rsid w:val="00DF5552"/>
    <w:rsid w:val="00DF6001"/>
    <w:rsid w:val="00DF6AA1"/>
    <w:rsid w:val="00DF6AC9"/>
    <w:rsid w:val="00DF6BEA"/>
    <w:rsid w:val="00DF6EBE"/>
    <w:rsid w:val="00DF7368"/>
    <w:rsid w:val="00DF75F0"/>
    <w:rsid w:val="00E00376"/>
    <w:rsid w:val="00E00774"/>
    <w:rsid w:val="00E00A29"/>
    <w:rsid w:val="00E0123B"/>
    <w:rsid w:val="00E01C7F"/>
    <w:rsid w:val="00E03086"/>
    <w:rsid w:val="00E0484A"/>
    <w:rsid w:val="00E04CD4"/>
    <w:rsid w:val="00E04E17"/>
    <w:rsid w:val="00E05CF1"/>
    <w:rsid w:val="00E066D5"/>
    <w:rsid w:val="00E06C3D"/>
    <w:rsid w:val="00E06CA6"/>
    <w:rsid w:val="00E06DA9"/>
    <w:rsid w:val="00E06E67"/>
    <w:rsid w:val="00E073F6"/>
    <w:rsid w:val="00E07B3F"/>
    <w:rsid w:val="00E07C80"/>
    <w:rsid w:val="00E1139A"/>
    <w:rsid w:val="00E11594"/>
    <w:rsid w:val="00E1178E"/>
    <w:rsid w:val="00E11E53"/>
    <w:rsid w:val="00E12A6E"/>
    <w:rsid w:val="00E13737"/>
    <w:rsid w:val="00E14748"/>
    <w:rsid w:val="00E15983"/>
    <w:rsid w:val="00E167FF"/>
    <w:rsid w:val="00E1785D"/>
    <w:rsid w:val="00E17BDC"/>
    <w:rsid w:val="00E206FD"/>
    <w:rsid w:val="00E21033"/>
    <w:rsid w:val="00E23B03"/>
    <w:rsid w:val="00E24CBD"/>
    <w:rsid w:val="00E250B8"/>
    <w:rsid w:val="00E258B4"/>
    <w:rsid w:val="00E25FF4"/>
    <w:rsid w:val="00E2666D"/>
    <w:rsid w:val="00E268A1"/>
    <w:rsid w:val="00E27251"/>
    <w:rsid w:val="00E27912"/>
    <w:rsid w:val="00E30D78"/>
    <w:rsid w:val="00E31533"/>
    <w:rsid w:val="00E325AF"/>
    <w:rsid w:val="00E32899"/>
    <w:rsid w:val="00E32F6C"/>
    <w:rsid w:val="00E3321E"/>
    <w:rsid w:val="00E33BEC"/>
    <w:rsid w:val="00E33F8B"/>
    <w:rsid w:val="00E34120"/>
    <w:rsid w:val="00E34A19"/>
    <w:rsid w:val="00E35662"/>
    <w:rsid w:val="00E3593A"/>
    <w:rsid w:val="00E359A9"/>
    <w:rsid w:val="00E35B24"/>
    <w:rsid w:val="00E36712"/>
    <w:rsid w:val="00E368A0"/>
    <w:rsid w:val="00E40308"/>
    <w:rsid w:val="00E4031C"/>
    <w:rsid w:val="00E40430"/>
    <w:rsid w:val="00E40565"/>
    <w:rsid w:val="00E40955"/>
    <w:rsid w:val="00E40A67"/>
    <w:rsid w:val="00E4165B"/>
    <w:rsid w:val="00E41C2A"/>
    <w:rsid w:val="00E426F7"/>
    <w:rsid w:val="00E4286A"/>
    <w:rsid w:val="00E42DDD"/>
    <w:rsid w:val="00E44114"/>
    <w:rsid w:val="00E445C7"/>
    <w:rsid w:val="00E44FD7"/>
    <w:rsid w:val="00E45471"/>
    <w:rsid w:val="00E45BA0"/>
    <w:rsid w:val="00E46652"/>
    <w:rsid w:val="00E46C03"/>
    <w:rsid w:val="00E46D10"/>
    <w:rsid w:val="00E47EBE"/>
    <w:rsid w:val="00E504EE"/>
    <w:rsid w:val="00E50B32"/>
    <w:rsid w:val="00E513D3"/>
    <w:rsid w:val="00E5164D"/>
    <w:rsid w:val="00E5171C"/>
    <w:rsid w:val="00E51A53"/>
    <w:rsid w:val="00E51BA2"/>
    <w:rsid w:val="00E52D22"/>
    <w:rsid w:val="00E534C5"/>
    <w:rsid w:val="00E53955"/>
    <w:rsid w:val="00E54347"/>
    <w:rsid w:val="00E545FD"/>
    <w:rsid w:val="00E54625"/>
    <w:rsid w:val="00E54B17"/>
    <w:rsid w:val="00E54FFD"/>
    <w:rsid w:val="00E5571D"/>
    <w:rsid w:val="00E55920"/>
    <w:rsid w:val="00E55F22"/>
    <w:rsid w:val="00E565D0"/>
    <w:rsid w:val="00E5692A"/>
    <w:rsid w:val="00E57BF5"/>
    <w:rsid w:val="00E57F06"/>
    <w:rsid w:val="00E600C3"/>
    <w:rsid w:val="00E60507"/>
    <w:rsid w:val="00E60D20"/>
    <w:rsid w:val="00E61295"/>
    <w:rsid w:val="00E6164F"/>
    <w:rsid w:val="00E62450"/>
    <w:rsid w:val="00E63D12"/>
    <w:rsid w:val="00E63FA4"/>
    <w:rsid w:val="00E64603"/>
    <w:rsid w:val="00E64660"/>
    <w:rsid w:val="00E64ECE"/>
    <w:rsid w:val="00E65BEF"/>
    <w:rsid w:val="00E65EAF"/>
    <w:rsid w:val="00E668B3"/>
    <w:rsid w:val="00E66928"/>
    <w:rsid w:val="00E66B51"/>
    <w:rsid w:val="00E67069"/>
    <w:rsid w:val="00E673BD"/>
    <w:rsid w:val="00E707B3"/>
    <w:rsid w:val="00E7091B"/>
    <w:rsid w:val="00E7106C"/>
    <w:rsid w:val="00E7160A"/>
    <w:rsid w:val="00E71FF7"/>
    <w:rsid w:val="00E720CF"/>
    <w:rsid w:val="00E72721"/>
    <w:rsid w:val="00E72799"/>
    <w:rsid w:val="00E73AA1"/>
    <w:rsid w:val="00E74001"/>
    <w:rsid w:val="00E74201"/>
    <w:rsid w:val="00E74584"/>
    <w:rsid w:val="00E74B60"/>
    <w:rsid w:val="00E7611A"/>
    <w:rsid w:val="00E776B6"/>
    <w:rsid w:val="00E778A2"/>
    <w:rsid w:val="00E804E2"/>
    <w:rsid w:val="00E805CA"/>
    <w:rsid w:val="00E80D27"/>
    <w:rsid w:val="00E81CEB"/>
    <w:rsid w:val="00E824E2"/>
    <w:rsid w:val="00E82926"/>
    <w:rsid w:val="00E82DCB"/>
    <w:rsid w:val="00E82F59"/>
    <w:rsid w:val="00E8340A"/>
    <w:rsid w:val="00E83460"/>
    <w:rsid w:val="00E83C9C"/>
    <w:rsid w:val="00E8423E"/>
    <w:rsid w:val="00E85FD8"/>
    <w:rsid w:val="00E86160"/>
    <w:rsid w:val="00E8654A"/>
    <w:rsid w:val="00E86712"/>
    <w:rsid w:val="00E86877"/>
    <w:rsid w:val="00E869E9"/>
    <w:rsid w:val="00E87C28"/>
    <w:rsid w:val="00E90598"/>
    <w:rsid w:val="00E912D6"/>
    <w:rsid w:val="00E91DBA"/>
    <w:rsid w:val="00E92D2C"/>
    <w:rsid w:val="00E92DB6"/>
    <w:rsid w:val="00E93504"/>
    <w:rsid w:val="00E93798"/>
    <w:rsid w:val="00E93898"/>
    <w:rsid w:val="00E94F17"/>
    <w:rsid w:val="00E9575B"/>
    <w:rsid w:val="00E9688D"/>
    <w:rsid w:val="00E970CB"/>
    <w:rsid w:val="00E9723D"/>
    <w:rsid w:val="00E97D61"/>
    <w:rsid w:val="00EA06DA"/>
    <w:rsid w:val="00EA0BE8"/>
    <w:rsid w:val="00EA0F59"/>
    <w:rsid w:val="00EA10A0"/>
    <w:rsid w:val="00EA110D"/>
    <w:rsid w:val="00EA16CC"/>
    <w:rsid w:val="00EA1787"/>
    <w:rsid w:val="00EA1FDA"/>
    <w:rsid w:val="00EA20BA"/>
    <w:rsid w:val="00EA2179"/>
    <w:rsid w:val="00EA2476"/>
    <w:rsid w:val="00EA3986"/>
    <w:rsid w:val="00EA3C63"/>
    <w:rsid w:val="00EA43C6"/>
    <w:rsid w:val="00EA5075"/>
    <w:rsid w:val="00EA5A4C"/>
    <w:rsid w:val="00EA63EC"/>
    <w:rsid w:val="00EA7BE6"/>
    <w:rsid w:val="00EB01A9"/>
    <w:rsid w:val="00EB0483"/>
    <w:rsid w:val="00EB0640"/>
    <w:rsid w:val="00EB0812"/>
    <w:rsid w:val="00EB0BDF"/>
    <w:rsid w:val="00EB11CB"/>
    <w:rsid w:val="00EB1696"/>
    <w:rsid w:val="00EB1C3F"/>
    <w:rsid w:val="00EB1FCD"/>
    <w:rsid w:val="00EB2729"/>
    <w:rsid w:val="00EB3340"/>
    <w:rsid w:val="00EB3699"/>
    <w:rsid w:val="00EB3B80"/>
    <w:rsid w:val="00EB41C0"/>
    <w:rsid w:val="00EB46D5"/>
    <w:rsid w:val="00EB489F"/>
    <w:rsid w:val="00EB4AB4"/>
    <w:rsid w:val="00EB4C6C"/>
    <w:rsid w:val="00EB4E13"/>
    <w:rsid w:val="00EB502F"/>
    <w:rsid w:val="00EB55BE"/>
    <w:rsid w:val="00EB59EA"/>
    <w:rsid w:val="00EB5C88"/>
    <w:rsid w:val="00EB604C"/>
    <w:rsid w:val="00EB6179"/>
    <w:rsid w:val="00EB6452"/>
    <w:rsid w:val="00EB67F3"/>
    <w:rsid w:val="00EB6A6F"/>
    <w:rsid w:val="00EB6E2E"/>
    <w:rsid w:val="00EB6E9E"/>
    <w:rsid w:val="00EB75BF"/>
    <w:rsid w:val="00EB7F4E"/>
    <w:rsid w:val="00EC046B"/>
    <w:rsid w:val="00EC08E9"/>
    <w:rsid w:val="00EC0ABB"/>
    <w:rsid w:val="00EC0D44"/>
    <w:rsid w:val="00EC0D4F"/>
    <w:rsid w:val="00EC1268"/>
    <w:rsid w:val="00EC12E6"/>
    <w:rsid w:val="00EC130A"/>
    <w:rsid w:val="00EC1893"/>
    <w:rsid w:val="00EC2657"/>
    <w:rsid w:val="00EC2882"/>
    <w:rsid w:val="00EC4626"/>
    <w:rsid w:val="00EC4BF2"/>
    <w:rsid w:val="00EC4FBC"/>
    <w:rsid w:val="00EC5200"/>
    <w:rsid w:val="00EC5AC6"/>
    <w:rsid w:val="00EC5DC8"/>
    <w:rsid w:val="00EC6383"/>
    <w:rsid w:val="00EC693F"/>
    <w:rsid w:val="00EC6941"/>
    <w:rsid w:val="00EC6ADE"/>
    <w:rsid w:val="00EC7485"/>
    <w:rsid w:val="00ED02EC"/>
    <w:rsid w:val="00ED0331"/>
    <w:rsid w:val="00ED046C"/>
    <w:rsid w:val="00ED0BBB"/>
    <w:rsid w:val="00ED1480"/>
    <w:rsid w:val="00ED1A72"/>
    <w:rsid w:val="00ED1FB5"/>
    <w:rsid w:val="00ED2528"/>
    <w:rsid w:val="00ED29A4"/>
    <w:rsid w:val="00ED30CB"/>
    <w:rsid w:val="00ED318A"/>
    <w:rsid w:val="00ED3319"/>
    <w:rsid w:val="00ED33C6"/>
    <w:rsid w:val="00ED35E8"/>
    <w:rsid w:val="00ED3CC8"/>
    <w:rsid w:val="00ED4EA0"/>
    <w:rsid w:val="00ED4FFF"/>
    <w:rsid w:val="00ED57BD"/>
    <w:rsid w:val="00ED626C"/>
    <w:rsid w:val="00ED702E"/>
    <w:rsid w:val="00ED7DE7"/>
    <w:rsid w:val="00EE04BB"/>
    <w:rsid w:val="00EE11D6"/>
    <w:rsid w:val="00EE1612"/>
    <w:rsid w:val="00EE1BF7"/>
    <w:rsid w:val="00EE2723"/>
    <w:rsid w:val="00EE2E2D"/>
    <w:rsid w:val="00EE3067"/>
    <w:rsid w:val="00EE4793"/>
    <w:rsid w:val="00EE4FCD"/>
    <w:rsid w:val="00EE524B"/>
    <w:rsid w:val="00EE573E"/>
    <w:rsid w:val="00EE5855"/>
    <w:rsid w:val="00EE5C5E"/>
    <w:rsid w:val="00EE5E33"/>
    <w:rsid w:val="00EE6685"/>
    <w:rsid w:val="00EE6860"/>
    <w:rsid w:val="00EE6920"/>
    <w:rsid w:val="00EE696B"/>
    <w:rsid w:val="00EE72ED"/>
    <w:rsid w:val="00EE736E"/>
    <w:rsid w:val="00EE75A6"/>
    <w:rsid w:val="00EE79D0"/>
    <w:rsid w:val="00EE7C04"/>
    <w:rsid w:val="00EF012A"/>
    <w:rsid w:val="00EF0AE6"/>
    <w:rsid w:val="00EF0C2A"/>
    <w:rsid w:val="00EF0CB3"/>
    <w:rsid w:val="00EF0DBE"/>
    <w:rsid w:val="00EF192C"/>
    <w:rsid w:val="00EF21EB"/>
    <w:rsid w:val="00EF24FB"/>
    <w:rsid w:val="00EF25A9"/>
    <w:rsid w:val="00EF3DC4"/>
    <w:rsid w:val="00EF4C67"/>
    <w:rsid w:val="00EF5207"/>
    <w:rsid w:val="00EF531E"/>
    <w:rsid w:val="00EF60C4"/>
    <w:rsid w:val="00EF6158"/>
    <w:rsid w:val="00EF68A2"/>
    <w:rsid w:val="00EF74AB"/>
    <w:rsid w:val="00EF7A99"/>
    <w:rsid w:val="00F00392"/>
    <w:rsid w:val="00F006EE"/>
    <w:rsid w:val="00F009D3"/>
    <w:rsid w:val="00F01DDA"/>
    <w:rsid w:val="00F01EE3"/>
    <w:rsid w:val="00F02663"/>
    <w:rsid w:val="00F02FCD"/>
    <w:rsid w:val="00F034C0"/>
    <w:rsid w:val="00F0430D"/>
    <w:rsid w:val="00F04564"/>
    <w:rsid w:val="00F050E1"/>
    <w:rsid w:val="00F05138"/>
    <w:rsid w:val="00F054F8"/>
    <w:rsid w:val="00F0667E"/>
    <w:rsid w:val="00F0682A"/>
    <w:rsid w:val="00F068A5"/>
    <w:rsid w:val="00F06CA9"/>
    <w:rsid w:val="00F06CB9"/>
    <w:rsid w:val="00F06E3E"/>
    <w:rsid w:val="00F06FC5"/>
    <w:rsid w:val="00F10661"/>
    <w:rsid w:val="00F1089B"/>
    <w:rsid w:val="00F108B8"/>
    <w:rsid w:val="00F10AD6"/>
    <w:rsid w:val="00F11003"/>
    <w:rsid w:val="00F119EC"/>
    <w:rsid w:val="00F1221A"/>
    <w:rsid w:val="00F14943"/>
    <w:rsid w:val="00F14B74"/>
    <w:rsid w:val="00F1535D"/>
    <w:rsid w:val="00F15537"/>
    <w:rsid w:val="00F15927"/>
    <w:rsid w:val="00F15C4C"/>
    <w:rsid w:val="00F15F73"/>
    <w:rsid w:val="00F16F70"/>
    <w:rsid w:val="00F170CE"/>
    <w:rsid w:val="00F1716E"/>
    <w:rsid w:val="00F17460"/>
    <w:rsid w:val="00F17531"/>
    <w:rsid w:val="00F203F3"/>
    <w:rsid w:val="00F203F5"/>
    <w:rsid w:val="00F20496"/>
    <w:rsid w:val="00F209AC"/>
    <w:rsid w:val="00F216B9"/>
    <w:rsid w:val="00F21861"/>
    <w:rsid w:val="00F21A9B"/>
    <w:rsid w:val="00F22D04"/>
    <w:rsid w:val="00F22E6B"/>
    <w:rsid w:val="00F2313A"/>
    <w:rsid w:val="00F234F8"/>
    <w:rsid w:val="00F2400D"/>
    <w:rsid w:val="00F242E2"/>
    <w:rsid w:val="00F2442B"/>
    <w:rsid w:val="00F245BC"/>
    <w:rsid w:val="00F24973"/>
    <w:rsid w:val="00F24CBF"/>
    <w:rsid w:val="00F255E6"/>
    <w:rsid w:val="00F25644"/>
    <w:rsid w:val="00F25F92"/>
    <w:rsid w:val="00F265A6"/>
    <w:rsid w:val="00F26C59"/>
    <w:rsid w:val="00F273C1"/>
    <w:rsid w:val="00F27420"/>
    <w:rsid w:val="00F27547"/>
    <w:rsid w:val="00F30576"/>
    <w:rsid w:val="00F31653"/>
    <w:rsid w:val="00F31835"/>
    <w:rsid w:val="00F31A03"/>
    <w:rsid w:val="00F32CE5"/>
    <w:rsid w:val="00F32FF1"/>
    <w:rsid w:val="00F341D6"/>
    <w:rsid w:val="00F34A0B"/>
    <w:rsid w:val="00F34A1A"/>
    <w:rsid w:val="00F34BBB"/>
    <w:rsid w:val="00F35E98"/>
    <w:rsid w:val="00F40E05"/>
    <w:rsid w:val="00F41226"/>
    <w:rsid w:val="00F416C4"/>
    <w:rsid w:val="00F423AE"/>
    <w:rsid w:val="00F4244F"/>
    <w:rsid w:val="00F43F4A"/>
    <w:rsid w:val="00F4410C"/>
    <w:rsid w:val="00F455A0"/>
    <w:rsid w:val="00F4661D"/>
    <w:rsid w:val="00F4695A"/>
    <w:rsid w:val="00F471C8"/>
    <w:rsid w:val="00F47742"/>
    <w:rsid w:val="00F47EC8"/>
    <w:rsid w:val="00F50854"/>
    <w:rsid w:val="00F5085B"/>
    <w:rsid w:val="00F5139D"/>
    <w:rsid w:val="00F51C18"/>
    <w:rsid w:val="00F529B4"/>
    <w:rsid w:val="00F53E6C"/>
    <w:rsid w:val="00F54072"/>
    <w:rsid w:val="00F54485"/>
    <w:rsid w:val="00F54B6B"/>
    <w:rsid w:val="00F54C4B"/>
    <w:rsid w:val="00F5566D"/>
    <w:rsid w:val="00F5567C"/>
    <w:rsid w:val="00F5635E"/>
    <w:rsid w:val="00F5637D"/>
    <w:rsid w:val="00F56A0B"/>
    <w:rsid w:val="00F56BCB"/>
    <w:rsid w:val="00F56FBB"/>
    <w:rsid w:val="00F57B61"/>
    <w:rsid w:val="00F57CB5"/>
    <w:rsid w:val="00F57D69"/>
    <w:rsid w:val="00F57DB1"/>
    <w:rsid w:val="00F6096A"/>
    <w:rsid w:val="00F616ED"/>
    <w:rsid w:val="00F61908"/>
    <w:rsid w:val="00F62584"/>
    <w:rsid w:val="00F62D23"/>
    <w:rsid w:val="00F6335F"/>
    <w:rsid w:val="00F63CB9"/>
    <w:rsid w:val="00F63F1D"/>
    <w:rsid w:val="00F6413E"/>
    <w:rsid w:val="00F6488D"/>
    <w:rsid w:val="00F65752"/>
    <w:rsid w:val="00F65774"/>
    <w:rsid w:val="00F659DE"/>
    <w:rsid w:val="00F659ED"/>
    <w:rsid w:val="00F65ACC"/>
    <w:rsid w:val="00F65C96"/>
    <w:rsid w:val="00F66A70"/>
    <w:rsid w:val="00F66AC7"/>
    <w:rsid w:val="00F67167"/>
    <w:rsid w:val="00F6794A"/>
    <w:rsid w:val="00F67A53"/>
    <w:rsid w:val="00F7083C"/>
    <w:rsid w:val="00F708AF"/>
    <w:rsid w:val="00F70B26"/>
    <w:rsid w:val="00F70C8C"/>
    <w:rsid w:val="00F715BD"/>
    <w:rsid w:val="00F71A37"/>
    <w:rsid w:val="00F72A52"/>
    <w:rsid w:val="00F7344F"/>
    <w:rsid w:val="00F73A74"/>
    <w:rsid w:val="00F73B7F"/>
    <w:rsid w:val="00F73F84"/>
    <w:rsid w:val="00F745BF"/>
    <w:rsid w:val="00F7483E"/>
    <w:rsid w:val="00F74861"/>
    <w:rsid w:val="00F74C86"/>
    <w:rsid w:val="00F75160"/>
    <w:rsid w:val="00F75973"/>
    <w:rsid w:val="00F75AAA"/>
    <w:rsid w:val="00F75D7C"/>
    <w:rsid w:val="00F76331"/>
    <w:rsid w:val="00F76AAF"/>
    <w:rsid w:val="00F76ABD"/>
    <w:rsid w:val="00F76FEF"/>
    <w:rsid w:val="00F775F4"/>
    <w:rsid w:val="00F77777"/>
    <w:rsid w:val="00F77AC9"/>
    <w:rsid w:val="00F8077C"/>
    <w:rsid w:val="00F80CB7"/>
    <w:rsid w:val="00F81B8D"/>
    <w:rsid w:val="00F81DCE"/>
    <w:rsid w:val="00F83568"/>
    <w:rsid w:val="00F83D29"/>
    <w:rsid w:val="00F844E6"/>
    <w:rsid w:val="00F845DE"/>
    <w:rsid w:val="00F85432"/>
    <w:rsid w:val="00F855FE"/>
    <w:rsid w:val="00F85628"/>
    <w:rsid w:val="00F8608B"/>
    <w:rsid w:val="00F8632D"/>
    <w:rsid w:val="00F8667E"/>
    <w:rsid w:val="00F867DE"/>
    <w:rsid w:val="00F8755E"/>
    <w:rsid w:val="00F875E6"/>
    <w:rsid w:val="00F879C1"/>
    <w:rsid w:val="00F90AB8"/>
    <w:rsid w:val="00F91240"/>
    <w:rsid w:val="00F91C41"/>
    <w:rsid w:val="00F91FF6"/>
    <w:rsid w:val="00F9204C"/>
    <w:rsid w:val="00F93591"/>
    <w:rsid w:val="00F945CB"/>
    <w:rsid w:val="00F94758"/>
    <w:rsid w:val="00F94D29"/>
    <w:rsid w:val="00F94D89"/>
    <w:rsid w:val="00F951E4"/>
    <w:rsid w:val="00F952CB"/>
    <w:rsid w:val="00F95DB1"/>
    <w:rsid w:val="00F96672"/>
    <w:rsid w:val="00F97F68"/>
    <w:rsid w:val="00FA0180"/>
    <w:rsid w:val="00FA028C"/>
    <w:rsid w:val="00FA082A"/>
    <w:rsid w:val="00FA0C90"/>
    <w:rsid w:val="00FA13FE"/>
    <w:rsid w:val="00FA17B1"/>
    <w:rsid w:val="00FA19E7"/>
    <w:rsid w:val="00FA2556"/>
    <w:rsid w:val="00FA3466"/>
    <w:rsid w:val="00FA3A61"/>
    <w:rsid w:val="00FA3CAA"/>
    <w:rsid w:val="00FA4166"/>
    <w:rsid w:val="00FA4746"/>
    <w:rsid w:val="00FA4F14"/>
    <w:rsid w:val="00FA4F91"/>
    <w:rsid w:val="00FA5959"/>
    <w:rsid w:val="00FA6596"/>
    <w:rsid w:val="00FA67A8"/>
    <w:rsid w:val="00FA68E3"/>
    <w:rsid w:val="00FA6C19"/>
    <w:rsid w:val="00FA7144"/>
    <w:rsid w:val="00FA7476"/>
    <w:rsid w:val="00FA7F53"/>
    <w:rsid w:val="00FB00C0"/>
    <w:rsid w:val="00FB0442"/>
    <w:rsid w:val="00FB0593"/>
    <w:rsid w:val="00FB097B"/>
    <w:rsid w:val="00FB11E7"/>
    <w:rsid w:val="00FB1351"/>
    <w:rsid w:val="00FB1440"/>
    <w:rsid w:val="00FB1B5E"/>
    <w:rsid w:val="00FB2000"/>
    <w:rsid w:val="00FB22A4"/>
    <w:rsid w:val="00FB24E0"/>
    <w:rsid w:val="00FB26FC"/>
    <w:rsid w:val="00FB2832"/>
    <w:rsid w:val="00FB2AC5"/>
    <w:rsid w:val="00FB2E98"/>
    <w:rsid w:val="00FB30AC"/>
    <w:rsid w:val="00FB34F2"/>
    <w:rsid w:val="00FB44E1"/>
    <w:rsid w:val="00FB4D7D"/>
    <w:rsid w:val="00FB507C"/>
    <w:rsid w:val="00FB5866"/>
    <w:rsid w:val="00FB598B"/>
    <w:rsid w:val="00FB5CE5"/>
    <w:rsid w:val="00FB5D3B"/>
    <w:rsid w:val="00FB6255"/>
    <w:rsid w:val="00FB686D"/>
    <w:rsid w:val="00FB6F77"/>
    <w:rsid w:val="00FB7CF8"/>
    <w:rsid w:val="00FC0E52"/>
    <w:rsid w:val="00FC10E7"/>
    <w:rsid w:val="00FC137F"/>
    <w:rsid w:val="00FC14FD"/>
    <w:rsid w:val="00FC18F5"/>
    <w:rsid w:val="00FC1CD7"/>
    <w:rsid w:val="00FC1FF1"/>
    <w:rsid w:val="00FC2169"/>
    <w:rsid w:val="00FC26BE"/>
    <w:rsid w:val="00FC2893"/>
    <w:rsid w:val="00FC3DCC"/>
    <w:rsid w:val="00FC41BA"/>
    <w:rsid w:val="00FC48FE"/>
    <w:rsid w:val="00FC4902"/>
    <w:rsid w:val="00FC5602"/>
    <w:rsid w:val="00FC56DB"/>
    <w:rsid w:val="00FC584B"/>
    <w:rsid w:val="00FC5A84"/>
    <w:rsid w:val="00FC5C50"/>
    <w:rsid w:val="00FC5E7B"/>
    <w:rsid w:val="00FC60DE"/>
    <w:rsid w:val="00FC61BB"/>
    <w:rsid w:val="00FC71F4"/>
    <w:rsid w:val="00FC7A0A"/>
    <w:rsid w:val="00FC7A4F"/>
    <w:rsid w:val="00FC7D88"/>
    <w:rsid w:val="00FC7FE3"/>
    <w:rsid w:val="00FD0117"/>
    <w:rsid w:val="00FD0C00"/>
    <w:rsid w:val="00FD102F"/>
    <w:rsid w:val="00FD11EE"/>
    <w:rsid w:val="00FD1862"/>
    <w:rsid w:val="00FD20E5"/>
    <w:rsid w:val="00FD2164"/>
    <w:rsid w:val="00FD2F9C"/>
    <w:rsid w:val="00FD3175"/>
    <w:rsid w:val="00FD371A"/>
    <w:rsid w:val="00FD39F6"/>
    <w:rsid w:val="00FD54EF"/>
    <w:rsid w:val="00FD5800"/>
    <w:rsid w:val="00FD5A02"/>
    <w:rsid w:val="00FD6959"/>
    <w:rsid w:val="00FD6986"/>
    <w:rsid w:val="00FD69D1"/>
    <w:rsid w:val="00FD6BD9"/>
    <w:rsid w:val="00FD76CF"/>
    <w:rsid w:val="00FD7717"/>
    <w:rsid w:val="00FD7996"/>
    <w:rsid w:val="00FD7D3D"/>
    <w:rsid w:val="00FE02C8"/>
    <w:rsid w:val="00FE0F88"/>
    <w:rsid w:val="00FE1430"/>
    <w:rsid w:val="00FE1D6E"/>
    <w:rsid w:val="00FE2195"/>
    <w:rsid w:val="00FE2198"/>
    <w:rsid w:val="00FE2921"/>
    <w:rsid w:val="00FE294C"/>
    <w:rsid w:val="00FE2A26"/>
    <w:rsid w:val="00FE2AEF"/>
    <w:rsid w:val="00FE2C8B"/>
    <w:rsid w:val="00FE360B"/>
    <w:rsid w:val="00FE38B5"/>
    <w:rsid w:val="00FE4420"/>
    <w:rsid w:val="00FE45FF"/>
    <w:rsid w:val="00FE52E4"/>
    <w:rsid w:val="00FE587C"/>
    <w:rsid w:val="00FE5981"/>
    <w:rsid w:val="00FE5B18"/>
    <w:rsid w:val="00FE5FA5"/>
    <w:rsid w:val="00FE73AF"/>
    <w:rsid w:val="00FE7E35"/>
    <w:rsid w:val="00FF0EC0"/>
    <w:rsid w:val="00FF107B"/>
    <w:rsid w:val="00FF13DB"/>
    <w:rsid w:val="00FF1FCD"/>
    <w:rsid w:val="00FF1FF2"/>
    <w:rsid w:val="00FF2006"/>
    <w:rsid w:val="00FF25DE"/>
    <w:rsid w:val="00FF26AF"/>
    <w:rsid w:val="00FF2923"/>
    <w:rsid w:val="00FF3F08"/>
    <w:rsid w:val="00FF4580"/>
    <w:rsid w:val="00FF4971"/>
    <w:rsid w:val="00FF4D26"/>
    <w:rsid w:val="00FF4ECC"/>
    <w:rsid w:val="00FF51A4"/>
    <w:rsid w:val="00FF581C"/>
    <w:rsid w:val="00FF588A"/>
    <w:rsid w:val="00FF771F"/>
    <w:rsid w:val="00FF7874"/>
    <w:rsid w:val="00FF7F9D"/>
    <w:rsid w:val="00FF7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6EFB4"/>
  <w15:docId w15:val="{7DD88F0F-8430-498A-B6BB-750BDCAF5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D6B"/>
    <w:pPr>
      <w:spacing w:after="20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427C8D"/>
    <w:pPr>
      <w:keepNext/>
      <w:spacing w:after="0" w:line="240" w:lineRule="auto"/>
      <w:jc w:val="center"/>
      <w:outlineLvl w:val="0"/>
    </w:pPr>
    <w:rPr>
      <w:rFonts w:eastAsia="Times New Roman"/>
      <w:b/>
      <w:bCs/>
      <w:sz w:val="22"/>
      <w:szCs w:val="22"/>
      <w:lang w:val="vi-VN"/>
    </w:rPr>
  </w:style>
  <w:style w:type="paragraph" w:styleId="Heading3">
    <w:name w:val="heading 3"/>
    <w:basedOn w:val="Normal"/>
    <w:next w:val="Normal"/>
    <w:link w:val="Heading3Char"/>
    <w:uiPriority w:val="9"/>
    <w:unhideWhenUsed/>
    <w:qFormat/>
    <w:rsid w:val="00B07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62B"/>
    <w:rPr>
      <w:rFonts w:ascii="Times New Roman" w:hAnsi="Times New Roman" w:cs="Times New Roman"/>
      <w:sz w:val="26"/>
      <w:szCs w:val="26"/>
    </w:rPr>
  </w:style>
  <w:style w:type="paragraph" w:styleId="Footer">
    <w:name w:val="footer"/>
    <w:basedOn w:val="Normal"/>
    <w:link w:val="FooterChar"/>
    <w:uiPriority w:val="99"/>
    <w:unhideWhenUsed/>
    <w:rsid w:val="00AD5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62B"/>
    <w:rPr>
      <w:rFonts w:ascii="Times New Roman" w:hAnsi="Times New Roman" w:cs="Times New Roman"/>
      <w:sz w:val="26"/>
      <w:szCs w:val="26"/>
    </w:rPr>
  </w:style>
  <w:style w:type="paragraph" w:styleId="ListParagraph">
    <w:name w:val="List Paragraph"/>
    <w:basedOn w:val="Normal"/>
    <w:uiPriority w:val="34"/>
    <w:qFormat/>
    <w:rsid w:val="00D67850"/>
    <w:pPr>
      <w:ind w:left="720"/>
      <w:contextualSpacing/>
    </w:pPr>
  </w:style>
  <w:style w:type="paragraph" w:customStyle="1" w:styleId="000Bodytext">
    <w:name w:val="000Bodytext"/>
    <w:basedOn w:val="Normal"/>
    <w:link w:val="000BodytextChar"/>
    <w:rsid w:val="000E7163"/>
    <w:pPr>
      <w:spacing w:before="120" w:beforeAutospacing="1" w:after="100" w:afterAutospacing="1" w:line="312" w:lineRule="auto"/>
      <w:ind w:firstLine="851"/>
      <w:jc w:val="both"/>
    </w:pPr>
    <w:rPr>
      <w:rFonts w:eastAsia="Times New Roman"/>
      <w:lang w:val="en-GB"/>
    </w:rPr>
  </w:style>
  <w:style w:type="character" w:customStyle="1" w:styleId="000BodytextChar">
    <w:name w:val="000Bodytext Char"/>
    <w:link w:val="000Bodytext"/>
    <w:rsid w:val="000E7163"/>
    <w:rPr>
      <w:rFonts w:ascii="Times New Roman" w:eastAsia="Times New Roman" w:hAnsi="Times New Roman" w:cs="Times New Roman"/>
      <w:sz w:val="26"/>
      <w:szCs w:val="26"/>
      <w:lang w:val="en-GB"/>
    </w:rPr>
  </w:style>
  <w:style w:type="table" w:styleId="TableGrid">
    <w:name w:val="Table Grid"/>
    <w:basedOn w:val="TableNormal"/>
    <w:uiPriority w:val="39"/>
    <w:rsid w:val="000E716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0095A"/>
    <w:rPr>
      <w:color w:val="808080"/>
    </w:rPr>
  </w:style>
  <w:style w:type="character" w:customStyle="1" w:styleId="Heading1Char">
    <w:name w:val="Heading 1 Char"/>
    <w:basedOn w:val="DefaultParagraphFont"/>
    <w:link w:val="Heading1"/>
    <w:uiPriority w:val="9"/>
    <w:rsid w:val="00427C8D"/>
    <w:rPr>
      <w:rFonts w:ascii="Times New Roman" w:eastAsia="Times New Roman" w:hAnsi="Times New Roman" w:cs="Times New Roman"/>
      <w:b/>
      <w:bCs/>
      <w:lang w:val="vi-VN"/>
    </w:rPr>
  </w:style>
  <w:style w:type="character" w:customStyle="1" w:styleId="apple-converted-space">
    <w:name w:val="apple-converted-space"/>
    <w:basedOn w:val="DefaultParagraphFont"/>
    <w:rsid w:val="00B90711"/>
  </w:style>
  <w:style w:type="paragraph" w:styleId="NormalWeb">
    <w:name w:val="Normal (Web)"/>
    <w:basedOn w:val="Normal"/>
    <w:uiPriority w:val="99"/>
    <w:semiHidden/>
    <w:unhideWhenUsed/>
    <w:rsid w:val="00B90711"/>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C777EE"/>
    <w:rPr>
      <w:color w:val="0000FF"/>
      <w:u w:val="single"/>
    </w:rPr>
  </w:style>
  <w:style w:type="paragraph" w:styleId="Caption">
    <w:name w:val="caption"/>
    <w:basedOn w:val="Normal"/>
    <w:next w:val="Normal"/>
    <w:uiPriority w:val="35"/>
    <w:unhideWhenUsed/>
    <w:qFormat/>
    <w:rsid w:val="0046054E"/>
    <w:pPr>
      <w:spacing w:line="240" w:lineRule="auto"/>
    </w:pPr>
    <w:rPr>
      <w:i/>
      <w:iCs/>
      <w:color w:val="44546A" w:themeColor="text2"/>
      <w:sz w:val="18"/>
      <w:szCs w:val="18"/>
    </w:rPr>
  </w:style>
  <w:style w:type="paragraph" w:styleId="TableofFigures">
    <w:name w:val="table of figures"/>
    <w:aliases w:val="Danh mục các bảng"/>
    <w:basedOn w:val="Normal"/>
    <w:next w:val="Normal"/>
    <w:uiPriority w:val="99"/>
    <w:unhideWhenUsed/>
    <w:rsid w:val="0046054E"/>
    <w:pPr>
      <w:spacing w:after="0"/>
    </w:pPr>
  </w:style>
  <w:style w:type="paragraph" w:styleId="HTMLPreformatted">
    <w:name w:val="HTML Preformatted"/>
    <w:basedOn w:val="Normal"/>
    <w:link w:val="HTMLPreformattedChar"/>
    <w:uiPriority w:val="99"/>
    <w:unhideWhenUsed/>
    <w:rsid w:val="003A7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7AB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E3748"/>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0B08E4"/>
    <w:pPr>
      <w:spacing w:after="100"/>
    </w:pPr>
  </w:style>
  <w:style w:type="paragraph" w:styleId="TOC2">
    <w:name w:val="toc 2"/>
    <w:basedOn w:val="Normal"/>
    <w:next w:val="Normal"/>
    <w:autoRedefine/>
    <w:uiPriority w:val="39"/>
    <w:unhideWhenUsed/>
    <w:rsid w:val="003F6042"/>
    <w:pPr>
      <w:tabs>
        <w:tab w:val="left" w:pos="880"/>
        <w:tab w:val="right" w:leader="dot" w:pos="9350"/>
      </w:tabs>
      <w:spacing w:after="100"/>
      <w:ind w:left="260"/>
    </w:pPr>
  </w:style>
  <w:style w:type="paragraph" w:styleId="TOC3">
    <w:name w:val="toc 3"/>
    <w:basedOn w:val="Normal"/>
    <w:next w:val="Normal"/>
    <w:autoRedefine/>
    <w:uiPriority w:val="39"/>
    <w:unhideWhenUsed/>
    <w:rsid w:val="000B08E4"/>
    <w:pPr>
      <w:spacing w:after="100"/>
      <w:ind w:left="520"/>
    </w:pPr>
  </w:style>
  <w:style w:type="paragraph" w:styleId="BalloonText">
    <w:name w:val="Balloon Text"/>
    <w:basedOn w:val="Normal"/>
    <w:link w:val="BalloonTextChar"/>
    <w:uiPriority w:val="99"/>
    <w:semiHidden/>
    <w:unhideWhenUsed/>
    <w:rsid w:val="002522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22AB"/>
    <w:rPr>
      <w:rFonts w:ascii="Segoe UI" w:hAnsi="Segoe UI" w:cs="Segoe UI"/>
      <w:sz w:val="18"/>
      <w:szCs w:val="18"/>
    </w:rPr>
  </w:style>
  <w:style w:type="character" w:customStyle="1" w:styleId="Heading3Char">
    <w:name w:val="Heading 3 Char"/>
    <w:basedOn w:val="DefaultParagraphFont"/>
    <w:link w:val="Heading3"/>
    <w:uiPriority w:val="9"/>
    <w:rsid w:val="00B07346"/>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3E31D8"/>
    <w:rPr>
      <w:sz w:val="16"/>
      <w:szCs w:val="16"/>
    </w:rPr>
  </w:style>
  <w:style w:type="paragraph" w:styleId="CommentText">
    <w:name w:val="annotation text"/>
    <w:basedOn w:val="Normal"/>
    <w:link w:val="CommentTextChar"/>
    <w:uiPriority w:val="99"/>
    <w:semiHidden/>
    <w:unhideWhenUsed/>
    <w:rsid w:val="003E31D8"/>
    <w:pPr>
      <w:spacing w:line="240" w:lineRule="auto"/>
    </w:pPr>
    <w:rPr>
      <w:sz w:val="20"/>
      <w:szCs w:val="20"/>
    </w:rPr>
  </w:style>
  <w:style w:type="character" w:customStyle="1" w:styleId="CommentTextChar">
    <w:name w:val="Comment Text Char"/>
    <w:basedOn w:val="DefaultParagraphFont"/>
    <w:link w:val="CommentText"/>
    <w:uiPriority w:val="99"/>
    <w:semiHidden/>
    <w:rsid w:val="003E31D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31D8"/>
    <w:rPr>
      <w:b/>
      <w:bCs/>
    </w:rPr>
  </w:style>
  <w:style w:type="character" w:customStyle="1" w:styleId="CommentSubjectChar">
    <w:name w:val="Comment Subject Char"/>
    <w:basedOn w:val="CommentTextChar"/>
    <w:link w:val="CommentSubject"/>
    <w:uiPriority w:val="99"/>
    <w:semiHidden/>
    <w:rsid w:val="003E31D8"/>
    <w:rPr>
      <w:rFonts w:ascii="Times New Roman" w:hAnsi="Times New Roman" w:cs="Times New Roman"/>
      <w:b/>
      <w:bCs/>
      <w:sz w:val="20"/>
      <w:szCs w:val="20"/>
    </w:rPr>
  </w:style>
  <w:style w:type="paragraph" w:styleId="Revision">
    <w:name w:val="Revision"/>
    <w:hidden/>
    <w:uiPriority w:val="99"/>
    <w:semiHidden/>
    <w:rsid w:val="006F15C3"/>
    <w:pPr>
      <w:spacing w:after="0" w:line="240" w:lineRule="auto"/>
    </w:pPr>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794F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9709">
      <w:bodyDiv w:val="1"/>
      <w:marLeft w:val="0"/>
      <w:marRight w:val="0"/>
      <w:marTop w:val="0"/>
      <w:marBottom w:val="0"/>
      <w:divBdr>
        <w:top w:val="none" w:sz="0" w:space="0" w:color="auto"/>
        <w:left w:val="none" w:sz="0" w:space="0" w:color="auto"/>
        <w:bottom w:val="none" w:sz="0" w:space="0" w:color="auto"/>
        <w:right w:val="none" w:sz="0" w:space="0" w:color="auto"/>
      </w:divBdr>
      <w:divsChild>
        <w:div w:id="1276057862">
          <w:marLeft w:val="0"/>
          <w:marRight w:val="0"/>
          <w:marTop w:val="0"/>
          <w:marBottom w:val="0"/>
          <w:divBdr>
            <w:top w:val="none" w:sz="0" w:space="0" w:color="auto"/>
            <w:left w:val="none" w:sz="0" w:space="0" w:color="auto"/>
            <w:bottom w:val="none" w:sz="0" w:space="0" w:color="auto"/>
            <w:right w:val="none" w:sz="0" w:space="0" w:color="auto"/>
          </w:divBdr>
        </w:div>
      </w:divsChild>
    </w:div>
    <w:div w:id="86005648">
      <w:bodyDiv w:val="1"/>
      <w:marLeft w:val="0"/>
      <w:marRight w:val="0"/>
      <w:marTop w:val="0"/>
      <w:marBottom w:val="0"/>
      <w:divBdr>
        <w:top w:val="none" w:sz="0" w:space="0" w:color="auto"/>
        <w:left w:val="none" w:sz="0" w:space="0" w:color="auto"/>
        <w:bottom w:val="none" w:sz="0" w:space="0" w:color="auto"/>
        <w:right w:val="none" w:sz="0" w:space="0" w:color="auto"/>
      </w:divBdr>
    </w:div>
    <w:div w:id="434256347">
      <w:bodyDiv w:val="1"/>
      <w:marLeft w:val="0"/>
      <w:marRight w:val="0"/>
      <w:marTop w:val="0"/>
      <w:marBottom w:val="0"/>
      <w:divBdr>
        <w:top w:val="none" w:sz="0" w:space="0" w:color="auto"/>
        <w:left w:val="none" w:sz="0" w:space="0" w:color="auto"/>
        <w:bottom w:val="none" w:sz="0" w:space="0" w:color="auto"/>
        <w:right w:val="none" w:sz="0" w:space="0" w:color="auto"/>
      </w:divBdr>
    </w:div>
    <w:div w:id="543450433">
      <w:bodyDiv w:val="1"/>
      <w:marLeft w:val="0"/>
      <w:marRight w:val="0"/>
      <w:marTop w:val="0"/>
      <w:marBottom w:val="0"/>
      <w:divBdr>
        <w:top w:val="none" w:sz="0" w:space="0" w:color="auto"/>
        <w:left w:val="none" w:sz="0" w:space="0" w:color="auto"/>
        <w:bottom w:val="none" w:sz="0" w:space="0" w:color="auto"/>
        <w:right w:val="none" w:sz="0" w:space="0" w:color="auto"/>
      </w:divBdr>
    </w:div>
    <w:div w:id="563953796">
      <w:bodyDiv w:val="1"/>
      <w:marLeft w:val="0"/>
      <w:marRight w:val="0"/>
      <w:marTop w:val="0"/>
      <w:marBottom w:val="0"/>
      <w:divBdr>
        <w:top w:val="none" w:sz="0" w:space="0" w:color="auto"/>
        <w:left w:val="none" w:sz="0" w:space="0" w:color="auto"/>
        <w:bottom w:val="none" w:sz="0" w:space="0" w:color="auto"/>
        <w:right w:val="none" w:sz="0" w:space="0" w:color="auto"/>
      </w:divBdr>
    </w:div>
    <w:div w:id="871193124">
      <w:bodyDiv w:val="1"/>
      <w:marLeft w:val="0"/>
      <w:marRight w:val="0"/>
      <w:marTop w:val="0"/>
      <w:marBottom w:val="0"/>
      <w:divBdr>
        <w:top w:val="none" w:sz="0" w:space="0" w:color="auto"/>
        <w:left w:val="none" w:sz="0" w:space="0" w:color="auto"/>
        <w:bottom w:val="none" w:sz="0" w:space="0" w:color="auto"/>
        <w:right w:val="none" w:sz="0" w:space="0" w:color="auto"/>
      </w:divBdr>
    </w:div>
    <w:div w:id="1305961690">
      <w:bodyDiv w:val="1"/>
      <w:marLeft w:val="0"/>
      <w:marRight w:val="0"/>
      <w:marTop w:val="0"/>
      <w:marBottom w:val="0"/>
      <w:divBdr>
        <w:top w:val="none" w:sz="0" w:space="0" w:color="auto"/>
        <w:left w:val="none" w:sz="0" w:space="0" w:color="auto"/>
        <w:bottom w:val="none" w:sz="0" w:space="0" w:color="auto"/>
        <w:right w:val="none" w:sz="0" w:space="0" w:color="auto"/>
      </w:divBdr>
    </w:div>
    <w:div w:id="1421218034">
      <w:bodyDiv w:val="1"/>
      <w:marLeft w:val="0"/>
      <w:marRight w:val="0"/>
      <w:marTop w:val="0"/>
      <w:marBottom w:val="0"/>
      <w:divBdr>
        <w:top w:val="none" w:sz="0" w:space="0" w:color="auto"/>
        <w:left w:val="none" w:sz="0" w:space="0" w:color="auto"/>
        <w:bottom w:val="none" w:sz="0" w:space="0" w:color="auto"/>
        <w:right w:val="none" w:sz="0" w:space="0" w:color="auto"/>
      </w:divBdr>
    </w:div>
    <w:div w:id="1599096913">
      <w:bodyDiv w:val="1"/>
      <w:marLeft w:val="0"/>
      <w:marRight w:val="0"/>
      <w:marTop w:val="0"/>
      <w:marBottom w:val="0"/>
      <w:divBdr>
        <w:top w:val="none" w:sz="0" w:space="0" w:color="auto"/>
        <w:left w:val="none" w:sz="0" w:space="0" w:color="auto"/>
        <w:bottom w:val="none" w:sz="0" w:space="0" w:color="auto"/>
        <w:right w:val="none" w:sz="0" w:space="0" w:color="auto"/>
      </w:divBdr>
    </w:div>
    <w:div w:id="1631205403">
      <w:bodyDiv w:val="1"/>
      <w:marLeft w:val="0"/>
      <w:marRight w:val="0"/>
      <w:marTop w:val="0"/>
      <w:marBottom w:val="0"/>
      <w:divBdr>
        <w:top w:val="none" w:sz="0" w:space="0" w:color="auto"/>
        <w:left w:val="none" w:sz="0" w:space="0" w:color="auto"/>
        <w:bottom w:val="none" w:sz="0" w:space="0" w:color="auto"/>
        <w:right w:val="none" w:sz="0" w:space="0" w:color="auto"/>
      </w:divBdr>
    </w:div>
    <w:div w:id="2004812512">
      <w:bodyDiv w:val="1"/>
      <w:marLeft w:val="0"/>
      <w:marRight w:val="0"/>
      <w:marTop w:val="0"/>
      <w:marBottom w:val="0"/>
      <w:divBdr>
        <w:top w:val="none" w:sz="0" w:space="0" w:color="auto"/>
        <w:left w:val="none" w:sz="0" w:space="0" w:color="auto"/>
        <w:bottom w:val="none" w:sz="0" w:space="0" w:color="auto"/>
        <w:right w:val="none" w:sz="0" w:space="0" w:color="auto"/>
      </w:divBdr>
    </w:div>
    <w:div w:id="20358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genome.ucsd.edu"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oleObject" Target="embeddings/oleObject2.bin"/><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20810-B37F-4EC4-864A-5AE6B69C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47</Pages>
  <Words>10484</Words>
  <Characters>59761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Van-Thanh Hoang</dc:creator>
  <cp:lastModifiedBy>Van-Thanh Hoang</cp:lastModifiedBy>
  <cp:revision>167</cp:revision>
  <cp:lastPrinted>2013-01-23T06:28:00Z</cp:lastPrinted>
  <dcterms:created xsi:type="dcterms:W3CDTF">2013-08-28T13:07:00Z</dcterms:created>
  <dcterms:modified xsi:type="dcterms:W3CDTF">2013-09-04T08:12:00Z</dcterms:modified>
</cp:coreProperties>
</file>