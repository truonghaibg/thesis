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D1AD3" w14:textId="77777777"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14:paraId="63AAECE3" w14:textId="77777777" w:rsidR="00A4385B" w:rsidRDefault="00A4385B" w:rsidP="00CF6F0A">
      <w:pPr>
        <w:spacing w:before="0" w:line="360" w:lineRule="auto"/>
        <w:jc w:val="center"/>
        <w:rPr>
          <w:b/>
          <w:bCs/>
          <w:sz w:val="30"/>
          <w:szCs w:val="30"/>
        </w:rPr>
      </w:pPr>
      <w:r>
        <w:rPr>
          <w:b/>
          <w:bCs/>
          <w:sz w:val="30"/>
          <w:szCs w:val="30"/>
        </w:rPr>
        <w:t>HỌC VIỆN CÔNG NGHỆ BƯU CHÍNH VIỄN THÔNG</w:t>
      </w:r>
    </w:p>
    <w:p w14:paraId="2F4EB14F" w14:textId="77777777" w:rsidR="005E4F08" w:rsidRDefault="005E4F08" w:rsidP="005E4F08">
      <w:pPr>
        <w:spacing w:before="0" w:line="360" w:lineRule="auto"/>
        <w:jc w:val="center"/>
        <w:rPr>
          <w:b/>
          <w:bCs/>
          <w:sz w:val="30"/>
          <w:szCs w:val="30"/>
        </w:rPr>
      </w:pPr>
      <w:r w:rsidRPr="00A1424F">
        <w:rPr>
          <w:b/>
          <w:bCs/>
          <w:sz w:val="30"/>
          <w:szCs w:val="30"/>
        </w:rPr>
        <w:t>---------------------------------------</w:t>
      </w:r>
    </w:p>
    <w:p w14:paraId="78F4EC4D" w14:textId="77777777" w:rsidR="00A43198" w:rsidRDefault="00A43198" w:rsidP="005E4F08">
      <w:pPr>
        <w:spacing w:before="0" w:line="360" w:lineRule="auto"/>
        <w:jc w:val="center"/>
        <w:rPr>
          <w:b/>
          <w:bCs/>
          <w:sz w:val="30"/>
          <w:szCs w:val="30"/>
        </w:rPr>
      </w:pPr>
    </w:p>
    <w:p w14:paraId="671A468C" w14:textId="77777777" w:rsidR="00A4385B" w:rsidRDefault="00A63AAF" w:rsidP="00CF6F0A">
      <w:pPr>
        <w:spacing w:before="0" w:line="360" w:lineRule="auto"/>
        <w:jc w:val="center"/>
        <w:rPr>
          <w:sz w:val="26"/>
        </w:rPr>
      </w:pPr>
      <w:r>
        <w:rPr>
          <w:noProof/>
        </w:rPr>
        <w:drawing>
          <wp:inline distT="0" distB="0" distL="0" distR="0" wp14:anchorId="0D7F66FB" wp14:editId="6B9E5511">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14:paraId="76115D5F" w14:textId="77777777" w:rsidR="00A63AAF" w:rsidRDefault="00A63AAF" w:rsidP="00FF03CD">
      <w:pPr>
        <w:spacing w:before="0" w:line="360" w:lineRule="auto"/>
        <w:jc w:val="center"/>
      </w:pPr>
    </w:p>
    <w:p w14:paraId="1337F0AA" w14:textId="77777777" w:rsidR="00CF6F0A" w:rsidRDefault="00CF6F0A" w:rsidP="00FF03CD">
      <w:pPr>
        <w:spacing w:before="0" w:line="360" w:lineRule="auto"/>
        <w:jc w:val="center"/>
      </w:pPr>
    </w:p>
    <w:p w14:paraId="641853A4" w14:textId="77777777" w:rsidR="00A4385B" w:rsidRPr="002C6BC4" w:rsidRDefault="00D41AC4" w:rsidP="00CF6F0A">
      <w:pPr>
        <w:spacing w:before="0" w:line="360" w:lineRule="auto"/>
        <w:jc w:val="center"/>
        <w:rPr>
          <w:b/>
          <w:sz w:val="32"/>
          <w:szCs w:val="32"/>
        </w:rPr>
      </w:pPr>
      <w:r w:rsidRPr="002C6BC4">
        <w:rPr>
          <w:b/>
          <w:sz w:val="32"/>
          <w:szCs w:val="32"/>
        </w:rPr>
        <w:t>TRƯƠNG CÔNG HẢI</w:t>
      </w:r>
    </w:p>
    <w:p w14:paraId="144DA907" w14:textId="77777777" w:rsidR="00A63AAF" w:rsidRDefault="00A63AAF" w:rsidP="00CF6F0A">
      <w:pPr>
        <w:spacing w:before="0" w:line="360" w:lineRule="auto"/>
        <w:jc w:val="center"/>
        <w:rPr>
          <w:b/>
          <w:sz w:val="32"/>
          <w:szCs w:val="32"/>
        </w:rPr>
      </w:pPr>
    </w:p>
    <w:p w14:paraId="025A1AFB" w14:textId="77777777"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14:paraId="55C9D3D1" w14:textId="77777777"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14:paraId="3ACFE174" w14:textId="77777777" w:rsidR="00A4385B" w:rsidRDefault="00A4385B" w:rsidP="00CF6F0A">
      <w:pPr>
        <w:spacing w:before="0" w:line="360" w:lineRule="auto"/>
        <w:rPr>
          <w:b/>
          <w:sz w:val="2"/>
          <w:szCs w:val="22"/>
          <w:lang w:val="de-DE"/>
        </w:rPr>
      </w:pPr>
    </w:p>
    <w:p w14:paraId="5408F887" w14:textId="77777777" w:rsidR="00A63AAF" w:rsidRDefault="00A63AAF" w:rsidP="00CF6F0A">
      <w:pPr>
        <w:spacing w:before="0" w:line="360" w:lineRule="auto"/>
        <w:jc w:val="center"/>
        <w:rPr>
          <w:b/>
          <w:sz w:val="18"/>
          <w:lang w:val="de-DE"/>
        </w:rPr>
      </w:pPr>
    </w:p>
    <w:p w14:paraId="773347A1" w14:textId="77777777" w:rsidR="00CF6F0A" w:rsidRDefault="00CF6F0A" w:rsidP="00CF6F0A">
      <w:pPr>
        <w:spacing w:before="0" w:line="360" w:lineRule="auto"/>
        <w:jc w:val="center"/>
        <w:rPr>
          <w:b/>
          <w:sz w:val="18"/>
          <w:lang w:val="de-DE"/>
        </w:rPr>
      </w:pPr>
    </w:p>
    <w:p w14:paraId="054FDD9C" w14:textId="77777777" w:rsidR="00CF6F0A" w:rsidRDefault="00CF6F0A" w:rsidP="00CF6F0A">
      <w:pPr>
        <w:spacing w:before="0" w:line="360" w:lineRule="auto"/>
        <w:jc w:val="center"/>
        <w:rPr>
          <w:b/>
          <w:sz w:val="18"/>
          <w:lang w:val="de-DE"/>
        </w:rPr>
      </w:pPr>
    </w:p>
    <w:p w14:paraId="63F54F5C" w14:textId="77777777" w:rsidR="00CF6F0A" w:rsidRDefault="00CF6F0A" w:rsidP="00CF6F0A">
      <w:pPr>
        <w:spacing w:before="0" w:line="360" w:lineRule="auto"/>
        <w:jc w:val="center"/>
        <w:rPr>
          <w:b/>
          <w:sz w:val="18"/>
          <w:lang w:val="de-DE"/>
        </w:rPr>
      </w:pPr>
    </w:p>
    <w:p w14:paraId="54F26446" w14:textId="77777777" w:rsidR="002C3ED8" w:rsidRDefault="002C3ED8" w:rsidP="00CF6F0A">
      <w:pPr>
        <w:spacing w:before="0" w:line="360" w:lineRule="auto"/>
        <w:jc w:val="center"/>
        <w:rPr>
          <w:b/>
          <w:sz w:val="18"/>
          <w:lang w:val="de-DE"/>
        </w:rPr>
      </w:pPr>
    </w:p>
    <w:p w14:paraId="71FDA1D3" w14:textId="77777777" w:rsidR="002C3ED8" w:rsidRDefault="002C3ED8" w:rsidP="00CF6F0A">
      <w:pPr>
        <w:spacing w:before="0" w:line="360" w:lineRule="auto"/>
        <w:jc w:val="center"/>
        <w:rPr>
          <w:b/>
          <w:sz w:val="18"/>
          <w:lang w:val="de-DE"/>
        </w:rPr>
      </w:pPr>
    </w:p>
    <w:p w14:paraId="2A361809" w14:textId="77777777" w:rsidR="00CF6F0A" w:rsidRDefault="00CF6F0A" w:rsidP="00CF6F0A">
      <w:pPr>
        <w:spacing w:before="0" w:line="360" w:lineRule="auto"/>
        <w:jc w:val="center"/>
        <w:rPr>
          <w:b/>
          <w:sz w:val="18"/>
          <w:lang w:val="de-DE"/>
        </w:rPr>
      </w:pPr>
    </w:p>
    <w:p w14:paraId="7844D8D3" w14:textId="77777777" w:rsidR="002C6BC4" w:rsidRDefault="002C6BC4" w:rsidP="00CF6F0A">
      <w:pPr>
        <w:spacing w:before="0" w:line="360" w:lineRule="auto"/>
        <w:jc w:val="center"/>
        <w:rPr>
          <w:b/>
          <w:sz w:val="18"/>
          <w:lang w:val="de-DE"/>
        </w:rPr>
      </w:pPr>
    </w:p>
    <w:p w14:paraId="043F0267" w14:textId="77777777"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14:paraId="004BE4B1" w14:textId="77777777" w:rsidR="00A63AAF" w:rsidRDefault="00A4385B" w:rsidP="00CF6F0A">
      <w:pPr>
        <w:spacing w:before="0" w:line="360" w:lineRule="auto"/>
        <w:jc w:val="center"/>
        <w:rPr>
          <w:b/>
          <w:sz w:val="22"/>
          <w:lang w:val="de-DE"/>
        </w:rPr>
      </w:pPr>
      <w:r>
        <w:rPr>
          <w:b/>
          <w:i/>
          <w:sz w:val="28"/>
          <w:szCs w:val="26"/>
          <w:lang w:val="de-DE"/>
        </w:rPr>
        <w:t>(Theo định hướng ứng dụng)</w:t>
      </w:r>
    </w:p>
    <w:p w14:paraId="7A910169" w14:textId="77777777" w:rsidR="00A137C4" w:rsidRDefault="00A137C4" w:rsidP="00FF03CD">
      <w:pPr>
        <w:spacing w:before="0" w:line="360" w:lineRule="auto"/>
        <w:jc w:val="center"/>
        <w:rPr>
          <w:b/>
          <w:sz w:val="22"/>
          <w:lang w:val="de-DE"/>
        </w:rPr>
      </w:pPr>
    </w:p>
    <w:p w14:paraId="27F0124F" w14:textId="77777777" w:rsidR="00A1424F" w:rsidRDefault="00A1424F" w:rsidP="00CF6F0A">
      <w:pPr>
        <w:spacing w:before="0" w:line="360" w:lineRule="auto"/>
        <w:jc w:val="center"/>
        <w:rPr>
          <w:b/>
          <w:sz w:val="22"/>
          <w:lang w:val="de-DE"/>
        </w:rPr>
      </w:pPr>
    </w:p>
    <w:p w14:paraId="3FFB179F" w14:textId="77777777" w:rsidR="00CF6F0A" w:rsidRDefault="00CF6F0A" w:rsidP="00CF6F0A">
      <w:pPr>
        <w:spacing w:before="0" w:line="360" w:lineRule="auto"/>
        <w:jc w:val="center"/>
        <w:rPr>
          <w:b/>
          <w:sz w:val="22"/>
          <w:lang w:val="de-DE"/>
        </w:rPr>
      </w:pPr>
    </w:p>
    <w:p w14:paraId="1EC60E13" w14:textId="77777777" w:rsidR="00CF6F0A" w:rsidRDefault="00CF6F0A" w:rsidP="00CF6F0A">
      <w:pPr>
        <w:spacing w:before="0" w:line="360" w:lineRule="auto"/>
        <w:jc w:val="center"/>
        <w:rPr>
          <w:b/>
          <w:sz w:val="22"/>
          <w:lang w:val="de-DE"/>
        </w:rPr>
      </w:pPr>
    </w:p>
    <w:p w14:paraId="2F16A42D" w14:textId="77777777" w:rsidR="00A4385B" w:rsidRPr="00A43198" w:rsidRDefault="00A4385B" w:rsidP="0031030F">
      <w:pPr>
        <w:spacing w:before="0" w:line="360" w:lineRule="auto"/>
        <w:jc w:val="center"/>
        <w:rPr>
          <w:b/>
          <w:sz w:val="28"/>
          <w:szCs w:val="26"/>
          <w:lang w:val="de-DE"/>
        </w:rPr>
      </w:pPr>
    </w:p>
    <w:p w14:paraId="12A531CF" w14:textId="77777777" w:rsidR="00A43198" w:rsidRDefault="00A43198" w:rsidP="0031030F">
      <w:pPr>
        <w:spacing w:before="0" w:line="360" w:lineRule="auto"/>
        <w:jc w:val="center"/>
        <w:rPr>
          <w:b/>
          <w:sz w:val="28"/>
          <w:szCs w:val="26"/>
          <w:lang w:val="de-DE"/>
        </w:rPr>
      </w:pPr>
    </w:p>
    <w:p w14:paraId="66749568" w14:textId="77777777"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14:paraId="2194B45D" w14:textId="77777777" w:rsidR="00A4385B" w:rsidRDefault="00A4385B" w:rsidP="00A137C4">
      <w:pPr>
        <w:spacing w:before="0" w:line="360" w:lineRule="auto"/>
        <w:jc w:val="center"/>
        <w:rPr>
          <w:b/>
          <w:bCs/>
          <w:sz w:val="2"/>
          <w:szCs w:val="30"/>
          <w:lang w:val="de-DE"/>
        </w:rPr>
      </w:pPr>
    </w:p>
    <w:p w14:paraId="60D817BE" w14:textId="77777777"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14:paraId="5D13CA8F" w14:textId="77777777" w:rsidR="00A4385B" w:rsidRDefault="00A4385B" w:rsidP="00CF6F0A">
      <w:pPr>
        <w:spacing w:before="0" w:line="360" w:lineRule="auto"/>
        <w:jc w:val="center"/>
        <w:rPr>
          <w:b/>
          <w:bCs/>
          <w:sz w:val="30"/>
          <w:szCs w:val="30"/>
        </w:rPr>
      </w:pPr>
      <w:r w:rsidRPr="00A1424F">
        <w:rPr>
          <w:b/>
          <w:bCs/>
          <w:sz w:val="30"/>
          <w:szCs w:val="30"/>
        </w:rPr>
        <w:t>---------------------------------------</w:t>
      </w:r>
    </w:p>
    <w:p w14:paraId="5B4EB76D" w14:textId="77777777" w:rsidR="00CF6F0A" w:rsidRPr="00A1424F" w:rsidRDefault="00CF6F0A" w:rsidP="00CF6F0A">
      <w:pPr>
        <w:spacing w:before="0" w:line="360" w:lineRule="auto"/>
        <w:jc w:val="center"/>
        <w:rPr>
          <w:b/>
          <w:bCs/>
          <w:sz w:val="30"/>
          <w:szCs w:val="30"/>
        </w:rPr>
      </w:pPr>
    </w:p>
    <w:p w14:paraId="75DFA484" w14:textId="77777777" w:rsidR="00A4385B" w:rsidRDefault="00A1424F" w:rsidP="00CF6F0A">
      <w:pPr>
        <w:spacing w:before="0" w:line="360" w:lineRule="auto"/>
        <w:jc w:val="center"/>
        <w:rPr>
          <w:sz w:val="26"/>
        </w:rPr>
      </w:pPr>
      <w:r>
        <w:rPr>
          <w:noProof/>
        </w:rPr>
        <w:drawing>
          <wp:inline distT="0" distB="0" distL="0" distR="0" wp14:anchorId="34325B9F" wp14:editId="0AF1B2B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14:paraId="1FB74694" w14:textId="77777777" w:rsidR="00A1424F" w:rsidRDefault="00A1424F" w:rsidP="00CF6F0A">
      <w:pPr>
        <w:spacing w:before="0" w:line="360" w:lineRule="auto"/>
        <w:jc w:val="center"/>
        <w:rPr>
          <w:b/>
          <w:sz w:val="32"/>
          <w:szCs w:val="32"/>
        </w:rPr>
      </w:pPr>
    </w:p>
    <w:p w14:paraId="551B6186" w14:textId="77777777" w:rsidR="00A137C4" w:rsidRDefault="00A137C4" w:rsidP="00CF6F0A">
      <w:pPr>
        <w:spacing w:before="0" w:line="360" w:lineRule="auto"/>
        <w:jc w:val="center"/>
        <w:rPr>
          <w:b/>
          <w:sz w:val="32"/>
          <w:szCs w:val="32"/>
        </w:rPr>
      </w:pPr>
      <w:r>
        <w:rPr>
          <w:b/>
          <w:sz w:val="32"/>
          <w:szCs w:val="32"/>
        </w:rPr>
        <w:t>TRƯƠNG CÔNG HẢI</w:t>
      </w:r>
    </w:p>
    <w:p w14:paraId="16792FA5" w14:textId="77777777" w:rsidR="00414D1A" w:rsidRDefault="00414D1A" w:rsidP="00CF6F0A">
      <w:pPr>
        <w:spacing w:before="0" w:line="240" w:lineRule="auto"/>
        <w:jc w:val="center"/>
        <w:rPr>
          <w:rFonts w:eastAsia="Times New Roman"/>
          <w:b/>
          <w:sz w:val="34"/>
          <w:szCs w:val="36"/>
          <w:lang w:val="de-DE"/>
        </w:rPr>
      </w:pPr>
    </w:p>
    <w:p w14:paraId="422577E0" w14:textId="77777777" w:rsidR="00CF6F0A" w:rsidRDefault="00CF6F0A" w:rsidP="00CF6F0A">
      <w:pPr>
        <w:spacing w:before="0" w:line="240" w:lineRule="auto"/>
        <w:jc w:val="center"/>
        <w:rPr>
          <w:rFonts w:eastAsia="Times New Roman"/>
          <w:b/>
          <w:sz w:val="34"/>
          <w:szCs w:val="36"/>
          <w:lang w:val="de-DE"/>
        </w:rPr>
      </w:pPr>
    </w:p>
    <w:p w14:paraId="3274A94A" w14:textId="77777777"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14:paraId="408F385A" w14:textId="77777777"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14:paraId="51719E93" w14:textId="77777777" w:rsidR="00CF6F0A" w:rsidRDefault="00CF6F0A" w:rsidP="00FF03CD">
      <w:pPr>
        <w:tabs>
          <w:tab w:val="left" w:pos="4678"/>
        </w:tabs>
        <w:spacing w:before="0" w:line="360" w:lineRule="auto"/>
        <w:ind w:left="2304"/>
        <w:jc w:val="center"/>
        <w:rPr>
          <w:b/>
          <w:szCs w:val="26"/>
          <w:lang w:val="de-DE"/>
        </w:rPr>
      </w:pPr>
    </w:p>
    <w:p w14:paraId="0EDD4AFE" w14:textId="77777777"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14:paraId="6CCF7AC3" w14:textId="77777777" w:rsidTr="009B1C18">
        <w:trPr>
          <w:jc w:val="center"/>
        </w:trPr>
        <w:tc>
          <w:tcPr>
            <w:tcW w:w="2438" w:type="dxa"/>
          </w:tcPr>
          <w:p w14:paraId="5A92A0BA" w14:textId="77777777"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14:paraId="462CF116" w14:textId="77777777"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14:paraId="4529B9F3" w14:textId="77777777"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14:paraId="0406A42F" w14:textId="77777777" w:rsidTr="009B1C18">
        <w:trPr>
          <w:jc w:val="center"/>
        </w:trPr>
        <w:tc>
          <w:tcPr>
            <w:tcW w:w="2438" w:type="dxa"/>
          </w:tcPr>
          <w:p w14:paraId="6EA582B9" w14:textId="77777777"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14:paraId="5E94E506" w14:textId="77777777"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14:paraId="1122EDBA" w14:textId="77777777"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14:paraId="0DD5479D" w14:textId="77777777" w:rsidR="00CF6F0A" w:rsidRDefault="00CF6F0A" w:rsidP="00FF03CD">
      <w:pPr>
        <w:tabs>
          <w:tab w:val="left" w:pos="4678"/>
        </w:tabs>
        <w:spacing w:before="0" w:line="360" w:lineRule="auto"/>
        <w:ind w:left="2304"/>
        <w:jc w:val="center"/>
        <w:rPr>
          <w:b/>
          <w:szCs w:val="26"/>
          <w:lang w:val="de-DE"/>
        </w:rPr>
      </w:pPr>
    </w:p>
    <w:p w14:paraId="4A290FC7" w14:textId="77777777" w:rsidR="00CF6F0A" w:rsidRDefault="00CF6F0A" w:rsidP="00FF03CD">
      <w:pPr>
        <w:tabs>
          <w:tab w:val="left" w:pos="4678"/>
        </w:tabs>
        <w:spacing w:before="0" w:line="360" w:lineRule="auto"/>
        <w:ind w:left="2304"/>
        <w:jc w:val="center"/>
        <w:rPr>
          <w:b/>
          <w:szCs w:val="26"/>
          <w:lang w:val="de-DE"/>
        </w:rPr>
      </w:pPr>
    </w:p>
    <w:p w14:paraId="244F128C" w14:textId="77777777" w:rsidR="00A4385B" w:rsidRDefault="00A4385B" w:rsidP="00CF6F0A">
      <w:pPr>
        <w:spacing w:before="0" w:line="360" w:lineRule="auto"/>
        <w:jc w:val="center"/>
        <w:rPr>
          <w:b/>
          <w:sz w:val="2"/>
          <w:lang w:val="de-DE"/>
        </w:rPr>
      </w:pPr>
    </w:p>
    <w:p w14:paraId="088742C1" w14:textId="77777777"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14:paraId="48189AF0" w14:textId="77777777"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14:paraId="72FCC532" w14:textId="77777777" w:rsidR="00A1424F" w:rsidRDefault="00A1424F" w:rsidP="00CF6F0A">
      <w:pPr>
        <w:spacing w:before="0" w:line="360" w:lineRule="auto"/>
        <w:jc w:val="center"/>
        <w:rPr>
          <w:bCs/>
        </w:rPr>
      </w:pPr>
    </w:p>
    <w:p w14:paraId="66261176" w14:textId="77777777" w:rsidR="00414D1A" w:rsidRDefault="00414D1A" w:rsidP="00CF6F0A">
      <w:pPr>
        <w:spacing w:before="0" w:line="360" w:lineRule="auto"/>
        <w:jc w:val="center"/>
        <w:rPr>
          <w:bCs/>
        </w:rPr>
      </w:pPr>
    </w:p>
    <w:p w14:paraId="5D78D746" w14:textId="77777777" w:rsidR="00A1424F" w:rsidRDefault="00A4385B" w:rsidP="00CF6F0A">
      <w:pPr>
        <w:spacing w:before="0" w:line="360" w:lineRule="auto"/>
        <w:jc w:val="center"/>
        <w:rPr>
          <w:bCs/>
        </w:rPr>
      </w:pPr>
      <w:r>
        <w:rPr>
          <w:bCs/>
          <w:lang w:val="vi-VN"/>
        </w:rPr>
        <w:t>NGƯỜI HƯỚNG DẪN KHOA HỌ</w:t>
      </w:r>
      <w:r w:rsidR="00A1424F">
        <w:rPr>
          <w:bCs/>
          <w:lang w:val="vi-VN"/>
        </w:rPr>
        <w:t>C</w:t>
      </w:r>
    </w:p>
    <w:p w14:paraId="7FE7787C" w14:textId="77777777" w:rsidR="00A1424F" w:rsidRDefault="00A1424F" w:rsidP="00CF6F0A">
      <w:pPr>
        <w:spacing w:before="0" w:line="240" w:lineRule="auto"/>
        <w:jc w:val="center"/>
        <w:rPr>
          <w:rFonts w:eastAsia="Times New Roman"/>
          <w:b/>
          <w:bCs/>
          <w:szCs w:val="28"/>
        </w:rPr>
      </w:pPr>
      <w:r>
        <w:rPr>
          <w:rFonts w:eastAsia="Times New Roman"/>
          <w:b/>
          <w:bCs/>
          <w:szCs w:val="28"/>
        </w:rPr>
        <w:t>PGS.</w:t>
      </w:r>
      <w:r w:rsidR="003C0232">
        <w:rPr>
          <w:rFonts w:eastAsia="Times New Roman"/>
          <w:b/>
          <w:bCs/>
          <w:szCs w:val="28"/>
        </w:rPr>
        <w:t xml:space="preserve"> </w:t>
      </w:r>
      <w:r>
        <w:rPr>
          <w:rFonts w:eastAsia="Times New Roman"/>
          <w:b/>
          <w:bCs/>
          <w:szCs w:val="28"/>
        </w:rPr>
        <w:t>TS. TỪ MINH PHƯƠNG</w:t>
      </w:r>
    </w:p>
    <w:p w14:paraId="6E062800" w14:textId="77777777" w:rsidR="00A1424F" w:rsidRDefault="00A1424F" w:rsidP="00CF6F0A">
      <w:pPr>
        <w:spacing w:before="0" w:line="360" w:lineRule="auto"/>
        <w:jc w:val="center"/>
        <w:rPr>
          <w:bCs/>
        </w:rPr>
      </w:pPr>
    </w:p>
    <w:p w14:paraId="7D398B0C" w14:textId="77777777" w:rsidR="00CF6F0A" w:rsidRDefault="00CF6F0A" w:rsidP="0031030F">
      <w:pPr>
        <w:spacing w:before="0" w:line="360" w:lineRule="auto"/>
        <w:jc w:val="center"/>
        <w:rPr>
          <w:bCs/>
        </w:rPr>
      </w:pPr>
    </w:p>
    <w:p w14:paraId="23983FBA" w14:textId="77777777" w:rsidR="002C6BC4" w:rsidRDefault="002C6BC4" w:rsidP="0031030F">
      <w:pPr>
        <w:spacing w:before="0" w:line="360" w:lineRule="auto"/>
        <w:jc w:val="center"/>
        <w:rPr>
          <w:bCs/>
        </w:rPr>
      </w:pPr>
    </w:p>
    <w:p w14:paraId="22D1797F" w14:textId="77777777"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14:paraId="592EB615" w14:textId="77777777" w:rsidR="00A4385B" w:rsidRDefault="00A4385B" w:rsidP="00C73419">
      <w:pPr>
        <w:pStyle w:val="LargeThesis16"/>
        <w:spacing w:before="120" w:beforeAutospacing="0" w:after="240" w:afterAutospacing="0"/>
      </w:pPr>
      <w:bookmarkStart w:id="7" w:name="_Toc482202207"/>
      <w:r>
        <w:lastRenderedPageBreak/>
        <w:t>LỜI CAM ĐOAN</w:t>
      </w:r>
      <w:bookmarkEnd w:id="7"/>
    </w:p>
    <w:p w14:paraId="700C1F43" w14:textId="77777777"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14:paraId="1C18532A" w14:textId="77777777"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14:paraId="2F370357" w14:textId="77777777" w:rsidTr="00683ED1">
        <w:tc>
          <w:tcPr>
            <w:tcW w:w="4389" w:type="dxa"/>
          </w:tcPr>
          <w:p w14:paraId="6C3B359E" w14:textId="77777777" w:rsidR="00F33C4A" w:rsidRPr="00F33C4A" w:rsidRDefault="00F33C4A" w:rsidP="00094463">
            <w:pPr>
              <w:spacing w:after="120" w:line="360" w:lineRule="auto"/>
              <w:jc w:val="both"/>
              <w:rPr>
                <w:sz w:val="26"/>
                <w:szCs w:val="26"/>
                <w:lang w:val="vi-VN"/>
              </w:rPr>
            </w:pPr>
          </w:p>
        </w:tc>
        <w:tc>
          <w:tcPr>
            <w:tcW w:w="4389" w:type="dxa"/>
          </w:tcPr>
          <w:p w14:paraId="3684D38D" w14:textId="77777777" w:rsidR="00F33C4A" w:rsidRPr="00F33C4A" w:rsidRDefault="00F33C4A" w:rsidP="009B33F6">
            <w:pPr>
              <w:spacing w:before="360" w:after="120" w:line="360" w:lineRule="auto"/>
              <w:jc w:val="center"/>
              <w:rPr>
                <w:sz w:val="26"/>
                <w:szCs w:val="26"/>
              </w:rPr>
            </w:pPr>
            <w:r w:rsidRPr="00F33C4A">
              <w:rPr>
                <w:sz w:val="26"/>
                <w:szCs w:val="26"/>
              </w:rPr>
              <w:t>Tác giả</w:t>
            </w:r>
          </w:p>
          <w:p w14:paraId="20B4AA75" w14:textId="77777777" w:rsidR="00F33C4A" w:rsidRPr="00F33C4A" w:rsidRDefault="00F33C4A" w:rsidP="00094463">
            <w:pPr>
              <w:spacing w:after="120" w:line="360" w:lineRule="auto"/>
              <w:jc w:val="center"/>
              <w:rPr>
                <w:i/>
                <w:sz w:val="26"/>
                <w:szCs w:val="26"/>
              </w:rPr>
            </w:pPr>
            <w:r w:rsidRPr="00F33C4A">
              <w:rPr>
                <w:i/>
                <w:sz w:val="26"/>
                <w:szCs w:val="26"/>
              </w:rPr>
              <w:t>(Ký và ghi rõ họ tên)</w:t>
            </w:r>
          </w:p>
          <w:p w14:paraId="4DFC0300" w14:textId="77777777" w:rsidR="00F33C4A" w:rsidRDefault="00F33C4A" w:rsidP="00094463">
            <w:pPr>
              <w:spacing w:after="120" w:line="360" w:lineRule="auto"/>
              <w:jc w:val="center"/>
              <w:rPr>
                <w:sz w:val="26"/>
                <w:szCs w:val="26"/>
              </w:rPr>
            </w:pPr>
          </w:p>
          <w:p w14:paraId="580BEF31" w14:textId="77777777" w:rsidR="002C6BC4" w:rsidRDefault="002C6BC4" w:rsidP="00094463">
            <w:pPr>
              <w:spacing w:after="120" w:line="360" w:lineRule="auto"/>
              <w:jc w:val="center"/>
              <w:rPr>
                <w:sz w:val="26"/>
                <w:szCs w:val="26"/>
              </w:rPr>
            </w:pPr>
          </w:p>
          <w:p w14:paraId="5CE3FC9F" w14:textId="77777777" w:rsidR="002C6BC4" w:rsidRPr="00F33C4A" w:rsidRDefault="002C6BC4" w:rsidP="00094463">
            <w:pPr>
              <w:spacing w:after="120" w:line="360" w:lineRule="auto"/>
              <w:jc w:val="center"/>
              <w:rPr>
                <w:sz w:val="26"/>
                <w:szCs w:val="26"/>
              </w:rPr>
            </w:pPr>
          </w:p>
          <w:p w14:paraId="315F4717" w14:textId="77777777" w:rsidR="00F33C4A" w:rsidRPr="00F33C4A" w:rsidRDefault="00F33C4A" w:rsidP="00094463">
            <w:pPr>
              <w:spacing w:after="120" w:line="360" w:lineRule="auto"/>
              <w:jc w:val="center"/>
              <w:rPr>
                <w:b/>
                <w:sz w:val="26"/>
                <w:szCs w:val="26"/>
              </w:rPr>
            </w:pPr>
            <w:r w:rsidRPr="00F33C4A">
              <w:rPr>
                <w:b/>
                <w:sz w:val="26"/>
                <w:szCs w:val="26"/>
              </w:rPr>
              <w:t>Trương Công Hải</w:t>
            </w:r>
          </w:p>
        </w:tc>
      </w:tr>
    </w:tbl>
    <w:p w14:paraId="6C87ED1B" w14:textId="77777777" w:rsidR="00A4385B" w:rsidRDefault="00A4385B" w:rsidP="0001622F">
      <w:pPr>
        <w:spacing w:before="100" w:beforeAutospacing="1" w:after="100" w:afterAutospacing="1" w:line="360" w:lineRule="auto"/>
        <w:rPr>
          <w:b/>
        </w:rPr>
      </w:pPr>
      <w:r>
        <w:rPr>
          <w:b/>
        </w:rPr>
        <w:br w:type="page"/>
      </w:r>
    </w:p>
    <w:p w14:paraId="35A0101B" w14:textId="77777777"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14:paraId="5896B9D8" w14:textId="77777777"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14:paraId="29646BBC" w14:textId="77777777"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w:t>
      </w:r>
      <w:proofErr w:type="gramEnd"/>
      <w:r w:rsidR="001B1C93">
        <w:rPr>
          <w:b/>
        </w:rPr>
        <w:t xml:space="preserve"> </w:t>
      </w:r>
      <w:r w:rsidR="00D74537" w:rsidRPr="0040408E">
        <w:rPr>
          <w:b/>
        </w:rPr>
        <w:t>TS.</w:t>
      </w:r>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14:paraId="0C85E417" w14:textId="77777777"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14:paraId="078C0333" w14:textId="77777777"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14:paraId="4BE3BF22" w14:textId="77777777" w:rsidTr="00683ED1">
        <w:tc>
          <w:tcPr>
            <w:tcW w:w="4389" w:type="dxa"/>
          </w:tcPr>
          <w:p w14:paraId="216381E3" w14:textId="77777777" w:rsidR="00696F40" w:rsidRPr="00F33C4A" w:rsidRDefault="00696F40" w:rsidP="00094463">
            <w:pPr>
              <w:pStyle w:val="NormalThesis13size"/>
              <w:rPr>
                <w:lang w:val="vi-VN"/>
              </w:rPr>
            </w:pPr>
          </w:p>
        </w:tc>
        <w:tc>
          <w:tcPr>
            <w:tcW w:w="4389" w:type="dxa"/>
          </w:tcPr>
          <w:p w14:paraId="017AAA73" w14:textId="77777777" w:rsidR="00696F40" w:rsidRPr="00F33C4A" w:rsidRDefault="00696F40" w:rsidP="009B33F6">
            <w:pPr>
              <w:pStyle w:val="NormalThesis13size"/>
              <w:spacing w:before="360"/>
              <w:jc w:val="center"/>
            </w:pPr>
            <w:r w:rsidRPr="00F33C4A">
              <w:t>Tác giả</w:t>
            </w:r>
          </w:p>
          <w:p w14:paraId="59E9AE1B" w14:textId="77777777" w:rsidR="00696F40" w:rsidRPr="00F33C4A" w:rsidRDefault="00696F40" w:rsidP="00094463">
            <w:pPr>
              <w:pStyle w:val="NormalThesis13size"/>
              <w:jc w:val="center"/>
              <w:rPr>
                <w:i/>
              </w:rPr>
            </w:pPr>
            <w:r w:rsidRPr="00F33C4A">
              <w:rPr>
                <w:i/>
              </w:rPr>
              <w:t>(Ký và ghi rõ họ tên)</w:t>
            </w:r>
          </w:p>
          <w:p w14:paraId="74C921B7" w14:textId="77777777" w:rsidR="00696F40" w:rsidRDefault="00696F40" w:rsidP="009B33F6">
            <w:pPr>
              <w:pStyle w:val="NormalThesis13size"/>
              <w:jc w:val="center"/>
            </w:pPr>
          </w:p>
          <w:p w14:paraId="631F61F7" w14:textId="77777777" w:rsidR="00D6418B" w:rsidRDefault="00D6418B" w:rsidP="009B33F6">
            <w:pPr>
              <w:pStyle w:val="NormalThesis13size"/>
              <w:jc w:val="center"/>
            </w:pPr>
          </w:p>
          <w:p w14:paraId="45FE1D91" w14:textId="77777777" w:rsidR="002C6BC4" w:rsidRPr="00F33C4A" w:rsidRDefault="002C6BC4" w:rsidP="009B33F6">
            <w:pPr>
              <w:pStyle w:val="NormalThesis13size"/>
              <w:jc w:val="center"/>
            </w:pPr>
          </w:p>
          <w:p w14:paraId="40C11F8A" w14:textId="77777777" w:rsidR="00696F40" w:rsidRPr="00F33C4A" w:rsidRDefault="00696F40" w:rsidP="00094463">
            <w:pPr>
              <w:pStyle w:val="NormalThesis13size"/>
              <w:jc w:val="center"/>
              <w:rPr>
                <w:b/>
              </w:rPr>
            </w:pPr>
            <w:r w:rsidRPr="00F33C4A">
              <w:rPr>
                <w:b/>
              </w:rPr>
              <w:t>Trương Công Hải</w:t>
            </w:r>
          </w:p>
        </w:tc>
      </w:tr>
    </w:tbl>
    <w:p w14:paraId="7B28588F" w14:textId="77777777" w:rsidR="00A4385B" w:rsidRDefault="00A4385B" w:rsidP="009249F0">
      <w:pPr>
        <w:spacing w:before="100" w:beforeAutospacing="1" w:after="100" w:afterAutospacing="1" w:line="360" w:lineRule="auto"/>
        <w:jc w:val="both"/>
        <w:rPr>
          <w:b/>
          <w:lang w:val="de-DE"/>
        </w:rPr>
      </w:pPr>
      <w:r>
        <w:rPr>
          <w:b/>
          <w:lang w:val="de-DE"/>
        </w:rPr>
        <w:br w:type="page"/>
      </w:r>
    </w:p>
    <w:p w14:paraId="55DA64A7" w14:textId="77777777" w:rsidR="00A4385B" w:rsidRDefault="00A4385B" w:rsidP="00847615">
      <w:pPr>
        <w:pStyle w:val="LargeThesis16"/>
        <w:spacing w:before="120" w:beforeAutospacing="0" w:after="240" w:afterAutospacing="0"/>
        <w:outlineLvl w:val="0"/>
      </w:pPr>
      <w:bookmarkStart w:id="9" w:name="_Toc485154501"/>
      <w:r>
        <w:lastRenderedPageBreak/>
        <w:t>MỤC LỤC</w:t>
      </w:r>
      <w:bookmarkEnd w:id="9"/>
    </w:p>
    <w:p w14:paraId="36543A81" w14:textId="77777777" w:rsidR="00216EB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5154501" w:history="1">
        <w:r w:rsidR="00216EBD" w:rsidRPr="009402C6">
          <w:rPr>
            <w:rStyle w:val="Hyperlink"/>
            <w:noProof/>
          </w:rPr>
          <w:t>MỤC LỤC</w:t>
        </w:r>
        <w:r w:rsidR="00216EBD">
          <w:rPr>
            <w:noProof/>
            <w:webHidden/>
          </w:rPr>
          <w:tab/>
        </w:r>
        <w:r w:rsidR="00216EBD">
          <w:rPr>
            <w:noProof/>
            <w:webHidden/>
          </w:rPr>
          <w:fldChar w:fldCharType="begin"/>
        </w:r>
        <w:r w:rsidR="00216EBD">
          <w:rPr>
            <w:noProof/>
            <w:webHidden/>
          </w:rPr>
          <w:instrText xml:space="preserve"> PAGEREF _Toc485154501 \h </w:instrText>
        </w:r>
        <w:r w:rsidR="00216EBD">
          <w:rPr>
            <w:noProof/>
            <w:webHidden/>
          </w:rPr>
        </w:r>
        <w:r w:rsidR="00216EBD">
          <w:rPr>
            <w:noProof/>
            <w:webHidden/>
          </w:rPr>
          <w:fldChar w:fldCharType="separate"/>
        </w:r>
        <w:r w:rsidR="00216EBD">
          <w:rPr>
            <w:noProof/>
            <w:webHidden/>
          </w:rPr>
          <w:t>iii</w:t>
        </w:r>
        <w:r w:rsidR="00216EBD">
          <w:rPr>
            <w:noProof/>
            <w:webHidden/>
          </w:rPr>
          <w:fldChar w:fldCharType="end"/>
        </w:r>
      </w:hyperlink>
    </w:p>
    <w:p w14:paraId="5855268D" w14:textId="77777777" w:rsidR="00216EBD" w:rsidRDefault="00C66D70">
      <w:pPr>
        <w:pStyle w:val="TOC1"/>
        <w:rPr>
          <w:rFonts w:asciiTheme="minorHAnsi" w:eastAsiaTheme="minorEastAsia" w:hAnsiTheme="minorHAnsi" w:cstheme="minorBidi"/>
          <w:b w:val="0"/>
          <w:noProof/>
          <w:sz w:val="22"/>
          <w:szCs w:val="22"/>
        </w:rPr>
      </w:pPr>
      <w:hyperlink w:anchor="_Toc485154502" w:history="1">
        <w:r w:rsidR="00216EBD" w:rsidRPr="009402C6">
          <w:rPr>
            <w:rStyle w:val="Hyperlink"/>
            <w:noProof/>
          </w:rPr>
          <w:t>DANH MỤC TỪ VIẾT TẮT</w:t>
        </w:r>
        <w:r w:rsidR="00216EBD">
          <w:rPr>
            <w:noProof/>
            <w:webHidden/>
          </w:rPr>
          <w:tab/>
        </w:r>
        <w:r w:rsidR="00216EBD">
          <w:rPr>
            <w:noProof/>
            <w:webHidden/>
          </w:rPr>
          <w:fldChar w:fldCharType="begin"/>
        </w:r>
        <w:r w:rsidR="00216EBD">
          <w:rPr>
            <w:noProof/>
            <w:webHidden/>
          </w:rPr>
          <w:instrText xml:space="preserve"> PAGEREF _Toc485154502 \h </w:instrText>
        </w:r>
        <w:r w:rsidR="00216EBD">
          <w:rPr>
            <w:noProof/>
            <w:webHidden/>
          </w:rPr>
        </w:r>
        <w:r w:rsidR="00216EBD">
          <w:rPr>
            <w:noProof/>
            <w:webHidden/>
          </w:rPr>
          <w:fldChar w:fldCharType="separate"/>
        </w:r>
        <w:r w:rsidR="00216EBD">
          <w:rPr>
            <w:noProof/>
            <w:webHidden/>
          </w:rPr>
          <w:t>vi</w:t>
        </w:r>
        <w:r w:rsidR="00216EBD">
          <w:rPr>
            <w:noProof/>
            <w:webHidden/>
          </w:rPr>
          <w:fldChar w:fldCharType="end"/>
        </w:r>
      </w:hyperlink>
    </w:p>
    <w:p w14:paraId="55B4D832" w14:textId="77777777" w:rsidR="00216EBD" w:rsidRDefault="00C66D70">
      <w:pPr>
        <w:pStyle w:val="TOC1"/>
        <w:rPr>
          <w:rFonts w:asciiTheme="minorHAnsi" w:eastAsiaTheme="minorEastAsia" w:hAnsiTheme="minorHAnsi" w:cstheme="minorBidi"/>
          <w:b w:val="0"/>
          <w:noProof/>
          <w:sz w:val="22"/>
          <w:szCs w:val="22"/>
        </w:rPr>
      </w:pPr>
      <w:hyperlink w:anchor="_Toc485154503" w:history="1">
        <w:r w:rsidR="00216EBD" w:rsidRPr="009402C6">
          <w:rPr>
            <w:rStyle w:val="Hyperlink"/>
            <w:noProof/>
          </w:rPr>
          <w:t>DANH MỤC CÁC BẢNG BIỂU</w:t>
        </w:r>
        <w:r w:rsidR="00216EBD">
          <w:rPr>
            <w:noProof/>
            <w:webHidden/>
          </w:rPr>
          <w:tab/>
        </w:r>
        <w:r w:rsidR="00216EBD">
          <w:rPr>
            <w:noProof/>
            <w:webHidden/>
          </w:rPr>
          <w:fldChar w:fldCharType="begin"/>
        </w:r>
        <w:r w:rsidR="00216EBD">
          <w:rPr>
            <w:noProof/>
            <w:webHidden/>
          </w:rPr>
          <w:instrText xml:space="preserve"> PAGEREF _Toc485154503 \h </w:instrText>
        </w:r>
        <w:r w:rsidR="00216EBD">
          <w:rPr>
            <w:noProof/>
            <w:webHidden/>
          </w:rPr>
        </w:r>
        <w:r w:rsidR="00216EBD">
          <w:rPr>
            <w:noProof/>
            <w:webHidden/>
          </w:rPr>
          <w:fldChar w:fldCharType="separate"/>
        </w:r>
        <w:r w:rsidR="00216EBD">
          <w:rPr>
            <w:noProof/>
            <w:webHidden/>
          </w:rPr>
          <w:t>viii</w:t>
        </w:r>
        <w:r w:rsidR="00216EBD">
          <w:rPr>
            <w:noProof/>
            <w:webHidden/>
          </w:rPr>
          <w:fldChar w:fldCharType="end"/>
        </w:r>
      </w:hyperlink>
    </w:p>
    <w:p w14:paraId="15D6E25D" w14:textId="77777777" w:rsidR="00216EBD" w:rsidRDefault="00C66D70">
      <w:pPr>
        <w:pStyle w:val="TOC1"/>
        <w:rPr>
          <w:rFonts w:asciiTheme="minorHAnsi" w:eastAsiaTheme="minorEastAsia" w:hAnsiTheme="minorHAnsi" w:cstheme="minorBidi"/>
          <w:b w:val="0"/>
          <w:noProof/>
          <w:sz w:val="22"/>
          <w:szCs w:val="22"/>
        </w:rPr>
      </w:pPr>
      <w:hyperlink w:anchor="_Toc485154504" w:history="1">
        <w:r w:rsidR="00216EBD" w:rsidRPr="009402C6">
          <w:rPr>
            <w:rStyle w:val="Hyperlink"/>
            <w:noProof/>
          </w:rPr>
          <w:t>DANH MỤC CÁC HÌNH VẼ</w:t>
        </w:r>
        <w:r w:rsidR="00216EBD">
          <w:rPr>
            <w:noProof/>
            <w:webHidden/>
          </w:rPr>
          <w:tab/>
        </w:r>
        <w:r w:rsidR="00216EBD">
          <w:rPr>
            <w:noProof/>
            <w:webHidden/>
          </w:rPr>
          <w:fldChar w:fldCharType="begin"/>
        </w:r>
        <w:r w:rsidR="00216EBD">
          <w:rPr>
            <w:noProof/>
            <w:webHidden/>
          </w:rPr>
          <w:instrText xml:space="preserve"> PAGEREF _Toc485154504 \h </w:instrText>
        </w:r>
        <w:r w:rsidR="00216EBD">
          <w:rPr>
            <w:noProof/>
            <w:webHidden/>
          </w:rPr>
        </w:r>
        <w:r w:rsidR="00216EBD">
          <w:rPr>
            <w:noProof/>
            <w:webHidden/>
          </w:rPr>
          <w:fldChar w:fldCharType="separate"/>
        </w:r>
        <w:r w:rsidR="00216EBD">
          <w:rPr>
            <w:noProof/>
            <w:webHidden/>
          </w:rPr>
          <w:t>ix</w:t>
        </w:r>
        <w:r w:rsidR="00216EBD">
          <w:rPr>
            <w:noProof/>
            <w:webHidden/>
          </w:rPr>
          <w:fldChar w:fldCharType="end"/>
        </w:r>
      </w:hyperlink>
    </w:p>
    <w:p w14:paraId="6FB6C859" w14:textId="77777777" w:rsidR="00216EBD" w:rsidRDefault="00C66D70">
      <w:pPr>
        <w:pStyle w:val="TOC1"/>
        <w:rPr>
          <w:rFonts w:asciiTheme="minorHAnsi" w:eastAsiaTheme="minorEastAsia" w:hAnsiTheme="minorHAnsi" w:cstheme="minorBidi"/>
          <w:b w:val="0"/>
          <w:noProof/>
          <w:sz w:val="22"/>
          <w:szCs w:val="22"/>
        </w:rPr>
      </w:pPr>
      <w:hyperlink w:anchor="_Toc485154505" w:history="1">
        <w:r w:rsidR="00216EBD" w:rsidRPr="009402C6">
          <w:rPr>
            <w:rStyle w:val="Hyperlink"/>
            <w:noProof/>
          </w:rPr>
          <w:t>MỞ ĐẦU</w:t>
        </w:r>
        <w:r w:rsidR="00216EBD">
          <w:rPr>
            <w:noProof/>
            <w:webHidden/>
          </w:rPr>
          <w:tab/>
        </w:r>
        <w:r w:rsidR="00216EBD">
          <w:rPr>
            <w:noProof/>
            <w:webHidden/>
          </w:rPr>
          <w:fldChar w:fldCharType="begin"/>
        </w:r>
        <w:r w:rsidR="00216EBD">
          <w:rPr>
            <w:noProof/>
            <w:webHidden/>
          </w:rPr>
          <w:instrText xml:space="preserve"> PAGEREF _Toc485154505 \h </w:instrText>
        </w:r>
        <w:r w:rsidR="00216EBD">
          <w:rPr>
            <w:noProof/>
            <w:webHidden/>
          </w:rPr>
        </w:r>
        <w:r w:rsidR="00216EBD">
          <w:rPr>
            <w:noProof/>
            <w:webHidden/>
          </w:rPr>
          <w:fldChar w:fldCharType="separate"/>
        </w:r>
        <w:r w:rsidR="00216EBD">
          <w:rPr>
            <w:noProof/>
            <w:webHidden/>
          </w:rPr>
          <w:t>1</w:t>
        </w:r>
        <w:r w:rsidR="00216EBD">
          <w:rPr>
            <w:noProof/>
            <w:webHidden/>
          </w:rPr>
          <w:fldChar w:fldCharType="end"/>
        </w:r>
      </w:hyperlink>
    </w:p>
    <w:p w14:paraId="5230F1DF" w14:textId="77777777" w:rsidR="00216EBD" w:rsidRDefault="00C66D70">
      <w:pPr>
        <w:pStyle w:val="TOC1"/>
        <w:rPr>
          <w:rFonts w:asciiTheme="minorHAnsi" w:eastAsiaTheme="minorEastAsia" w:hAnsiTheme="minorHAnsi" w:cstheme="minorBidi"/>
          <w:b w:val="0"/>
          <w:noProof/>
          <w:sz w:val="22"/>
          <w:szCs w:val="22"/>
        </w:rPr>
      </w:pPr>
      <w:hyperlink w:anchor="_Toc485154506" w:history="1">
        <w:r w:rsidR="00216EBD" w:rsidRPr="009402C6">
          <w:rPr>
            <w:rStyle w:val="Hyperlink"/>
            <w:noProof/>
          </w:rPr>
          <w:t>Chương 1 - GIỚI THIỆU BÀI TOÁN DỰ ĐOÁN GIỚI TÍNH</w:t>
        </w:r>
        <w:r w:rsidR="00216EBD">
          <w:rPr>
            <w:noProof/>
            <w:webHidden/>
          </w:rPr>
          <w:tab/>
        </w:r>
        <w:r w:rsidR="00216EBD">
          <w:rPr>
            <w:noProof/>
            <w:webHidden/>
          </w:rPr>
          <w:fldChar w:fldCharType="begin"/>
        </w:r>
        <w:r w:rsidR="00216EBD">
          <w:rPr>
            <w:noProof/>
            <w:webHidden/>
          </w:rPr>
          <w:instrText xml:space="preserve"> PAGEREF _Toc485154506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14:paraId="3ABBD573"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07" w:history="1">
        <w:r w:rsidR="00216EBD" w:rsidRPr="009402C6">
          <w:rPr>
            <w:rStyle w:val="Hyperlink"/>
            <w:noProof/>
          </w:rPr>
          <w:t>1.1.</w:t>
        </w:r>
        <w:r w:rsidR="00216EBD">
          <w:rPr>
            <w:rFonts w:asciiTheme="minorHAnsi" w:eastAsiaTheme="minorEastAsia" w:hAnsiTheme="minorHAnsi" w:cstheme="minorBidi"/>
            <w:noProof/>
            <w:sz w:val="22"/>
            <w:szCs w:val="22"/>
          </w:rPr>
          <w:tab/>
        </w:r>
        <w:r w:rsidR="00216EBD" w:rsidRPr="009402C6">
          <w:rPr>
            <w:rStyle w:val="Hyperlink"/>
            <w:noProof/>
          </w:rPr>
          <w:t>Giới thiệu bài toán dự đoán giới tính.</w:t>
        </w:r>
        <w:r w:rsidR="00216EBD">
          <w:rPr>
            <w:noProof/>
            <w:webHidden/>
          </w:rPr>
          <w:tab/>
        </w:r>
        <w:r w:rsidR="00216EBD">
          <w:rPr>
            <w:noProof/>
            <w:webHidden/>
          </w:rPr>
          <w:fldChar w:fldCharType="begin"/>
        </w:r>
        <w:r w:rsidR="00216EBD">
          <w:rPr>
            <w:noProof/>
            <w:webHidden/>
          </w:rPr>
          <w:instrText xml:space="preserve"> PAGEREF _Toc485154507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14:paraId="52F863A9" w14:textId="77777777" w:rsidR="00216EBD" w:rsidRDefault="00C66D70">
      <w:pPr>
        <w:pStyle w:val="TOC3"/>
        <w:tabs>
          <w:tab w:val="right" w:leader="dot" w:pos="8778"/>
        </w:tabs>
        <w:rPr>
          <w:rFonts w:asciiTheme="minorHAnsi" w:eastAsiaTheme="minorEastAsia" w:hAnsiTheme="minorHAnsi" w:cstheme="minorBidi"/>
          <w:noProof/>
          <w:sz w:val="22"/>
          <w:szCs w:val="22"/>
        </w:rPr>
      </w:pPr>
      <w:hyperlink w:anchor="_Toc485154508" w:history="1">
        <w:r w:rsidR="00216EBD" w:rsidRPr="009402C6">
          <w:rPr>
            <w:rStyle w:val="Hyperlink"/>
            <w:noProof/>
          </w:rPr>
          <w:t>1.1.1. Mở đầu</w:t>
        </w:r>
        <w:r w:rsidR="00216EBD">
          <w:rPr>
            <w:noProof/>
            <w:webHidden/>
          </w:rPr>
          <w:tab/>
        </w:r>
        <w:r w:rsidR="00216EBD">
          <w:rPr>
            <w:noProof/>
            <w:webHidden/>
          </w:rPr>
          <w:fldChar w:fldCharType="begin"/>
        </w:r>
        <w:r w:rsidR="00216EBD">
          <w:rPr>
            <w:noProof/>
            <w:webHidden/>
          </w:rPr>
          <w:instrText xml:space="preserve"> PAGEREF _Toc485154508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14:paraId="1E141DCB" w14:textId="77777777" w:rsidR="00216EBD" w:rsidRDefault="00C66D70">
      <w:pPr>
        <w:pStyle w:val="TOC3"/>
        <w:tabs>
          <w:tab w:val="right" w:leader="dot" w:pos="8778"/>
        </w:tabs>
        <w:rPr>
          <w:rFonts w:asciiTheme="minorHAnsi" w:eastAsiaTheme="minorEastAsia" w:hAnsiTheme="minorHAnsi" w:cstheme="minorBidi"/>
          <w:noProof/>
          <w:sz w:val="22"/>
          <w:szCs w:val="22"/>
        </w:rPr>
      </w:pPr>
      <w:hyperlink w:anchor="_Toc485154509" w:history="1">
        <w:r w:rsidR="00216EBD" w:rsidRPr="009402C6">
          <w:rPr>
            <w:rStyle w:val="Hyperlink"/>
            <w:noProof/>
          </w:rPr>
          <w:t>1.1.2. Bài toán dự đoán giới tính</w:t>
        </w:r>
        <w:r w:rsidR="00216EBD">
          <w:rPr>
            <w:noProof/>
            <w:webHidden/>
          </w:rPr>
          <w:tab/>
        </w:r>
        <w:r w:rsidR="00216EBD">
          <w:rPr>
            <w:noProof/>
            <w:webHidden/>
          </w:rPr>
          <w:fldChar w:fldCharType="begin"/>
        </w:r>
        <w:r w:rsidR="00216EBD">
          <w:rPr>
            <w:noProof/>
            <w:webHidden/>
          </w:rPr>
          <w:instrText xml:space="preserve"> PAGEREF _Toc485154509 \h </w:instrText>
        </w:r>
        <w:r w:rsidR="00216EBD">
          <w:rPr>
            <w:noProof/>
            <w:webHidden/>
          </w:rPr>
        </w:r>
        <w:r w:rsidR="00216EBD">
          <w:rPr>
            <w:noProof/>
            <w:webHidden/>
          </w:rPr>
          <w:fldChar w:fldCharType="separate"/>
        </w:r>
        <w:r w:rsidR="00216EBD">
          <w:rPr>
            <w:noProof/>
            <w:webHidden/>
          </w:rPr>
          <w:t>3</w:t>
        </w:r>
        <w:r w:rsidR="00216EBD">
          <w:rPr>
            <w:noProof/>
            <w:webHidden/>
          </w:rPr>
          <w:fldChar w:fldCharType="end"/>
        </w:r>
      </w:hyperlink>
    </w:p>
    <w:p w14:paraId="04C7AE98" w14:textId="77777777" w:rsidR="00216EBD" w:rsidRDefault="00C66D70">
      <w:pPr>
        <w:pStyle w:val="TOC3"/>
        <w:tabs>
          <w:tab w:val="right" w:leader="dot" w:pos="8778"/>
        </w:tabs>
        <w:rPr>
          <w:rFonts w:asciiTheme="minorHAnsi" w:eastAsiaTheme="minorEastAsia" w:hAnsiTheme="minorHAnsi" w:cstheme="minorBidi"/>
          <w:noProof/>
          <w:sz w:val="22"/>
          <w:szCs w:val="22"/>
        </w:rPr>
      </w:pPr>
      <w:hyperlink w:anchor="_Toc485154510" w:history="1">
        <w:r w:rsidR="00216EBD" w:rsidRPr="009402C6">
          <w:rPr>
            <w:rStyle w:val="Hyperlink"/>
            <w:noProof/>
          </w:rPr>
          <w:t>1.1.3. Ứng dụng của bài toán dự đoán giới tính</w:t>
        </w:r>
        <w:r w:rsidR="00216EBD">
          <w:rPr>
            <w:noProof/>
            <w:webHidden/>
          </w:rPr>
          <w:tab/>
        </w:r>
        <w:r w:rsidR="00216EBD">
          <w:rPr>
            <w:noProof/>
            <w:webHidden/>
          </w:rPr>
          <w:fldChar w:fldCharType="begin"/>
        </w:r>
        <w:r w:rsidR="00216EBD">
          <w:rPr>
            <w:noProof/>
            <w:webHidden/>
          </w:rPr>
          <w:instrText xml:space="preserve"> PAGEREF _Toc485154510 \h </w:instrText>
        </w:r>
        <w:r w:rsidR="00216EBD">
          <w:rPr>
            <w:noProof/>
            <w:webHidden/>
          </w:rPr>
        </w:r>
        <w:r w:rsidR="00216EBD">
          <w:rPr>
            <w:noProof/>
            <w:webHidden/>
          </w:rPr>
          <w:fldChar w:fldCharType="separate"/>
        </w:r>
        <w:r w:rsidR="00216EBD">
          <w:rPr>
            <w:noProof/>
            <w:webHidden/>
          </w:rPr>
          <w:t>5</w:t>
        </w:r>
        <w:r w:rsidR="00216EBD">
          <w:rPr>
            <w:noProof/>
            <w:webHidden/>
          </w:rPr>
          <w:fldChar w:fldCharType="end"/>
        </w:r>
      </w:hyperlink>
    </w:p>
    <w:p w14:paraId="7B81B962"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11" w:history="1">
        <w:r w:rsidR="00216EBD" w:rsidRPr="009402C6">
          <w:rPr>
            <w:rStyle w:val="Hyperlink"/>
            <w:noProof/>
          </w:rPr>
          <w:t>1.2.</w:t>
        </w:r>
        <w:r w:rsidR="00216EBD">
          <w:rPr>
            <w:rFonts w:asciiTheme="minorHAnsi" w:eastAsiaTheme="minorEastAsia" w:hAnsiTheme="minorHAnsi" w:cstheme="minorBidi"/>
            <w:noProof/>
            <w:sz w:val="22"/>
            <w:szCs w:val="22"/>
          </w:rPr>
          <w:tab/>
        </w:r>
        <w:r w:rsidR="00216EBD" w:rsidRPr="009402C6">
          <w:rPr>
            <w:rStyle w:val="Hyperlink"/>
            <w:noProof/>
          </w:rPr>
          <w:t>Các phương pháp dự đoán giới tính</w:t>
        </w:r>
        <w:r w:rsidR="00216EBD">
          <w:rPr>
            <w:noProof/>
            <w:webHidden/>
          </w:rPr>
          <w:tab/>
        </w:r>
        <w:r w:rsidR="00216EBD">
          <w:rPr>
            <w:noProof/>
            <w:webHidden/>
          </w:rPr>
          <w:fldChar w:fldCharType="begin"/>
        </w:r>
        <w:r w:rsidR="00216EBD">
          <w:rPr>
            <w:noProof/>
            <w:webHidden/>
          </w:rPr>
          <w:instrText xml:space="preserve"> PAGEREF _Toc485154511 \h </w:instrText>
        </w:r>
        <w:r w:rsidR="00216EBD">
          <w:rPr>
            <w:noProof/>
            <w:webHidden/>
          </w:rPr>
        </w:r>
        <w:r w:rsidR="00216EBD">
          <w:rPr>
            <w:noProof/>
            <w:webHidden/>
          </w:rPr>
          <w:fldChar w:fldCharType="separate"/>
        </w:r>
        <w:r w:rsidR="00216EBD">
          <w:rPr>
            <w:noProof/>
            <w:webHidden/>
          </w:rPr>
          <w:t>5</w:t>
        </w:r>
        <w:r w:rsidR="00216EBD">
          <w:rPr>
            <w:noProof/>
            <w:webHidden/>
          </w:rPr>
          <w:fldChar w:fldCharType="end"/>
        </w:r>
      </w:hyperlink>
    </w:p>
    <w:p w14:paraId="3AB1DF56"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12" w:history="1">
        <w:r w:rsidR="00216EBD" w:rsidRPr="009402C6">
          <w:rPr>
            <w:rStyle w:val="Hyperlink"/>
            <w:noProof/>
          </w:rPr>
          <w:t>1.3.</w:t>
        </w:r>
        <w:r w:rsidR="00216EBD">
          <w:rPr>
            <w:rFonts w:asciiTheme="minorHAnsi" w:eastAsiaTheme="minorEastAsia" w:hAnsiTheme="minorHAnsi" w:cstheme="minorBidi"/>
            <w:noProof/>
            <w:sz w:val="22"/>
            <w:szCs w:val="22"/>
          </w:rPr>
          <w:tab/>
        </w:r>
        <w:r w:rsidR="00216EBD" w:rsidRPr="009402C6">
          <w:rPr>
            <w:rStyle w:val="Hyperlink"/>
            <w:noProof/>
          </w:rPr>
          <w:t>Các phương pháp dự đoán giới tính dựa trên các bài biết của người dùng</w:t>
        </w:r>
        <w:r w:rsidR="00216EBD">
          <w:rPr>
            <w:noProof/>
            <w:webHidden/>
          </w:rPr>
          <w:tab/>
        </w:r>
        <w:r w:rsidR="00216EBD">
          <w:rPr>
            <w:noProof/>
            <w:webHidden/>
          </w:rPr>
          <w:fldChar w:fldCharType="begin"/>
        </w:r>
        <w:r w:rsidR="00216EBD">
          <w:rPr>
            <w:noProof/>
            <w:webHidden/>
          </w:rPr>
          <w:instrText xml:space="preserve"> PAGEREF _Toc485154512 \h </w:instrText>
        </w:r>
        <w:r w:rsidR="00216EBD">
          <w:rPr>
            <w:noProof/>
            <w:webHidden/>
          </w:rPr>
        </w:r>
        <w:r w:rsidR="00216EBD">
          <w:rPr>
            <w:noProof/>
            <w:webHidden/>
          </w:rPr>
          <w:fldChar w:fldCharType="separate"/>
        </w:r>
        <w:r w:rsidR="00216EBD">
          <w:rPr>
            <w:noProof/>
            <w:webHidden/>
          </w:rPr>
          <w:t>7</w:t>
        </w:r>
        <w:r w:rsidR="00216EBD">
          <w:rPr>
            <w:noProof/>
            <w:webHidden/>
          </w:rPr>
          <w:fldChar w:fldCharType="end"/>
        </w:r>
      </w:hyperlink>
    </w:p>
    <w:p w14:paraId="54D1AE19"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13" w:history="1">
        <w:r w:rsidR="00216EBD" w:rsidRPr="009402C6">
          <w:rPr>
            <w:rStyle w:val="Hyperlink"/>
            <w:i/>
            <w:noProof/>
          </w:rPr>
          <w:t>1.3.1.</w:t>
        </w:r>
        <w:r w:rsidR="00216EBD">
          <w:rPr>
            <w:rFonts w:asciiTheme="minorHAnsi" w:eastAsiaTheme="minorEastAsia" w:hAnsiTheme="minorHAnsi" w:cstheme="minorBidi"/>
            <w:noProof/>
            <w:sz w:val="22"/>
            <w:szCs w:val="22"/>
          </w:rPr>
          <w:tab/>
        </w:r>
        <w:r w:rsidR="00216EBD" w:rsidRPr="009402C6">
          <w:rPr>
            <w:rStyle w:val="Hyperlink"/>
            <w:i/>
            <w:noProof/>
          </w:rPr>
          <w:t>Dự đoán giới tính sử dụng bài viết từ blog</w:t>
        </w:r>
        <w:r w:rsidR="00216EBD">
          <w:rPr>
            <w:noProof/>
            <w:webHidden/>
          </w:rPr>
          <w:tab/>
        </w:r>
        <w:r w:rsidR="00216EBD">
          <w:rPr>
            <w:noProof/>
            <w:webHidden/>
          </w:rPr>
          <w:fldChar w:fldCharType="begin"/>
        </w:r>
        <w:r w:rsidR="00216EBD">
          <w:rPr>
            <w:noProof/>
            <w:webHidden/>
          </w:rPr>
          <w:instrText xml:space="preserve"> PAGEREF _Toc485154513 \h </w:instrText>
        </w:r>
        <w:r w:rsidR="00216EBD">
          <w:rPr>
            <w:noProof/>
            <w:webHidden/>
          </w:rPr>
        </w:r>
        <w:r w:rsidR="00216EBD">
          <w:rPr>
            <w:noProof/>
            <w:webHidden/>
          </w:rPr>
          <w:fldChar w:fldCharType="separate"/>
        </w:r>
        <w:r w:rsidR="00216EBD">
          <w:rPr>
            <w:noProof/>
            <w:webHidden/>
          </w:rPr>
          <w:t>7</w:t>
        </w:r>
        <w:r w:rsidR="00216EBD">
          <w:rPr>
            <w:noProof/>
            <w:webHidden/>
          </w:rPr>
          <w:fldChar w:fldCharType="end"/>
        </w:r>
      </w:hyperlink>
    </w:p>
    <w:p w14:paraId="0B10D658"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14" w:history="1">
        <w:r w:rsidR="00216EBD" w:rsidRPr="009402C6">
          <w:rPr>
            <w:rStyle w:val="Hyperlink"/>
            <w:i/>
            <w:noProof/>
          </w:rPr>
          <w:t>1.3.2.</w:t>
        </w:r>
        <w:r w:rsidR="00216EBD">
          <w:rPr>
            <w:rFonts w:asciiTheme="minorHAnsi" w:eastAsiaTheme="minorEastAsia" w:hAnsiTheme="minorHAnsi" w:cstheme="minorBidi"/>
            <w:noProof/>
            <w:sz w:val="22"/>
            <w:szCs w:val="22"/>
          </w:rPr>
          <w:tab/>
        </w:r>
        <w:r w:rsidR="00216EBD" w:rsidRPr="009402C6">
          <w:rPr>
            <w:rStyle w:val="Hyperlink"/>
            <w:i/>
            <w:noProof/>
          </w:rPr>
          <w:t xml:space="preserve">Dự đoán giới tính sử dụng dữ liệu từ các thông điệp trên </w:t>
        </w:r>
        <w:r w:rsidR="00216EBD" w:rsidRPr="009402C6">
          <w:rPr>
            <w:rStyle w:val="Hyperlink"/>
            <w:rFonts w:eastAsia="Times New Roman"/>
            <w:i/>
            <w:noProof/>
            <w:lang w:val="vi-VN"/>
          </w:rPr>
          <w:t>twitter</w:t>
        </w:r>
        <w:r w:rsidR="00216EBD" w:rsidRPr="009402C6">
          <w:rPr>
            <w:rStyle w:val="Hyperlink"/>
            <w:i/>
            <w:noProof/>
          </w:rPr>
          <w:t xml:space="preserve"> bằng phương pháp hồi quy</w:t>
        </w:r>
        <w:r w:rsidR="00216EBD">
          <w:rPr>
            <w:noProof/>
            <w:webHidden/>
          </w:rPr>
          <w:tab/>
        </w:r>
        <w:r w:rsidR="00216EBD">
          <w:rPr>
            <w:noProof/>
            <w:webHidden/>
          </w:rPr>
          <w:fldChar w:fldCharType="begin"/>
        </w:r>
        <w:r w:rsidR="00216EBD">
          <w:rPr>
            <w:noProof/>
            <w:webHidden/>
          </w:rPr>
          <w:instrText xml:space="preserve"> PAGEREF _Toc485154514 \h </w:instrText>
        </w:r>
        <w:r w:rsidR="00216EBD">
          <w:rPr>
            <w:noProof/>
            <w:webHidden/>
          </w:rPr>
        </w:r>
        <w:r w:rsidR="00216EBD">
          <w:rPr>
            <w:noProof/>
            <w:webHidden/>
          </w:rPr>
          <w:fldChar w:fldCharType="separate"/>
        </w:r>
        <w:r w:rsidR="00216EBD">
          <w:rPr>
            <w:noProof/>
            <w:webHidden/>
          </w:rPr>
          <w:t>8</w:t>
        </w:r>
        <w:r w:rsidR="00216EBD">
          <w:rPr>
            <w:noProof/>
            <w:webHidden/>
          </w:rPr>
          <w:fldChar w:fldCharType="end"/>
        </w:r>
      </w:hyperlink>
    </w:p>
    <w:p w14:paraId="1FFB989B"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15" w:history="1">
        <w:r w:rsidR="00216EBD" w:rsidRPr="009402C6">
          <w:rPr>
            <w:rStyle w:val="Hyperlink"/>
            <w:noProof/>
          </w:rPr>
          <w:t>1.4.</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_Toc485154515 \h </w:instrText>
        </w:r>
        <w:r w:rsidR="00216EBD">
          <w:rPr>
            <w:noProof/>
            <w:webHidden/>
          </w:rPr>
        </w:r>
        <w:r w:rsidR="00216EBD">
          <w:rPr>
            <w:noProof/>
            <w:webHidden/>
          </w:rPr>
          <w:fldChar w:fldCharType="separate"/>
        </w:r>
        <w:r w:rsidR="00216EBD">
          <w:rPr>
            <w:noProof/>
            <w:webHidden/>
          </w:rPr>
          <w:t>9</w:t>
        </w:r>
        <w:r w:rsidR="00216EBD">
          <w:rPr>
            <w:noProof/>
            <w:webHidden/>
          </w:rPr>
          <w:fldChar w:fldCharType="end"/>
        </w:r>
      </w:hyperlink>
    </w:p>
    <w:p w14:paraId="121A3359" w14:textId="77777777" w:rsidR="00216EBD" w:rsidRDefault="00C66D70">
      <w:pPr>
        <w:pStyle w:val="TOC1"/>
        <w:rPr>
          <w:rFonts w:asciiTheme="minorHAnsi" w:eastAsiaTheme="minorEastAsia" w:hAnsiTheme="minorHAnsi" w:cstheme="minorBidi"/>
          <w:b w:val="0"/>
          <w:noProof/>
          <w:sz w:val="22"/>
          <w:szCs w:val="22"/>
        </w:rPr>
      </w:pPr>
      <w:hyperlink w:anchor="_Toc485154516" w:history="1">
        <w:r w:rsidR="00216EBD" w:rsidRPr="009402C6">
          <w:rPr>
            <w:rStyle w:val="Hyperlink"/>
            <w:noProof/>
          </w:rPr>
          <w:t>Chương 2 - KỸ THUẬT HỌC MÁY SVM VÀ ÁP DỤNG TRONG DỰ ĐOÁN GIỚI TÍNH NGƯỜI DÙNG MẠNG XÃ HỘI</w:t>
        </w:r>
        <w:r w:rsidR="00216EBD">
          <w:rPr>
            <w:noProof/>
            <w:webHidden/>
          </w:rPr>
          <w:tab/>
        </w:r>
        <w:r w:rsidR="00216EBD">
          <w:rPr>
            <w:noProof/>
            <w:webHidden/>
          </w:rPr>
          <w:fldChar w:fldCharType="begin"/>
        </w:r>
        <w:r w:rsidR="00216EBD">
          <w:rPr>
            <w:noProof/>
            <w:webHidden/>
          </w:rPr>
          <w:instrText xml:space="preserve"> PAGEREF _Toc485154516 \h </w:instrText>
        </w:r>
        <w:r w:rsidR="00216EBD">
          <w:rPr>
            <w:noProof/>
            <w:webHidden/>
          </w:rPr>
        </w:r>
        <w:r w:rsidR="00216EBD">
          <w:rPr>
            <w:noProof/>
            <w:webHidden/>
          </w:rPr>
          <w:fldChar w:fldCharType="separate"/>
        </w:r>
        <w:r w:rsidR="00216EBD">
          <w:rPr>
            <w:noProof/>
            <w:webHidden/>
          </w:rPr>
          <w:t>10</w:t>
        </w:r>
        <w:r w:rsidR="00216EBD">
          <w:rPr>
            <w:noProof/>
            <w:webHidden/>
          </w:rPr>
          <w:fldChar w:fldCharType="end"/>
        </w:r>
      </w:hyperlink>
    </w:p>
    <w:p w14:paraId="1230AA49" w14:textId="77777777" w:rsidR="00216EBD" w:rsidRDefault="00C66D70">
      <w:pPr>
        <w:pStyle w:val="TOC2"/>
        <w:tabs>
          <w:tab w:val="right" w:leader="dot" w:pos="8778"/>
        </w:tabs>
        <w:rPr>
          <w:rFonts w:asciiTheme="minorHAnsi" w:eastAsiaTheme="minorEastAsia" w:hAnsiTheme="minorHAnsi" w:cstheme="minorBidi"/>
          <w:noProof/>
          <w:sz w:val="22"/>
          <w:szCs w:val="22"/>
        </w:rPr>
      </w:pPr>
      <w:hyperlink w:anchor="_Toc485154517" w:history="1">
        <w:r w:rsidR="00216EBD" w:rsidRPr="009402C6">
          <w:rPr>
            <w:rStyle w:val="Hyperlink"/>
            <w:noProof/>
          </w:rPr>
          <w:t>2.1. Phạm vi bài toán</w:t>
        </w:r>
        <w:r w:rsidR="00216EBD">
          <w:rPr>
            <w:noProof/>
            <w:webHidden/>
          </w:rPr>
          <w:tab/>
        </w:r>
        <w:r w:rsidR="00216EBD">
          <w:rPr>
            <w:noProof/>
            <w:webHidden/>
          </w:rPr>
          <w:fldChar w:fldCharType="begin"/>
        </w:r>
        <w:r w:rsidR="00216EBD">
          <w:rPr>
            <w:noProof/>
            <w:webHidden/>
          </w:rPr>
          <w:instrText xml:space="preserve"> PAGEREF _Toc485154517 \h </w:instrText>
        </w:r>
        <w:r w:rsidR="00216EBD">
          <w:rPr>
            <w:noProof/>
            <w:webHidden/>
          </w:rPr>
        </w:r>
        <w:r w:rsidR="00216EBD">
          <w:rPr>
            <w:noProof/>
            <w:webHidden/>
          </w:rPr>
          <w:fldChar w:fldCharType="separate"/>
        </w:r>
        <w:r w:rsidR="00216EBD">
          <w:rPr>
            <w:noProof/>
            <w:webHidden/>
          </w:rPr>
          <w:t>10</w:t>
        </w:r>
        <w:r w:rsidR="00216EBD">
          <w:rPr>
            <w:noProof/>
            <w:webHidden/>
          </w:rPr>
          <w:fldChar w:fldCharType="end"/>
        </w:r>
      </w:hyperlink>
    </w:p>
    <w:p w14:paraId="70017AE6"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18" w:history="1">
        <w:r w:rsidR="00216EBD" w:rsidRPr="009402C6">
          <w:rPr>
            <w:rStyle w:val="Hyperlink"/>
            <w:noProof/>
          </w:rPr>
          <w:t>2.2.</w:t>
        </w:r>
        <w:r w:rsidR="00216EBD">
          <w:rPr>
            <w:rFonts w:asciiTheme="minorHAnsi" w:eastAsiaTheme="minorEastAsia" w:hAnsiTheme="minorHAnsi" w:cstheme="minorBidi"/>
            <w:noProof/>
            <w:sz w:val="22"/>
            <w:szCs w:val="22"/>
          </w:rPr>
          <w:tab/>
        </w:r>
        <w:r w:rsidR="00216EBD" w:rsidRPr="009402C6">
          <w:rPr>
            <w:rStyle w:val="Hyperlink"/>
            <w:noProof/>
          </w:rPr>
          <w:t>Các đặc trưng sử dụng</w:t>
        </w:r>
        <w:r w:rsidR="00216EBD">
          <w:rPr>
            <w:noProof/>
            <w:webHidden/>
          </w:rPr>
          <w:tab/>
        </w:r>
        <w:r w:rsidR="00216EBD">
          <w:rPr>
            <w:noProof/>
            <w:webHidden/>
          </w:rPr>
          <w:fldChar w:fldCharType="begin"/>
        </w:r>
        <w:r w:rsidR="00216EBD">
          <w:rPr>
            <w:noProof/>
            <w:webHidden/>
          </w:rPr>
          <w:instrText xml:space="preserve"> PAGEREF _Toc485154518 \h </w:instrText>
        </w:r>
        <w:r w:rsidR="00216EBD">
          <w:rPr>
            <w:noProof/>
            <w:webHidden/>
          </w:rPr>
        </w:r>
        <w:r w:rsidR="00216EBD">
          <w:rPr>
            <w:noProof/>
            <w:webHidden/>
          </w:rPr>
          <w:fldChar w:fldCharType="separate"/>
        </w:r>
        <w:r w:rsidR="00216EBD">
          <w:rPr>
            <w:noProof/>
            <w:webHidden/>
          </w:rPr>
          <w:t>11</w:t>
        </w:r>
        <w:r w:rsidR="00216EBD">
          <w:rPr>
            <w:noProof/>
            <w:webHidden/>
          </w:rPr>
          <w:fldChar w:fldCharType="end"/>
        </w:r>
      </w:hyperlink>
    </w:p>
    <w:p w14:paraId="03D4B53B"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19" w:history="1">
        <w:r w:rsidR="00216EBD" w:rsidRPr="009402C6">
          <w:rPr>
            <w:rStyle w:val="Hyperlink"/>
            <w:i/>
            <w:noProof/>
          </w:rPr>
          <w:t>2.2.1.</w:t>
        </w:r>
        <w:r w:rsidR="00216EBD">
          <w:rPr>
            <w:rFonts w:asciiTheme="minorHAnsi" w:eastAsiaTheme="minorEastAsia" w:hAnsiTheme="minorHAnsi" w:cstheme="minorBidi"/>
            <w:noProof/>
            <w:sz w:val="22"/>
            <w:szCs w:val="22"/>
          </w:rPr>
          <w:tab/>
        </w:r>
        <w:r w:rsidR="00216EBD" w:rsidRPr="009402C6">
          <w:rPr>
            <w:rStyle w:val="Hyperlink"/>
            <w:i/>
            <w:noProof/>
          </w:rPr>
          <w:t>Đặc trưng văn bản</w:t>
        </w:r>
        <w:r w:rsidR="00216EBD">
          <w:rPr>
            <w:noProof/>
            <w:webHidden/>
          </w:rPr>
          <w:tab/>
        </w:r>
        <w:r w:rsidR="00216EBD">
          <w:rPr>
            <w:noProof/>
            <w:webHidden/>
          </w:rPr>
          <w:fldChar w:fldCharType="begin"/>
        </w:r>
        <w:r w:rsidR="00216EBD">
          <w:rPr>
            <w:noProof/>
            <w:webHidden/>
          </w:rPr>
          <w:instrText xml:space="preserve"> PAGEREF _Toc485154519 \h </w:instrText>
        </w:r>
        <w:r w:rsidR="00216EBD">
          <w:rPr>
            <w:noProof/>
            <w:webHidden/>
          </w:rPr>
        </w:r>
        <w:r w:rsidR="00216EBD">
          <w:rPr>
            <w:noProof/>
            <w:webHidden/>
          </w:rPr>
          <w:fldChar w:fldCharType="separate"/>
        </w:r>
        <w:r w:rsidR="00216EBD">
          <w:rPr>
            <w:noProof/>
            <w:webHidden/>
          </w:rPr>
          <w:t>11</w:t>
        </w:r>
        <w:r w:rsidR="00216EBD">
          <w:rPr>
            <w:noProof/>
            <w:webHidden/>
          </w:rPr>
          <w:fldChar w:fldCharType="end"/>
        </w:r>
      </w:hyperlink>
    </w:p>
    <w:p w14:paraId="12394CA9"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0" w:history="1">
        <w:r w:rsidR="00216EBD" w:rsidRPr="009402C6">
          <w:rPr>
            <w:rStyle w:val="Hyperlink"/>
            <w:i/>
            <w:noProof/>
          </w:rPr>
          <w:t>2.2.2.</w:t>
        </w:r>
        <w:r w:rsidR="00216EBD">
          <w:rPr>
            <w:rFonts w:asciiTheme="minorHAnsi" w:eastAsiaTheme="minorEastAsia" w:hAnsiTheme="minorHAnsi" w:cstheme="minorBidi"/>
            <w:noProof/>
            <w:sz w:val="22"/>
            <w:szCs w:val="22"/>
          </w:rPr>
          <w:tab/>
        </w:r>
        <w:r w:rsidR="00216EBD" w:rsidRPr="009402C6">
          <w:rPr>
            <w:rStyle w:val="Hyperlink"/>
            <w:i/>
            <w:noProof/>
          </w:rPr>
          <w:t>Đặc trưng ký hiệu đặc biệt</w:t>
        </w:r>
        <w:r w:rsidR="00216EBD">
          <w:rPr>
            <w:noProof/>
            <w:webHidden/>
          </w:rPr>
          <w:tab/>
        </w:r>
        <w:r w:rsidR="00216EBD">
          <w:rPr>
            <w:noProof/>
            <w:webHidden/>
          </w:rPr>
          <w:fldChar w:fldCharType="begin"/>
        </w:r>
        <w:r w:rsidR="00216EBD">
          <w:rPr>
            <w:noProof/>
            <w:webHidden/>
          </w:rPr>
          <w:instrText xml:space="preserve"> PAGEREF _Toc485154520 \h </w:instrText>
        </w:r>
        <w:r w:rsidR="00216EBD">
          <w:rPr>
            <w:noProof/>
            <w:webHidden/>
          </w:rPr>
        </w:r>
        <w:r w:rsidR="00216EBD">
          <w:rPr>
            <w:noProof/>
            <w:webHidden/>
          </w:rPr>
          <w:fldChar w:fldCharType="separate"/>
        </w:r>
        <w:r w:rsidR="00216EBD">
          <w:rPr>
            <w:noProof/>
            <w:webHidden/>
          </w:rPr>
          <w:t>19</w:t>
        </w:r>
        <w:r w:rsidR="00216EBD">
          <w:rPr>
            <w:noProof/>
            <w:webHidden/>
          </w:rPr>
          <w:fldChar w:fldCharType="end"/>
        </w:r>
      </w:hyperlink>
    </w:p>
    <w:p w14:paraId="3B3EBA06"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21" w:history="1">
        <w:r w:rsidR="00216EBD" w:rsidRPr="009402C6">
          <w:rPr>
            <w:rStyle w:val="Hyperlink"/>
            <w:noProof/>
          </w:rPr>
          <w:t>2.3.</w:t>
        </w:r>
        <w:r w:rsidR="00216EBD">
          <w:rPr>
            <w:rFonts w:asciiTheme="minorHAnsi" w:eastAsiaTheme="minorEastAsia" w:hAnsiTheme="minorHAnsi" w:cstheme="minorBidi"/>
            <w:noProof/>
            <w:sz w:val="22"/>
            <w:szCs w:val="22"/>
          </w:rPr>
          <w:tab/>
        </w:r>
        <w:r w:rsidR="00216EBD" w:rsidRPr="009402C6">
          <w:rPr>
            <w:rStyle w:val="Hyperlink"/>
            <w:noProof/>
          </w:rPr>
          <w:t>Kỹ thuật học máy SVM</w:t>
        </w:r>
        <w:r w:rsidR="00216EBD">
          <w:rPr>
            <w:noProof/>
            <w:webHidden/>
          </w:rPr>
          <w:tab/>
        </w:r>
        <w:r w:rsidR="00216EBD">
          <w:rPr>
            <w:noProof/>
            <w:webHidden/>
          </w:rPr>
          <w:fldChar w:fldCharType="begin"/>
        </w:r>
        <w:r w:rsidR="00216EBD">
          <w:rPr>
            <w:noProof/>
            <w:webHidden/>
          </w:rPr>
          <w:instrText xml:space="preserve"> PAGEREF _Toc485154521 \h </w:instrText>
        </w:r>
        <w:r w:rsidR="00216EBD">
          <w:rPr>
            <w:noProof/>
            <w:webHidden/>
          </w:rPr>
        </w:r>
        <w:r w:rsidR="00216EBD">
          <w:rPr>
            <w:noProof/>
            <w:webHidden/>
          </w:rPr>
          <w:fldChar w:fldCharType="separate"/>
        </w:r>
        <w:r w:rsidR="00216EBD">
          <w:rPr>
            <w:noProof/>
            <w:webHidden/>
          </w:rPr>
          <w:t>20</w:t>
        </w:r>
        <w:r w:rsidR="00216EBD">
          <w:rPr>
            <w:noProof/>
            <w:webHidden/>
          </w:rPr>
          <w:fldChar w:fldCharType="end"/>
        </w:r>
      </w:hyperlink>
    </w:p>
    <w:p w14:paraId="70734EB8"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2" w:history="1">
        <w:r w:rsidR="00216EBD" w:rsidRPr="009402C6">
          <w:rPr>
            <w:rStyle w:val="Hyperlink"/>
            <w:b/>
            <w:i/>
            <w:noProof/>
          </w:rPr>
          <w:t>2.3.1.</w:t>
        </w:r>
        <w:r w:rsidR="00216EBD">
          <w:rPr>
            <w:rFonts w:asciiTheme="minorHAnsi" w:eastAsiaTheme="minorEastAsia" w:hAnsiTheme="minorHAnsi" w:cstheme="minorBidi"/>
            <w:noProof/>
            <w:sz w:val="22"/>
            <w:szCs w:val="22"/>
          </w:rPr>
          <w:tab/>
        </w:r>
        <w:r w:rsidR="00216EBD" w:rsidRPr="009402C6">
          <w:rPr>
            <w:rStyle w:val="Hyperlink"/>
            <w:b/>
            <w:i/>
            <w:noProof/>
          </w:rPr>
          <w:t>Ý tưởng</w:t>
        </w:r>
        <w:r w:rsidR="00216EBD">
          <w:rPr>
            <w:noProof/>
            <w:webHidden/>
          </w:rPr>
          <w:tab/>
        </w:r>
        <w:r w:rsidR="00216EBD">
          <w:rPr>
            <w:noProof/>
            <w:webHidden/>
          </w:rPr>
          <w:fldChar w:fldCharType="begin"/>
        </w:r>
        <w:r w:rsidR="00216EBD">
          <w:rPr>
            <w:noProof/>
            <w:webHidden/>
          </w:rPr>
          <w:instrText xml:space="preserve"> PAGEREF _Toc485154522 \h </w:instrText>
        </w:r>
        <w:r w:rsidR="00216EBD">
          <w:rPr>
            <w:noProof/>
            <w:webHidden/>
          </w:rPr>
        </w:r>
        <w:r w:rsidR="00216EBD">
          <w:rPr>
            <w:noProof/>
            <w:webHidden/>
          </w:rPr>
          <w:fldChar w:fldCharType="separate"/>
        </w:r>
        <w:r w:rsidR="00216EBD">
          <w:rPr>
            <w:noProof/>
            <w:webHidden/>
          </w:rPr>
          <w:t>20</w:t>
        </w:r>
        <w:r w:rsidR="00216EBD">
          <w:rPr>
            <w:noProof/>
            <w:webHidden/>
          </w:rPr>
          <w:fldChar w:fldCharType="end"/>
        </w:r>
      </w:hyperlink>
    </w:p>
    <w:p w14:paraId="129FE12F"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3" w:history="1">
        <w:r w:rsidR="00216EBD" w:rsidRPr="009402C6">
          <w:rPr>
            <w:rStyle w:val="Hyperlink"/>
            <w:b/>
            <w:i/>
            <w:noProof/>
          </w:rPr>
          <w:t>2.3.2.</w:t>
        </w:r>
        <w:r w:rsidR="00216EBD">
          <w:rPr>
            <w:rFonts w:asciiTheme="minorHAnsi" w:eastAsiaTheme="minorEastAsia" w:hAnsiTheme="minorHAnsi" w:cstheme="minorBidi"/>
            <w:noProof/>
            <w:sz w:val="22"/>
            <w:szCs w:val="22"/>
          </w:rPr>
          <w:tab/>
        </w:r>
        <w:r w:rsidR="00216EBD" w:rsidRPr="009402C6">
          <w:rPr>
            <w:rStyle w:val="Hyperlink"/>
            <w:b/>
            <w:i/>
            <w:noProof/>
          </w:rPr>
          <w:t>Cơ sở lý thuyết</w:t>
        </w:r>
        <w:r w:rsidR="00216EBD">
          <w:rPr>
            <w:noProof/>
            <w:webHidden/>
          </w:rPr>
          <w:tab/>
        </w:r>
        <w:r w:rsidR="00216EBD">
          <w:rPr>
            <w:noProof/>
            <w:webHidden/>
          </w:rPr>
          <w:fldChar w:fldCharType="begin"/>
        </w:r>
        <w:r w:rsidR="00216EBD">
          <w:rPr>
            <w:noProof/>
            <w:webHidden/>
          </w:rPr>
          <w:instrText xml:space="preserve"> PAGEREF _Toc485154523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14:paraId="1A8E70C3"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4" w:history="1">
        <w:r w:rsidR="00216EBD" w:rsidRPr="009402C6">
          <w:rPr>
            <w:rStyle w:val="Hyperlink"/>
            <w:b/>
            <w:i/>
            <w:noProof/>
          </w:rPr>
          <w:t>2.3.3.</w:t>
        </w:r>
        <w:r w:rsidR="00216EBD">
          <w:rPr>
            <w:rFonts w:asciiTheme="minorHAnsi" w:eastAsiaTheme="minorEastAsia" w:hAnsiTheme="minorHAnsi" w:cstheme="minorBidi"/>
            <w:noProof/>
            <w:sz w:val="22"/>
            <w:szCs w:val="22"/>
          </w:rPr>
          <w:tab/>
        </w:r>
        <w:r w:rsidR="00216EBD" w:rsidRPr="009402C6">
          <w:rPr>
            <w:rStyle w:val="Hyperlink"/>
            <w:b/>
            <w:i/>
            <w:noProof/>
            <w:lang w:val="vi-VN"/>
          </w:rPr>
          <w:t>Bài toán phân 2 lớp với SVM</w:t>
        </w:r>
        <w:r w:rsidR="00216EBD">
          <w:rPr>
            <w:noProof/>
            <w:webHidden/>
          </w:rPr>
          <w:tab/>
        </w:r>
        <w:r w:rsidR="00216EBD">
          <w:rPr>
            <w:noProof/>
            <w:webHidden/>
          </w:rPr>
          <w:fldChar w:fldCharType="begin"/>
        </w:r>
        <w:r w:rsidR="00216EBD">
          <w:rPr>
            <w:noProof/>
            <w:webHidden/>
          </w:rPr>
          <w:instrText xml:space="preserve"> PAGEREF _Toc485154524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14:paraId="6588B484"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5" w:history="1">
        <w:r w:rsidR="00216EBD" w:rsidRPr="009402C6">
          <w:rPr>
            <w:rStyle w:val="Hyperlink"/>
            <w:b/>
            <w:i/>
            <w:noProof/>
          </w:rPr>
          <w:t>2.3.4.</w:t>
        </w:r>
        <w:r w:rsidR="00216EBD">
          <w:rPr>
            <w:rFonts w:asciiTheme="minorHAnsi" w:eastAsiaTheme="minorEastAsia" w:hAnsiTheme="minorHAnsi" w:cstheme="minorBidi"/>
            <w:noProof/>
            <w:sz w:val="22"/>
            <w:szCs w:val="22"/>
          </w:rPr>
          <w:tab/>
        </w:r>
        <w:r w:rsidR="00216EBD" w:rsidRPr="009402C6">
          <w:rPr>
            <w:rStyle w:val="Hyperlink"/>
            <w:b/>
            <w:i/>
            <w:noProof/>
          </w:rPr>
          <w:t>Các bước chính của phương pháp SVM</w:t>
        </w:r>
        <w:r w:rsidR="00216EBD">
          <w:rPr>
            <w:noProof/>
            <w:webHidden/>
          </w:rPr>
          <w:tab/>
        </w:r>
        <w:r w:rsidR="00216EBD">
          <w:rPr>
            <w:noProof/>
            <w:webHidden/>
          </w:rPr>
          <w:fldChar w:fldCharType="begin"/>
        </w:r>
        <w:r w:rsidR="00216EBD">
          <w:rPr>
            <w:noProof/>
            <w:webHidden/>
          </w:rPr>
          <w:instrText xml:space="preserve"> PAGEREF _Toc485154525 \h </w:instrText>
        </w:r>
        <w:r w:rsidR="00216EBD">
          <w:rPr>
            <w:noProof/>
            <w:webHidden/>
          </w:rPr>
        </w:r>
        <w:r w:rsidR="00216EBD">
          <w:rPr>
            <w:noProof/>
            <w:webHidden/>
          </w:rPr>
          <w:fldChar w:fldCharType="separate"/>
        </w:r>
        <w:r w:rsidR="00216EBD">
          <w:rPr>
            <w:noProof/>
            <w:webHidden/>
          </w:rPr>
          <w:t>26</w:t>
        </w:r>
        <w:r w:rsidR="00216EBD">
          <w:rPr>
            <w:noProof/>
            <w:webHidden/>
          </w:rPr>
          <w:fldChar w:fldCharType="end"/>
        </w:r>
      </w:hyperlink>
    </w:p>
    <w:p w14:paraId="48821753"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26" w:history="1">
        <w:r w:rsidR="00216EBD" w:rsidRPr="009402C6">
          <w:rPr>
            <w:rStyle w:val="Hyperlink"/>
            <w:i/>
            <w:noProof/>
          </w:rPr>
          <w:t>2.3.5.</w:t>
        </w:r>
        <w:r w:rsidR="00216EBD">
          <w:rPr>
            <w:rFonts w:asciiTheme="minorHAnsi" w:eastAsiaTheme="minorEastAsia" w:hAnsiTheme="minorHAnsi" w:cstheme="minorBidi"/>
            <w:noProof/>
            <w:sz w:val="22"/>
            <w:szCs w:val="22"/>
          </w:rPr>
          <w:tab/>
        </w:r>
        <w:r w:rsidR="00216EBD" w:rsidRPr="009402C6">
          <w:rPr>
            <w:rStyle w:val="Hyperlink"/>
            <w:i/>
            <w:noProof/>
          </w:rPr>
          <w:t>Ưu điểm phương pháp SVM trong phân lớp dữ liệu</w:t>
        </w:r>
        <w:r w:rsidR="00216EBD">
          <w:rPr>
            <w:noProof/>
            <w:webHidden/>
          </w:rPr>
          <w:tab/>
        </w:r>
        <w:r w:rsidR="00216EBD">
          <w:rPr>
            <w:noProof/>
            <w:webHidden/>
          </w:rPr>
          <w:fldChar w:fldCharType="begin"/>
        </w:r>
        <w:r w:rsidR="00216EBD">
          <w:rPr>
            <w:noProof/>
            <w:webHidden/>
          </w:rPr>
          <w:instrText xml:space="preserve"> PAGEREF _Toc485154526 \h </w:instrText>
        </w:r>
        <w:r w:rsidR="00216EBD">
          <w:rPr>
            <w:noProof/>
            <w:webHidden/>
          </w:rPr>
        </w:r>
        <w:r w:rsidR="00216EBD">
          <w:rPr>
            <w:noProof/>
            <w:webHidden/>
          </w:rPr>
          <w:fldChar w:fldCharType="separate"/>
        </w:r>
        <w:r w:rsidR="00216EBD">
          <w:rPr>
            <w:noProof/>
            <w:webHidden/>
          </w:rPr>
          <w:t>26</w:t>
        </w:r>
        <w:r w:rsidR="00216EBD">
          <w:rPr>
            <w:noProof/>
            <w:webHidden/>
          </w:rPr>
          <w:fldChar w:fldCharType="end"/>
        </w:r>
      </w:hyperlink>
    </w:p>
    <w:p w14:paraId="41C5B028"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27" w:history="1">
        <w:r w:rsidR="00216EBD" w:rsidRPr="009402C6">
          <w:rPr>
            <w:rStyle w:val="Hyperlink"/>
            <w:noProof/>
          </w:rPr>
          <w:t>2.4.</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_Toc485154527 \h </w:instrText>
        </w:r>
        <w:r w:rsidR="00216EBD">
          <w:rPr>
            <w:noProof/>
            <w:webHidden/>
          </w:rPr>
        </w:r>
        <w:r w:rsidR="00216EBD">
          <w:rPr>
            <w:noProof/>
            <w:webHidden/>
          </w:rPr>
          <w:fldChar w:fldCharType="separate"/>
        </w:r>
        <w:r w:rsidR="00216EBD">
          <w:rPr>
            <w:noProof/>
            <w:webHidden/>
          </w:rPr>
          <w:t>27</w:t>
        </w:r>
        <w:r w:rsidR="00216EBD">
          <w:rPr>
            <w:noProof/>
            <w:webHidden/>
          </w:rPr>
          <w:fldChar w:fldCharType="end"/>
        </w:r>
      </w:hyperlink>
    </w:p>
    <w:p w14:paraId="5803C2AD" w14:textId="77777777" w:rsidR="00216EBD" w:rsidRDefault="00C66D70">
      <w:pPr>
        <w:pStyle w:val="TOC1"/>
        <w:rPr>
          <w:rFonts w:asciiTheme="minorHAnsi" w:eastAsiaTheme="minorEastAsia" w:hAnsiTheme="minorHAnsi" w:cstheme="minorBidi"/>
          <w:b w:val="0"/>
          <w:noProof/>
          <w:sz w:val="22"/>
          <w:szCs w:val="22"/>
        </w:rPr>
      </w:pPr>
      <w:hyperlink w:anchor="_Toc485154528" w:history="1">
        <w:r w:rsidR="00216EBD" w:rsidRPr="009402C6">
          <w:rPr>
            <w:rStyle w:val="Hyperlink"/>
            <w:noProof/>
          </w:rPr>
          <w:t>Chương 3 - THỰC NGHIỆM VÀ ĐÁNH GIÁ</w:t>
        </w:r>
        <w:r w:rsidR="00216EBD">
          <w:rPr>
            <w:noProof/>
            <w:webHidden/>
          </w:rPr>
          <w:tab/>
        </w:r>
        <w:r w:rsidR="00216EBD">
          <w:rPr>
            <w:noProof/>
            <w:webHidden/>
          </w:rPr>
          <w:fldChar w:fldCharType="begin"/>
        </w:r>
        <w:r w:rsidR="00216EBD">
          <w:rPr>
            <w:noProof/>
            <w:webHidden/>
          </w:rPr>
          <w:instrText xml:space="preserve"> PAGEREF _Toc485154528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14:paraId="23504004"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29" w:history="1">
        <w:r w:rsidR="00216EBD" w:rsidRPr="009402C6">
          <w:rPr>
            <w:rStyle w:val="Hyperlink"/>
            <w:noProof/>
          </w:rPr>
          <w:t>3.1.</w:t>
        </w:r>
        <w:r w:rsidR="00216EBD">
          <w:rPr>
            <w:rFonts w:asciiTheme="minorHAnsi" w:eastAsiaTheme="minorEastAsia" w:hAnsiTheme="minorHAnsi" w:cstheme="minorBidi"/>
            <w:noProof/>
            <w:sz w:val="22"/>
            <w:szCs w:val="22"/>
          </w:rPr>
          <w:tab/>
        </w:r>
        <w:r w:rsidR="00216EBD" w:rsidRPr="009402C6">
          <w:rPr>
            <w:rStyle w:val="Hyperlink"/>
            <w:noProof/>
          </w:rPr>
          <w:t>Thu thập và mô tả dữ liệu</w:t>
        </w:r>
        <w:r w:rsidR="00216EBD">
          <w:rPr>
            <w:noProof/>
            <w:webHidden/>
          </w:rPr>
          <w:tab/>
        </w:r>
        <w:r w:rsidR="00216EBD">
          <w:rPr>
            <w:noProof/>
            <w:webHidden/>
          </w:rPr>
          <w:fldChar w:fldCharType="begin"/>
        </w:r>
        <w:r w:rsidR="00216EBD">
          <w:rPr>
            <w:noProof/>
            <w:webHidden/>
          </w:rPr>
          <w:instrText xml:space="preserve"> PAGEREF _Toc485154529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14:paraId="58B492C6"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30" w:history="1">
        <w:r w:rsidR="00216EBD" w:rsidRPr="009402C6">
          <w:rPr>
            <w:rStyle w:val="Hyperlink"/>
            <w:i/>
            <w:noProof/>
          </w:rPr>
          <w:t>3.1.1.</w:t>
        </w:r>
        <w:r w:rsidR="00216EBD">
          <w:rPr>
            <w:rFonts w:asciiTheme="minorHAnsi" w:eastAsiaTheme="minorEastAsia" w:hAnsiTheme="minorHAnsi" w:cstheme="minorBidi"/>
            <w:noProof/>
            <w:sz w:val="22"/>
            <w:szCs w:val="22"/>
          </w:rPr>
          <w:tab/>
        </w:r>
        <w:r w:rsidR="00216EBD" w:rsidRPr="009402C6">
          <w:rPr>
            <w:rStyle w:val="Hyperlink"/>
            <w:i/>
            <w:noProof/>
          </w:rPr>
          <w:t>Thu thập dữ liệu</w:t>
        </w:r>
        <w:r w:rsidR="00216EBD">
          <w:rPr>
            <w:noProof/>
            <w:webHidden/>
          </w:rPr>
          <w:tab/>
        </w:r>
        <w:r w:rsidR="00216EBD">
          <w:rPr>
            <w:noProof/>
            <w:webHidden/>
          </w:rPr>
          <w:fldChar w:fldCharType="begin"/>
        </w:r>
        <w:r w:rsidR="00216EBD">
          <w:rPr>
            <w:noProof/>
            <w:webHidden/>
          </w:rPr>
          <w:instrText xml:space="preserve"> PAGEREF _Toc485154530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14:paraId="226F8E0C" w14:textId="77777777" w:rsidR="00216EBD" w:rsidRDefault="00C66D70">
      <w:pPr>
        <w:pStyle w:val="TOC3"/>
        <w:tabs>
          <w:tab w:val="left" w:pos="1320"/>
          <w:tab w:val="right" w:leader="dot" w:pos="8778"/>
        </w:tabs>
        <w:rPr>
          <w:rFonts w:asciiTheme="minorHAnsi" w:eastAsiaTheme="minorEastAsia" w:hAnsiTheme="minorHAnsi" w:cstheme="minorBidi"/>
          <w:noProof/>
          <w:sz w:val="22"/>
          <w:szCs w:val="22"/>
        </w:rPr>
      </w:pPr>
      <w:hyperlink w:anchor="_Toc485154531" w:history="1">
        <w:r w:rsidR="00216EBD" w:rsidRPr="009402C6">
          <w:rPr>
            <w:rStyle w:val="Hyperlink"/>
            <w:i/>
            <w:noProof/>
          </w:rPr>
          <w:t>3.1.2.</w:t>
        </w:r>
        <w:r w:rsidR="00216EBD">
          <w:rPr>
            <w:rFonts w:asciiTheme="minorHAnsi" w:eastAsiaTheme="minorEastAsia" w:hAnsiTheme="minorHAnsi" w:cstheme="minorBidi"/>
            <w:noProof/>
            <w:sz w:val="22"/>
            <w:szCs w:val="22"/>
          </w:rPr>
          <w:tab/>
        </w:r>
        <w:r w:rsidR="00216EBD" w:rsidRPr="009402C6">
          <w:rPr>
            <w:rStyle w:val="Hyperlink"/>
            <w:i/>
            <w:noProof/>
          </w:rPr>
          <w:t>Mô tả dữ liệu đầu vào</w:t>
        </w:r>
        <w:r w:rsidR="00216EBD">
          <w:rPr>
            <w:noProof/>
            <w:webHidden/>
          </w:rPr>
          <w:tab/>
        </w:r>
        <w:r w:rsidR="00216EBD">
          <w:rPr>
            <w:noProof/>
            <w:webHidden/>
          </w:rPr>
          <w:fldChar w:fldCharType="begin"/>
        </w:r>
        <w:r w:rsidR="00216EBD">
          <w:rPr>
            <w:noProof/>
            <w:webHidden/>
          </w:rPr>
          <w:instrText xml:space="preserve"> PAGEREF _Toc485154531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14:paraId="2CA92D37"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32" w:history="1">
        <w:r w:rsidR="00216EBD" w:rsidRPr="009402C6">
          <w:rPr>
            <w:rStyle w:val="Hyperlink"/>
            <w:noProof/>
          </w:rPr>
          <w:t>3.2.</w:t>
        </w:r>
        <w:r w:rsidR="00216EBD">
          <w:rPr>
            <w:rFonts w:asciiTheme="minorHAnsi" w:eastAsiaTheme="minorEastAsia" w:hAnsiTheme="minorHAnsi" w:cstheme="minorBidi"/>
            <w:noProof/>
            <w:sz w:val="22"/>
            <w:szCs w:val="22"/>
          </w:rPr>
          <w:tab/>
        </w:r>
        <w:r w:rsidR="00216EBD" w:rsidRPr="009402C6">
          <w:rPr>
            <w:rStyle w:val="Hyperlink"/>
            <w:noProof/>
          </w:rPr>
          <w:t>Các tiêu chuẩn đánh giá</w:t>
        </w:r>
        <w:r w:rsidR="00216EBD">
          <w:rPr>
            <w:noProof/>
            <w:webHidden/>
          </w:rPr>
          <w:tab/>
        </w:r>
        <w:r w:rsidR="00216EBD">
          <w:rPr>
            <w:noProof/>
            <w:webHidden/>
          </w:rPr>
          <w:fldChar w:fldCharType="begin"/>
        </w:r>
        <w:r w:rsidR="00216EBD">
          <w:rPr>
            <w:noProof/>
            <w:webHidden/>
          </w:rPr>
          <w:instrText xml:space="preserve"> PAGEREF _Toc485154532 \h </w:instrText>
        </w:r>
        <w:r w:rsidR="00216EBD">
          <w:rPr>
            <w:noProof/>
            <w:webHidden/>
          </w:rPr>
        </w:r>
        <w:r w:rsidR="00216EBD">
          <w:rPr>
            <w:noProof/>
            <w:webHidden/>
          </w:rPr>
          <w:fldChar w:fldCharType="separate"/>
        </w:r>
        <w:r w:rsidR="00216EBD">
          <w:rPr>
            <w:noProof/>
            <w:webHidden/>
          </w:rPr>
          <w:t>34</w:t>
        </w:r>
        <w:r w:rsidR="00216EBD">
          <w:rPr>
            <w:noProof/>
            <w:webHidden/>
          </w:rPr>
          <w:fldChar w:fldCharType="end"/>
        </w:r>
      </w:hyperlink>
    </w:p>
    <w:p w14:paraId="71385C10"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33" w:history="1">
        <w:r w:rsidR="00216EBD" w:rsidRPr="009402C6">
          <w:rPr>
            <w:rStyle w:val="Hyperlink"/>
            <w:noProof/>
          </w:rPr>
          <w:t>3.3.</w:t>
        </w:r>
        <w:r w:rsidR="00216EBD">
          <w:rPr>
            <w:rFonts w:asciiTheme="minorHAnsi" w:eastAsiaTheme="minorEastAsia" w:hAnsiTheme="minorHAnsi" w:cstheme="minorBidi"/>
            <w:noProof/>
            <w:sz w:val="22"/>
            <w:szCs w:val="22"/>
          </w:rPr>
          <w:tab/>
        </w:r>
        <w:r w:rsidR="00216EBD" w:rsidRPr="009402C6">
          <w:rPr>
            <w:rStyle w:val="Hyperlink"/>
            <w:noProof/>
          </w:rPr>
          <w:t>Phương pháp thực nghiệm</w:t>
        </w:r>
        <w:r w:rsidR="00216EBD">
          <w:rPr>
            <w:noProof/>
            <w:webHidden/>
          </w:rPr>
          <w:tab/>
        </w:r>
        <w:r w:rsidR="00216EBD">
          <w:rPr>
            <w:noProof/>
            <w:webHidden/>
          </w:rPr>
          <w:fldChar w:fldCharType="begin"/>
        </w:r>
        <w:r w:rsidR="00216EBD">
          <w:rPr>
            <w:noProof/>
            <w:webHidden/>
          </w:rPr>
          <w:instrText xml:space="preserve"> PAGEREF _Toc485154533 \h </w:instrText>
        </w:r>
        <w:r w:rsidR="00216EBD">
          <w:rPr>
            <w:noProof/>
            <w:webHidden/>
          </w:rPr>
        </w:r>
        <w:r w:rsidR="00216EBD">
          <w:rPr>
            <w:noProof/>
            <w:webHidden/>
          </w:rPr>
          <w:fldChar w:fldCharType="separate"/>
        </w:r>
        <w:r w:rsidR="00216EBD">
          <w:rPr>
            <w:noProof/>
            <w:webHidden/>
          </w:rPr>
          <w:t>36</w:t>
        </w:r>
        <w:r w:rsidR="00216EBD">
          <w:rPr>
            <w:noProof/>
            <w:webHidden/>
          </w:rPr>
          <w:fldChar w:fldCharType="end"/>
        </w:r>
      </w:hyperlink>
    </w:p>
    <w:p w14:paraId="1A30BDC9"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34" w:history="1">
        <w:r w:rsidR="00216EBD" w:rsidRPr="009402C6">
          <w:rPr>
            <w:rStyle w:val="Hyperlink"/>
            <w:noProof/>
          </w:rPr>
          <w:t>3.4.</w:t>
        </w:r>
        <w:r w:rsidR="00216EBD">
          <w:rPr>
            <w:rFonts w:asciiTheme="minorHAnsi" w:eastAsiaTheme="minorEastAsia" w:hAnsiTheme="minorHAnsi" w:cstheme="minorBidi"/>
            <w:noProof/>
            <w:sz w:val="22"/>
            <w:szCs w:val="22"/>
          </w:rPr>
          <w:tab/>
        </w:r>
        <w:r w:rsidR="00216EBD" w:rsidRPr="009402C6">
          <w:rPr>
            <w:rStyle w:val="Hyperlink"/>
            <w:noProof/>
          </w:rPr>
          <w:t>Tiền xử lý dữ liệu</w:t>
        </w:r>
        <w:r w:rsidR="00216EBD">
          <w:rPr>
            <w:noProof/>
            <w:webHidden/>
          </w:rPr>
          <w:tab/>
        </w:r>
        <w:r w:rsidR="00216EBD">
          <w:rPr>
            <w:noProof/>
            <w:webHidden/>
          </w:rPr>
          <w:fldChar w:fldCharType="begin"/>
        </w:r>
        <w:r w:rsidR="00216EBD">
          <w:rPr>
            <w:noProof/>
            <w:webHidden/>
          </w:rPr>
          <w:instrText xml:space="preserve"> PAGEREF _Toc485154534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14:paraId="5AED981E" w14:textId="77777777" w:rsidR="00216EBD" w:rsidRDefault="00C66D70">
      <w:pPr>
        <w:pStyle w:val="TOC3"/>
        <w:tabs>
          <w:tab w:val="right" w:leader="dot" w:pos="8778"/>
        </w:tabs>
        <w:rPr>
          <w:rFonts w:asciiTheme="minorHAnsi" w:eastAsiaTheme="minorEastAsia" w:hAnsiTheme="minorHAnsi" w:cstheme="minorBidi"/>
          <w:noProof/>
          <w:sz w:val="22"/>
          <w:szCs w:val="22"/>
        </w:rPr>
      </w:pPr>
      <w:hyperlink w:anchor="_Toc485154535" w:history="1">
        <w:r w:rsidR="00216EBD" w:rsidRPr="009402C6">
          <w:rPr>
            <w:rStyle w:val="Hyperlink"/>
            <w:b/>
            <w:i/>
            <w:noProof/>
          </w:rPr>
          <w:t>3.4.1. Tách từ</w:t>
        </w:r>
        <w:r w:rsidR="00216EBD">
          <w:rPr>
            <w:noProof/>
            <w:webHidden/>
          </w:rPr>
          <w:tab/>
        </w:r>
        <w:r w:rsidR="00216EBD">
          <w:rPr>
            <w:noProof/>
            <w:webHidden/>
          </w:rPr>
          <w:fldChar w:fldCharType="begin"/>
        </w:r>
        <w:r w:rsidR="00216EBD">
          <w:rPr>
            <w:noProof/>
            <w:webHidden/>
          </w:rPr>
          <w:instrText xml:space="preserve"> PAGEREF _Toc485154535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14:paraId="67F19767" w14:textId="77777777" w:rsidR="00216EBD" w:rsidRDefault="00C66D70">
      <w:pPr>
        <w:pStyle w:val="TOC3"/>
        <w:tabs>
          <w:tab w:val="right" w:leader="dot" w:pos="8778"/>
        </w:tabs>
        <w:rPr>
          <w:rFonts w:asciiTheme="minorHAnsi" w:eastAsiaTheme="minorEastAsia" w:hAnsiTheme="minorHAnsi" w:cstheme="minorBidi"/>
          <w:noProof/>
          <w:sz w:val="22"/>
          <w:szCs w:val="22"/>
        </w:rPr>
      </w:pPr>
      <w:hyperlink w:anchor="_Toc485154536" w:history="1">
        <w:r w:rsidR="00216EBD" w:rsidRPr="009402C6">
          <w:rPr>
            <w:rStyle w:val="Hyperlink"/>
            <w:b/>
            <w:i/>
            <w:noProof/>
          </w:rPr>
          <w:t>3.4.2. Lọc bộ từ điển</w:t>
        </w:r>
        <w:r w:rsidR="00216EBD">
          <w:rPr>
            <w:noProof/>
            <w:webHidden/>
          </w:rPr>
          <w:tab/>
        </w:r>
        <w:r w:rsidR="00216EBD">
          <w:rPr>
            <w:noProof/>
            <w:webHidden/>
          </w:rPr>
          <w:fldChar w:fldCharType="begin"/>
        </w:r>
        <w:r w:rsidR="00216EBD">
          <w:rPr>
            <w:noProof/>
            <w:webHidden/>
          </w:rPr>
          <w:instrText xml:space="preserve"> PAGEREF _Toc485154536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14:paraId="3A4A48D3"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37" w:history="1">
        <w:r w:rsidR="00216EBD" w:rsidRPr="009402C6">
          <w:rPr>
            <w:rStyle w:val="Hyperlink"/>
            <w:noProof/>
          </w:rPr>
          <w:t>3.5.</w:t>
        </w:r>
        <w:r w:rsidR="00216EBD">
          <w:rPr>
            <w:rFonts w:asciiTheme="minorHAnsi" w:eastAsiaTheme="minorEastAsia" w:hAnsiTheme="minorHAnsi" w:cstheme="minorBidi"/>
            <w:noProof/>
            <w:sz w:val="22"/>
            <w:szCs w:val="22"/>
          </w:rPr>
          <w:tab/>
        </w:r>
        <w:r w:rsidR="00216EBD" w:rsidRPr="009402C6">
          <w:rPr>
            <w:rStyle w:val="Hyperlink"/>
            <w:noProof/>
          </w:rPr>
          <w:t>Kết quả thực nghiệm</w:t>
        </w:r>
        <w:r w:rsidR="00216EBD">
          <w:rPr>
            <w:noProof/>
            <w:webHidden/>
          </w:rPr>
          <w:tab/>
        </w:r>
        <w:r w:rsidR="00216EBD">
          <w:rPr>
            <w:noProof/>
            <w:webHidden/>
          </w:rPr>
          <w:fldChar w:fldCharType="begin"/>
        </w:r>
        <w:r w:rsidR="00216EBD">
          <w:rPr>
            <w:noProof/>
            <w:webHidden/>
          </w:rPr>
          <w:instrText xml:space="preserve"> PAGEREF _Toc485154537 \h </w:instrText>
        </w:r>
        <w:r w:rsidR="00216EBD">
          <w:rPr>
            <w:noProof/>
            <w:webHidden/>
          </w:rPr>
        </w:r>
        <w:r w:rsidR="00216EBD">
          <w:rPr>
            <w:noProof/>
            <w:webHidden/>
          </w:rPr>
          <w:fldChar w:fldCharType="separate"/>
        </w:r>
        <w:r w:rsidR="00216EBD">
          <w:rPr>
            <w:noProof/>
            <w:webHidden/>
          </w:rPr>
          <w:t>39</w:t>
        </w:r>
        <w:r w:rsidR="00216EBD">
          <w:rPr>
            <w:noProof/>
            <w:webHidden/>
          </w:rPr>
          <w:fldChar w:fldCharType="end"/>
        </w:r>
      </w:hyperlink>
    </w:p>
    <w:p w14:paraId="4ED88A89" w14:textId="77777777" w:rsidR="00216EBD" w:rsidRDefault="00C66D70">
      <w:pPr>
        <w:pStyle w:val="TOC2"/>
        <w:tabs>
          <w:tab w:val="left" w:pos="960"/>
          <w:tab w:val="right" w:leader="dot" w:pos="8778"/>
        </w:tabs>
        <w:rPr>
          <w:rFonts w:asciiTheme="minorHAnsi" w:eastAsiaTheme="minorEastAsia" w:hAnsiTheme="minorHAnsi" w:cstheme="minorBidi"/>
          <w:noProof/>
          <w:sz w:val="22"/>
          <w:szCs w:val="22"/>
        </w:rPr>
      </w:pPr>
      <w:hyperlink w:anchor="_Toc485154538" w:history="1">
        <w:r w:rsidR="00216EBD" w:rsidRPr="009402C6">
          <w:rPr>
            <w:rStyle w:val="Hyperlink"/>
            <w:noProof/>
          </w:rPr>
          <w:t>3.6.</w:t>
        </w:r>
        <w:r w:rsidR="00216EBD">
          <w:rPr>
            <w:rFonts w:asciiTheme="minorHAnsi" w:eastAsiaTheme="minorEastAsia" w:hAnsiTheme="minorHAnsi" w:cstheme="minorBidi"/>
            <w:noProof/>
            <w:sz w:val="22"/>
            <w:szCs w:val="22"/>
          </w:rPr>
          <w:tab/>
        </w:r>
        <w:r w:rsidR="00216EBD" w:rsidRPr="009402C6">
          <w:rPr>
            <w:rStyle w:val="Hyperlink"/>
            <w:noProof/>
          </w:rPr>
          <w:t>Kết luận chương</w:t>
        </w:r>
        <w:r w:rsidR="00216EBD">
          <w:rPr>
            <w:noProof/>
            <w:webHidden/>
          </w:rPr>
          <w:tab/>
        </w:r>
        <w:r w:rsidR="00216EBD">
          <w:rPr>
            <w:noProof/>
            <w:webHidden/>
          </w:rPr>
          <w:fldChar w:fldCharType="begin"/>
        </w:r>
        <w:r w:rsidR="00216EBD">
          <w:rPr>
            <w:noProof/>
            <w:webHidden/>
          </w:rPr>
          <w:instrText xml:space="preserve"> PAGEREF _Toc485154538 \h </w:instrText>
        </w:r>
        <w:r w:rsidR="00216EBD">
          <w:rPr>
            <w:noProof/>
            <w:webHidden/>
          </w:rPr>
        </w:r>
        <w:r w:rsidR="00216EBD">
          <w:rPr>
            <w:noProof/>
            <w:webHidden/>
          </w:rPr>
          <w:fldChar w:fldCharType="separate"/>
        </w:r>
        <w:r w:rsidR="00216EBD">
          <w:rPr>
            <w:noProof/>
            <w:webHidden/>
          </w:rPr>
          <w:t>46</w:t>
        </w:r>
        <w:r w:rsidR="00216EBD">
          <w:rPr>
            <w:noProof/>
            <w:webHidden/>
          </w:rPr>
          <w:fldChar w:fldCharType="end"/>
        </w:r>
      </w:hyperlink>
    </w:p>
    <w:p w14:paraId="64479956" w14:textId="77777777" w:rsidR="00216EBD" w:rsidRDefault="00C66D70">
      <w:pPr>
        <w:pStyle w:val="TOC1"/>
        <w:rPr>
          <w:rFonts w:asciiTheme="minorHAnsi" w:eastAsiaTheme="minorEastAsia" w:hAnsiTheme="minorHAnsi" w:cstheme="minorBidi"/>
          <w:b w:val="0"/>
          <w:noProof/>
          <w:sz w:val="22"/>
          <w:szCs w:val="22"/>
        </w:rPr>
      </w:pPr>
      <w:hyperlink w:anchor="_Toc485154539" w:history="1">
        <w:r w:rsidR="00216EBD" w:rsidRPr="009402C6">
          <w:rPr>
            <w:rStyle w:val="Hyperlink"/>
            <w:noProof/>
          </w:rPr>
          <w:t>KẾT LUẬN</w:t>
        </w:r>
        <w:r w:rsidR="00216EBD">
          <w:rPr>
            <w:noProof/>
            <w:webHidden/>
          </w:rPr>
          <w:tab/>
        </w:r>
        <w:r w:rsidR="00216EBD">
          <w:rPr>
            <w:noProof/>
            <w:webHidden/>
          </w:rPr>
          <w:fldChar w:fldCharType="begin"/>
        </w:r>
        <w:r w:rsidR="00216EBD">
          <w:rPr>
            <w:noProof/>
            <w:webHidden/>
          </w:rPr>
          <w:instrText xml:space="preserve"> PAGEREF _Toc485154539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14:paraId="29D263D7" w14:textId="77777777" w:rsidR="00216EBD" w:rsidRDefault="00C66D70">
      <w:pPr>
        <w:pStyle w:val="TOC2"/>
        <w:tabs>
          <w:tab w:val="left" w:pos="720"/>
          <w:tab w:val="right" w:leader="dot" w:pos="8778"/>
        </w:tabs>
        <w:rPr>
          <w:rFonts w:asciiTheme="minorHAnsi" w:eastAsiaTheme="minorEastAsia" w:hAnsiTheme="minorHAnsi" w:cstheme="minorBidi"/>
          <w:noProof/>
          <w:sz w:val="22"/>
          <w:szCs w:val="22"/>
        </w:rPr>
      </w:pPr>
      <w:hyperlink w:anchor="_Toc485154540" w:history="1">
        <w:r w:rsidR="00216EBD" w:rsidRPr="009402C6">
          <w:rPr>
            <w:rStyle w:val="Hyperlink"/>
            <w:noProof/>
          </w:rPr>
          <w:t>1.</w:t>
        </w:r>
        <w:r w:rsidR="00216EBD">
          <w:rPr>
            <w:rFonts w:asciiTheme="minorHAnsi" w:eastAsiaTheme="minorEastAsia" w:hAnsiTheme="minorHAnsi" w:cstheme="minorBidi"/>
            <w:noProof/>
            <w:sz w:val="22"/>
            <w:szCs w:val="22"/>
          </w:rPr>
          <w:tab/>
        </w:r>
        <w:r w:rsidR="00216EBD" w:rsidRPr="009402C6">
          <w:rPr>
            <w:rStyle w:val="Hyperlink"/>
            <w:noProof/>
          </w:rPr>
          <w:t>Kết quả đạt được</w:t>
        </w:r>
        <w:r w:rsidR="00216EBD">
          <w:rPr>
            <w:noProof/>
            <w:webHidden/>
          </w:rPr>
          <w:tab/>
        </w:r>
        <w:r w:rsidR="00216EBD">
          <w:rPr>
            <w:noProof/>
            <w:webHidden/>
          </w:rPr>
          <w:fldChar w:fldCharType="begin"/>
        </w:r>
        <w:r w:rsidR="00216EBD">
          <w:rPr>
            <w:noProof/>
            <w:webHidden/>
          </w:rPr>
          <w:instrText xml:space="preserve"> PAGEREF _Toc485154540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14:paraId="074D02A8" w14:textId="77777777" w:rsidR="00216EBD" w:rsidRDefault="00C66D70">
      <w:pPr>
        <w:pStyle w:val="TOC2"/>
        <w:tabs>
          <w:tab w:val="left" w:pos="720"/>
          <w:tab w:val="right" w:leader="dot" w:pos="8778"/>
        </w:tabs>
        <w:rPr>
          <w:rFonts w:asciiTheme="minorHAnsi" w:eastAsiaTheme="minorEastAsia" w:hAnsiTheme="minorHAnsi" w:cstheme="minorBidi"/>
          <w:noProof/>
          <w:sz w:val="22"/>
          <w:szCs w:val="22"/>
        </w:rPr>
      </w:pPr>
      <w:hyperlink w:anchor="_Toc485154541" w:history="1">
        <w:r w:rsidR="00216EBD" w:rsidRPr="009402C6">
          <w:rPr>
            <w:rStyle w:val="Hyperlink"/>
            <w:noProof/>
          </w:rPr>
          <w:t>2.</w:t>
        </w:r>
        <w:r w:rsidR="00216EBD">
          <w:rPr>
            <w:rFonts w:asciiTheme="minorHAnsi" w:eastAsiaTheme="minorEastAsia" w:hAnsiTheme="minorHAnsi" w:cstheme="minorBidi"/>
            <w:noProof/>
            <w:sz w:val="22"/>
            <w:szCs w:val="22"/>
          </w:rPr>
          <w:tab/>
        </w:r>
        <w:r w:rsidR="00216EBD" w:rsidRPr="009402C6">
          <w:rPr>
            <w:rStyle w:val="Hyperlink"/>
            <w:noProof/>
          </w:rPr>
          <w:t>Hạn chế</w:t>
        </w:r>
        <w:r w:rsidR="00216EBD">
          <w:rPr>
            <w:noProof/>
            <w:webHidden/>
          </w:rPr>
          <w:tab/>
        </w:r>
        <w:r w:rsidR="00216EBD">
          <w:rPr>
            <w:noProof/>
            <w:webHidden/>
          </w:rPr>
          <w:fldChar w:fldCharType="begin"/>
        </w:r>
        <w:r w:rsidR="00216EBD">
          <w:rPr>
            <w:noProof/>
            <w:webHidden/>
          </w:rPr>
          <w:instrText xml:space="preserve"> PAGEREF _Toc485154541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14:paraId="306B8873" w14:textId="77777777" w:rsidR="00216EBD" w:rsidRDefault="00C66D70">
      <w:pPr>
        <w:pStyle w:val="TOC2"/>
        <w:tabs>
          <w:tab w:val="left" w:pos="720"/>
          <w:tab w:val="right" w:leader="dot" w:pos="8778"/>
        </w:tabs>
        <w:rPr>
          <w:rFonts w:asciiTheme="minorHAnsi" w:eastAsiaTheme="minorEastAsia" w:hAnsiTheme="minorHAnsi" w:cstheme="minorBidi"/>
          <w:noProof/>
          <w:sz w:val="22"/>
          <w:szCs w:val="22"/>
        </w:rPr>
      </w:pPr>
      <w:hyperlink w:anchor="_Toc485154542" w:history="1">
        <w:r w:rsidR="00216EBD" w:rsidRPr="009402C6">
          <w:rPr>
            <w:rStyle w:val="Hyperlink"/>
            <w:noProof/>
          </w:rPr>
          <w:t>3.</w:t>
        </w:r>
        <w:r w:rsidR="00216EBD">
          <w:rPr>
            <w:rFonts w:asciiTheme="minorHAnsi" w:eastAsiaTheme="minorEastAsia" w:hAnsiTheme="minorHAnsi" w:cstheme="minorBidi"/>
            <w:noProof/>
            <w:sz w:val="22"/>
            <w:szCs w:val="22"/>
          </w:rPr>
          <w:tab/>
        </w:r>
        <w:r w:rsidR="00216EBD" w:rsidRPr="009402C6">
          <w:rPr>
            <w:rStyle w:val="Hyperlink"/>
            <w:noProof/>
          </w:rPr>
          <w:t>Hướng phát triển</w:t>
        </w:r>
        <w:r w:rsidR="00216EBD">
          <w:rPr>
            <w:noProof/>
            <w:webHidden/>
          </w:rPr>
          <w:tab/>
        </w:r>
        <w:r w:rsidR="00216EBD">
          <w:rPr>
            <w:noProof/>
            <w:webHidden/>
          </w:rPr>
          <w:fldChar w:fldCharType="begin"/>
        </w:r>
        <w:r w:rsidR="00216EBD">
          <w:rPr>
            <w:noProof/>
            <w:webHidden/>
          </w:rPr>
          <w:instrText xml:space="preserve"> PAGEREF _Toc485154542 \h </w:instrText>
        </w:r>
        <w:r w:rsidR="00216EBD">
          <w:rPr>
            <w:noProof/>
            <w:webHidden/>
          </w:rPr>
        </w:r>
        <w:r w:rsidR="00216EBD">
          <w:rPr>
            <w:noProof/>
            <w:webHidden/>
          </w:rPr>
          <w:fldChar w:fldCharType="separate"/>
        </w:r>
        <w:r w:rsidR="00216EBD">
          <w:rPr>
            <w:noProof/>
            <w:webHidden/>
          </w:rPr>
          <w:t>47</w:t>
        </w:r>
        <w:r w:rsidR="00216EBD">
          <w:rPr>
            <w:noProof/>
            <w:webHidden/>
          </w:rPr>
          <w:fldChar w:fldCharType="end"/>
        </w:r>
      </w:hyperlink>
    </w:p>
    <w:p w14:paraId="285E7E11" w14:textId="77777777" w:rsidR="00216EBD" w:rsidRDefault="00C66D70">
      <w:pPr>
        <w:pStyle w:val="TOC1"/>
        <w:rPr>
          <w:rFonts w:asciiTheme="minorHAnsi" w:eastAsiaTheme="minorEastAsia" w:hAnsiTheme="minorHAnsi" w:cstheme="minorBidi"/>
          <w:b w:val="0"/>
          <w:noProof/>
          <w:sz w:val="22"/>
          <w:szCs w:val="22"/>
        </w:rPr>
      </w:pPr>
      <w:hyperlink w:anchor="_Toc485154543" w:history="1">
        <w:r w:rsidR="00216EBD" w:rsidRPr="009402C6">
          <w:rPr>
            <w:rStyle w:val="Hyperlink"/>
            <w:noProof/>
          </w:rPr>
          <w:t>DANH MỤC TÀI LIỆU THAM KHẢO</w:t>
        </w:r>
        <w:r w:rsidR="00216EBD">
          <w:rPr>
            <w:noProof/>
            <w:webHidden/>
          </w:rPr>
          <w:tab/>
        </w:r>
        <w:r w:rsidR="00216EBD">
          <w:rPr>
            <w:noProof/>
            <w:webHidden/>
          </w:rPr>
          <w:fldChar w:fldCharType="begin"/>
        </w:r>
        <w:r w:rsidR="00216EBD">
          <w:rPr>
            <w:noProof/>
            <w:webHidden/>
          </w:rPr>
          <w:instrText xml:space="preserve"> PAGEREF _Toc485154543 \h </w:instrText>
        </w:r>
        <w:r w:rsidR="00216EBD">
          <w:rPr>
            <w:noProof/>
            <w:webHidden/>
          </w:rPr>
        </w:r>
        <w:r w:rsidR="00216EBD">
          <w:rPr>
            <w:noProof/>
            <w:webHidden/>
          </w:rPr>
          <w:fldChar w:fldCharType="separate"/>
        </w:r>
        <w:r w:rsidR="00216EBD">
          <w:rPr>
            <w:noProof/>
            <w:webHidden/>
          </w:rPr>
          <w:t>49</w:t>
        </w:r>
        <w:r w:rsidR="00216EBD">
          <w:rPr>
            <w:noProof/>
            <w:webHidden/>
          </w:rPr>
          <w:fldChar w:fldCharType="end"/>
        </w:r>
      </w:hyperlink>
    </w:p>
    <w:p w14:paraId="4C17274B" w14:textId="77777777" w:rsidR="00216EBD" w:rsidRDefault="00C66D70">
      <w:pPr>
        <w:pStyle w:val="TOC1"/>
        <w:rPr>
          <w:rFonts w:asciiTheme="minorHAnsi" w:eastAsiaTheme="minorEastAsia" w:hAnsiTheme="minorHAnsi" w:cstheme="minorBidi"/>
          <w:b w:val="0"/>
          <w:noProof/>
          <w:sz w:val="22"/>
          <w:szCs w:val="22"/>
        </w:rPr>
      </w:pPr>
      <w:hyperlink w:anchor="_Toc485154544" w:history="1">
        <w:r w:rsidR="00216EBD" w:rsidRPr="009402C6">
          <w:rPr>
            <w:rStyle w:val="Hyperlink"/>
            <w:noProof/>
          </w:rPr>
          <w:t>PHỤ LỤC</w:t>
        </w:r>
        <w:r w:rsidR="00216EBD">
          <w:rPr>
            <w:noProof/>
            <w:webHidden/>
          </w:rPr>
          <w:tab/>
        </w:r>
        <w:r w:rsidR="00216EBD">
          <w:rPr>
            <w:noProof/>
            <w:webHidden/>
          </w:rPr>
          <w:fldChar w:fldCharType="begin"/>
        </w:r>
        <w:r w:rsidR="00216EBD">
          <w:rPr>
            <w:noProof/>
            <w:webHidden/>
          </w:rPr>
          <w:instrText xml:space="preserve"> PAGEREF _Toc485154544 \h </w:instrText>
        </w:r>
        <w:r w:rsidR="00216EBD">
          <w:rPr>
            <w:noProof/>
            <w:webHidden/>
          </w:rPr>
        </w:r>
        <w:r w:rsidR="00216EBD">
          <w:rPr>
            <w:noProof/>
            <w:webHidden/>
          </w:rPr>
          <w:fldChar w:fldCharType="separate"/>
        </w:r>
        <w:r w:rsidR="00216EBD">
          <w:rPr>
            <w:noProof/>
            <w:webHidden/>
          </w:rPr>
          <w:t>51</w:t>
        </w:r>
        <w:r w:rsidR="00216EBD">
          <w:rPr>
            <w:noProof/>
            <w:webHidden/>
          </w:rPr>
          <w:fldChar w:fldCharType="end"/>
        </w:r>
      </w:hyperlink>
    </w:p>
    <w:p w14:paraId="2F4B4F46" w14:textId="77777777"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14:paraId="772D00E6" w14:textId="77777777" w:rsidR="00A4385B" w:rsidRDefault="00A4385B" w:rsidP="00847615">
      <w:pPr>
        <w:pStyle w:val="LargeThesis16"/>
        <w:spacing w:before="120" w:beforeAutospacing="0" w:after="240" w:afterAutospacing="0"/>
        <w:outlineLvl w:val="0"/>
      </w:pPr>
      <w:bookmarkStart w:id="10" w:name="_Toc482202209"/>
      <w:bookmarkStart w:id="11" w:name="_Toc485154502"/>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14:paraId="6EDCC7DB" w14:textId="77777777" w:rsidTr="00957777">
        <w:trPr>
          <w:gridAfter w:val="1"/>
          <w:wAfter w:w="10" w:type="dxa"/>
          <w:trHeight w:val="315"/>
          <w:jc w:val="center"/>
        </w:trPr>
        <w:tc>
          <w:tcPr>
            <w:tcW w:w="860" w:type="dxa"/>
            <w:vAlign w:val="center"/>
            <w:hideMark/>
          </w:tcPr>
          <w:p w14:paraId="14887AE8" w14:textId="77777777"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14:paraId="52DFD9CA" w14:textId="77777777"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14:paraId="70B30D78" w14:textId="77777777"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14:paraId="2018B4CC" w14:textId="77777777"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14:paraId="2E1D537B" w14:textId="77777777" w:rsidTr="00957777">
        <w:trPr>
          <w:trHeight w:val="315"/>
          <w:jc w:val="center"/>
        </w:trPr>
        <w:tc>
          <w:tcPr>
            <w:tcW w:w="860" w:type="dxa"/>
            <w:noWrap/>
            <w:vAlign w:val="bottom"/>
            <w:hideMark/>
          </w:tcPr>
          <w:p w14:paraId="26EBFCEB"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14:paraId="46528DA0" w14:textId="77777777"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14:paraId="68100D30" w14:textId="77777777"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14:paraId="4AD6D104" w14:textId="77777777"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14:paraId="42F07D70" w14:textId="77777777" w:rsidTr="00957777">
        <w:trPr>
          <w:trHeight w:val="315"/>
          <w:jc w:val="center"/>
        </w:trPr>
        <w:tc>
          <w:tcPr>
            <w:tcW w:w="860" w:type="dxa"/>
            <w:vAlign w:val="center"/>
            <w:hideMark/>
          </w:tcPr>
          <w:p w14:paraId="36186509"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14:paraId="60E8CB75" w14:textId="77777777" w:rsidR="00A4385B" w:rsidRPr="009515D4" w:rsidRDefault="00A4385B" w:rsidP="009515D4">
            <w:pPr>
              <w:spacing w:after="120" w:line="360" w:lineRule="auto"/>
              <w:rPr>
                <w:sz w:val="26"/>
                <w:szCs w:val="26"/>
              </w:rPr>
            </w:pPr>
            <w:r w:rsidRPr="009515D4">
              <w:rPr>
                <w:sz w:val="26"/>
                <w:szCs w:val="26"/>
              </w:rPr>
              <w:t>NB</w:t>
            </w:r>
          </w:p>
        </w:tc>
        <w:tc>
          <w:tcPr>
            <w:tcW w:w="3420" w:type="dxa"/>
            <w:hideMark/>
          </w:tcPr>
          <w:p w14:paraId="5DD22264" w14:textId="77777777"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14:paraId="617E3CD4" w14:textId="77777777"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14:paraId="4352868D" w14:textId="77777777" w:rsidTr="00957777">
        <w:trPr>
          <w:trHeight w:val="315"/>
          <w:jc w:val="center"/>
        </w:trPr>
        <w:tc>
          <w:tcPr>
            <w:tcW w:w="860" w:type="dxa"/>
            <w:noWrap/>
            <w:vAlign w:val="bottom"/>
            <w:hideMark/>
          </w:tcPr>
          <w:p w14:paraId="1F090529"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14:paraId="3817B6B5" w14:textId="77777777" w:rsidR="00A4385B" w:rsidRPr="009515D4" w:rsidRDefault="00A4385B" w:rsidP="009515D4">
            <w:pPr>
              <w:spacing w:after="120" w:line="360" w:lineRule="auto"/>
              <w:rPr>
                <w:sz w:val="26"/>
                <w:szCs w:val="26"/>
              </w:rPr>
            </w:pPr>
            <w:proofErr w:type="gramStart"/>
            <w:r w:rsidRPr="009515D4">
              <w:rPr>
                <w:sz w:val="26"/>
                <w:szCs w:val="26"/>
              </w:rPr>
              <w:t>kNN</w:t>
            </w:r>
            <w:proofErr w:type="gramEnd"/>
          </w:p>
        </w:tc>
        <w:tc>
          <w:tcPr>
            <w:tcW w:w="3420" w:type="dxa"/>
            <w:hideMark/>
          </w:tcPr>
          <w:p w14:paraId="00C91C2B"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14:paraId="3E4A4C01" w14:textId="77777777"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14:paraId="7593F0A3" w14:textId="77777777" w:rsidTr="00957777">
        <w:trPr>
          <w:trHeight w:val="315"/>
          <w:jc w:val="center"/>
        </w:trPr>
        <w:tc>
          <w:tcPr>
            <w:tcW w:w="860" w:type="dxa"/>
            <w:noWrap/>
            <w:vAlign w:val="bottom"/>
            <w:hideMark/>
          </w:tcPr>
          <w:p w14:paraId="50009967"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14:paraId="4209D783" w14:textId="77777777" w:rsidR="00A4385B" w:rsidRPr="009515D4" w:rsidRDefault="00A4385B" w:rsidP="009515D4">
            <w:pPr>
              <w:spacing w:after="120" w:line="360" w:lineRule="auto"/>
              <w:rPr>
                <w:sz w:val="26"/>
                <w:szCs w:val="26"/>
              </w:rPr>
            </w:pPr>
            <w:r w:rsidRPr="009515D4">
              <w:rPr>
                <w:sz w:val="26"/>
                <w:szCs w:val="26"/>
              </w:rPr>
              <w:t>TF</w:t>
            </w:r>
          </w:p>
        </w:tc>
        <w:tc>
          <w:tcPr>
            <w:tcW w:w="3420" w:type="dxa"/>
            <w:hideMark/>
          </w:tcPr>
          <w:p w14:paraId="0E9DA74B"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14:paraId="51278E89"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14:paraId="7F5CC267" w14:textId="77777777" w:rsidTr="00957777">
        <w:trPr>
          <w:trHeight w:val="315"/>
          <w:jc w:val="center"/>
        </w:trPr>
        <w:tc>
          <w:tcPr>
            <w:tcW w:w="860" w:type="dxa"/>
            <w:vAlign w:val="center"/>
            <w:hideMark/>
          </w:tcPr>
          <w:p w14:paraId="4783995F"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14:paraId="1E9FAA9B" w14:textId="77777777" w:rsidR="00A4385B" w:rsidRPr="009515D4" w:rsidRDefault="00A4385B" w:rsidP="009515D4">
            <w:pPr>
              <w:spacing w:after="120" w:line="360" w:lineRule="auto"/>
              <w:rPr>
                <w:sz w:val="26"/>
                <w:szCs w:val="26"/>
              </w:rPr>
            </w:pPr>
            <w:r w:rsidRPr="009515D4">
              <w:rPr>
                <w:sz w:val="26"/>
                <w:szCs w:val="26"/>
              </w:rPr>
              <w:t>IDF</w:t>
            </w:r>
          </w:p>
        </w:tc>
        <w:tc>
          <w:tcPr>
            <w:tcW w:w="3420" w:type="dxa"/>
            <w:hideMark/>
          </w:tcPr>
          <w:p w14:paraId="6E60AEA8"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14:paraId="0E1965A2"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14:paraId="3CB1615C" w14:textId="77777777" w:rsidTr="00957777">
        <w:trPr>
          <w:trHeight w:val="315"/>
          <w:jc w:val="center"/>
        </w:trPr>
        <w:tc>
          <w:tcPr>
            <w:tcW w:w="860" w:type="dxa"/>
            <w:noWrap/>
            <w:vAlign w:val="bottom"/>
            <w:hideMark/>
          </w:tcPr>
          <w:p w14:paraId="249ADF5B"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14:paraId="64777C4D" w14:textId="77777777"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14:paraId="56E8726F" w14:textId="77777777"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14:paraId="2E7AEBB6" w14:textId="77777777" w:rsidR="00A4385B" w:rsidRPr="009515D4" w:rsidRDefault="009F7CA0" w:rsidP="009515D4">
            <w:pPr>
              <w:spacing w:after="120" w:line="360" w:lineRule="auto"/>
              <w:rPr>
                <w:sz w:val="26"/>
                <w:szCs w:val="26"/>
              </w:rPr>
            </w:pPr>
            <w:r>
              <w:rPr>
                <w:sz w:val="26"/>
                <w:szCs w:val="26"/>
              </w:rPr>
              <w:t>1-gram</w:t>
            </w:r>
          </w:p>
        </w:tc>
      </w:tr>
      <w:tr w:rsidR="00957777" w:rsidRPr="009515D4" w14:paraId="0D340190" w14:textId="77777777" w:rsidTr="00957777">
        <w:trPr>
          <w:trHeight w:val="315"/>
          <w:jc w:val="center"/>
        </w:trPr>
        <w:tc>
          <w:tcPr>
            <w:tcW w:w="860" w:type="dxa"/>
            <w:noWrap/>
            <w:vAlign w:val="bottom"/>
          </w:tcPr>
          <w:p w14:paraId="7BF0E1C2" w14:textId="77777777"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14:paraId="6311B96C" w14:textId="77777777"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14:paraId="3A035E71" w14:textId="77777777"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14:paraId="2E4AF8B5" w14:textId="77777777"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14:paraId="5B4FF0BE" w14:textId="77777777" w:rsidTr="00957777">
        <w:trPr>
          <w:trHeight w:val="315"/>
          <w:jc w:val="center"/>
        </w:trPr>
        <w:tc>
          <w:tcPr>
            <w:tcW w:w="860" w:type="dxa"/>
            <w:noWrap/>
            <w:vAlign w:val="bottom"/>
          </w:tcPr>
          <w:p w14:paraId="1F2CA192" w14:textId="77777777"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14:paraId="0E3F109E" w14:textId="77777777"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14:paraId="246D482E" w14:textId="77777777"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14:paraId="0F76CAD4" w14:textId="77777777"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14:paraId="090562DF" w14:textId="77777777" w:rsidTr="00957777">
        <w:trPr>
          <w:trHeight w:val="315"/>
          <w:jc w:val="center"/>
        </w:trPr>
        <w:tc>
          <w:tcPr>
            <w:tcW w:w="860" w:type="dxa"/>
            <w:noWrap/>
            <w:vAlign w:val="bottom"/>
          </w:tcPr>
          <w:p w14:paraId="24D39F0A" w14:textId="77777777"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14:paraId="6588F954" w14:textId="77777777" w:rsidR="002612E4" w:rsidRPr="008E5166" w:rsidRDefault="002612E4" w:rsidP="008E5166">
            <w:pPr>
              <w:spacing w:after="120" w:line="360" w:lineRule="auto"/>
              <w:rPr>
                <w:sz w:val="26"/>
                <w:szCs w:val="26"/>
              </w:rPr>
            </w:pPr>
            <w:r w:rsidRPr="008E5166">
              <w:rPr>
                <w:sz w:val="26"/>
                <w:szCs w:val="26"/>
              </w:rPr>
              <w:t>API</w:t>
            </w:r>
          </w:p>
        </w:tc>
        <w:tc>
          <w:tcPr>
            <w:tcW w:w="3420" w:type="dxa"/>
          </w:tcPr>
          <w:p w14:paraId="52D1FC48" w14:textId="77777777"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14:paraId="5CC83E28" w14:textId="77777777"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14:paraId="642BC557" w14:textId="77777777" w:rsidTr="00957777">
        <w:trPr>
          <w:trHeight w:val="315"/>
          <w:jc w:val="center"/>
        </w:trPr>
        <w:tc>
          <w:tcPr>
            <w:tcW w:w="860" w:type="dxa"/>
            <w:noWrap/>
            <w:vAlign w:val="bottom"/>
          </w:tcPr>
          <w:p w14:paraId="2EAEAC6D" w14:textId="77777777"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14:paraId="7E1999E6" w14:textId="77777777" w:rsidR="00BE0B8E" w:rsidRPr="008E5166" w:rsidRDefault="004A4DC0" w:rsidP="008E5166">
            <w:pPr>
              <w:spacing w:after="120" w:line="360" w:lineRule="auto"/>
              <w:rPr>
                <w:sz w:val="26"/>
                <w:szCs w:val="26"/>
              </w:rPr>
            </w:pPr>
            <w:r w:rsidRPr="008E5166">
              <w:rPr>
                <w:sz w:val="26"/>
                <w:szCs w:val="26"/>
              </w:rPr>
              <w:t>Status</w:t>
            </w:r>
          </w:p>
        </w:tc>
        <w:tc>
          <w:tcPr>
            <w:tcW w:w="3420" w:type="dxa"/>
          </w:tcPr>
          <w:p w14:paraId="3732179F" w14:textId="77777777"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14:paraId="17C10D66" w14:textId="77777777"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14:paraId="49DC092B" w14:textId="77777777" w:rsidTr="00957777">
        <w:trPr>
          <w:trHeight w:val="315"/>
          <w:jc w:val="center"/>
        </w:trPr>
        <w:tc>
          <w:tcPr>
            <w:tcW w:w="860" w:type="dxa"/>
            <w:noWrap/>
            <w:vAlign w:val="bottom"/>
          </w:tcPr>
          <w:p w14:paraId="7E3E78C9" w14:textId="77777777"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14:paraId="3DACC396" w14:textId="77777777" w:rsidR="00BE0B8E" w:rsidRPr="008E5166" w:rsidRDefault="00BE0B8E" w:rsidP="008E5166">
            <w:pPr>
              <w:spacing w:after="120" w:line="360" w:lineRule="auto"/>
              <w:rPr>
                <w:sz w:val="26"/>
                <w:szCs w:val="26"/>
              </w:rPr>
            </w:pPr>
            <w:r w:rsidRPr="008E5166">
              <w:rPr>
                <w:sz w:val="26"/>
                <w:szCs w:val="26"/>
              </w:rPr>
              <w:t>Tweet</w:t>
            </w:r>
          </w:p>
        </w:tc>
        <w:tc>
          <w:tcPr>
            <w:tcW w:w="3420" w:type="dxa"/>
          </w:tcPr>
          <w:p w14:paraId="27D8220B" w14:textId="77777777"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14:paraId="299EBD97" w14:textId="77777777"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14:paraId="3FF8F3BB" w14:textId="77777777" w:rsidTr="00957777">
        <w:trPr>
          <w:trHeight w:val="315"/>
          <w:jc w:val="center"/>
        </w:trPr>
        <w:tc>
          <w:tcPr>
            <w:tcW w:w="860" w:type="dxa"/>
            <w:noWrap/>
            <w:vAlign w:val="bottom"/>
          </w:tcPr>
          <w:p w14:paraId="1958A31F" w14:textId="77777777"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14:paraId="78769055" w14:textId="77777777" w:rsidR="004D4731" w:rsidRPr="008E5166" w:rsidRDefault="004D4731" w:rsidP="008E5166">
            <w:pPr>
              <w:spacing w:after="120" w:line="360" w:lineRule="auto"/>
              <w:rPr>
                <w:sz w:val="26"/>
                <w:szCs w:val="26"/>
              </w:rPr>
            </w:pPr>
            <w:r w:rsidRPr="008E5166">
              <w:rPr>
                <w:sz w:val="26"/>
                <w:szCs w:val="26"/>
              </w:rPr>
              <w:t>NLP</w:t>
            </w:r>
          </w:p>
        </w:tc>
        <w:tc>
          <w:tcPr>
            <w:tcW w:w="3420" w:type="dxa"/>
          </w:tcPr>
          <w:p w14:paraId="778C164B" w14:textId="77777777"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14:paraId="5440408B" w14:textId="77777777" w:rsidR="004D4731" w:rsidRPr="008E5166" w:rsidRDefault="004D4731" w:rsidP="008E5166">
            <w:pPr>
              <w:spacing w:after="120" w:line="360" w:lineRule="auto"/>
              <w:rPr>
                <w:sz w:val="26"/>
                <w:szCs w:val="26"/>
              </w:rPr>
            </w:pPr>
            <w:r w:rsidRPr="008E5166">
              <w:rPr>
                <w:sz w:val="26"/>
                <w:szCs w:val="26"/>
              </w:rPr>
              <w:t>Xử lý ngôn ngữ tự nhiên</w:t>
            </w:r>
          </w:p>
        </w:tc>
      </w:tr>
    </w:tbl>
    <w:p w14:paraId="4CAB219A" w14:textId="77777777" w:rsidR="00A4385B" w:rsidRDefault="00A4385B" w:rsidP="0001622F">
      <w:pPr>
        <w:pStyle w:val="Content"/>
        <w:spacing w:before="100" w:beforeAutospacing="1" w:after="100" w:afterAutospacing="1"/>
        <w:jc w:val="center"/>
        <w:rPr>
          <w:b/>
        </w:rPr>
      </w:pPr>
    </w:p>
    <w:p w14:paraId="5C34F486" w14:textId="77777777" w:rsidR="00A4385B" w:rsidRDefault="00A4385B" w:rsidP="0001622F">
      <w:pPr>
        <w:spacing w:before="100" w:beforeAutospacing="1" w:after="100" w:afterAutospacing="1" w:line="360" w:lineRule="auto"/>
        <w:rPr>
          <w:b/>
        </w:rPr>
      </w:pPr>
      <w:r>
        <w:rPr>
          <w:b/>
        </w:rPr>
        <w:lastRenderedPageBreak/>
        <w:br w:type="page"/>
      </w:r>
    </w:p>
    <w:p w14:paraId="7695A1E0" w14:textId="77777777" w:rsidR="00A4385B" w:rsidRDefault="00A4385B" w:rsidP="00847615">
      <w:pPr>
        <w:pStyle w:val="LargeThesis16"/>
        <w:spacing w:before="120" w:beforeAutospacing="0" w:after="240" w:afterAutospacing="0"/>
        <w:outlineLvl w:val="0"/>
      </w:pPr>
      <w:bookmarkStart w:id="12" w:name="_Toc482202210"/>
      <w:bookmarkStart w:id="13" w:name="_Toc485154503"/>
      <w:r>
        <w:lastRenderedPageBreak/>
        <w:t>DANH MỤC CÁC BẢNG BIỂU</w:t>
      </w:r>
      <w:bookmarkEnd w:id="12"/>
      <w:bookmarkEnd w:id="13"/>
    </w:p>
    <w:p w14:paraId="65700F79" w14:textId="77777777" w:rsidR="00216EBD"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154545" w:history="1">
        <w:r w:rsidR="00216EBD" w:rsidRPr="00CA28A8">
          <w:rPr>
            <w:rStyle w:val="Hyperlink"/>
            <w:noProof/>
          </w:rPr>
          <w:t>Bảng 2.1: Danh sách tập văn bản D gồm 2 câu là C1 và C2</w:t>
        </w:r>
        <w:r w:rsidR="00216EBD">
          <w:rPr>
            <w:noProof/>
            <w:webHidden/>
          </w:rPr>
          <w:tab/>
        </w:r>
        <w:r w:rsidR="00216EBD">
          <w:rPr>
            <w:noProof/>
            <w:webHidden/>
          </w:rPr>
          <w:fldChar w:fldCharType="begin"/>
        </w:r>
        <w:r w:rsidR="00216EBD">
          <w:rPr>
            <w:noProof/>
            <w:webHidden/>
          </w:rPr>
          <w:instrText xml:space="preserve"> PAGEREF _Toc485154545 \h </w:instrText>
        </w:r>
        <w:r w:rsidR="00216EBD">
          <w:rPr>
            <w:noProof/>
            <w:webHidden/>
          </w:rPr>
        </w:r>
        <w:r w:rsidR="00216EBD">
          <w:rPr>
            <w:noProof/>
            <w:webHidden/>
          </w:rPr>
          <w:fldChar w:fldCharType="separate"/>
        </w:r>
        <w:r w:rsidR="00216EBD">
          <w:rPr>
            <w:noProof/>
            <w:webHidden/>
          </w:rPr>
          <w:t>12</w:t>
        </w:r>
        <w:r w:rsidR="00216EBD">
          <w:rPr>
            <w:noProof/>
            <w:webHidden/>
          </w:rPr>
          <w:fldChar w:fldCharType="end"/>
        </w:r>
      </w:hyperlink>
    </w:p>
    <w:p w14:paraId="170E93F7"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6" w:history="1">
        <w:r w:rsidR="00216EBD" w:rsidRPr="00CA28A8">
          <w:rPr>
            <w:rStyle w:val="Hyperlink"/>
            <w:noProof/>
          </w:rPr>
          <w:t>Bảng 2.2: Danh sách từ điển unigram</w:t>
        </w:r>
        <w:r w:rsidR="00216EBD">
          <w:rPr>
            <w:noProof/>
            <w:webHidden/>
          </w:rPr>
          <w:tab/>
        </w:r>
        <w:r w:rsidR="00216EBD">
          <w:rPr>
            <w:noProof/>
            <w:webHidden/>
          </w:rPr>
          <w:fldChar w:fldCharType="begin"/>
        </w:r>
        <w:r w:rsidR="00216EBD">
          <w:rPr>
            <w:noProof/>
            <w:webHidden/>
          </w:rPr>
          <w:instrText xml:space="preserve"> PAGEREF _Toc485154546 \h </w:instrText>
        </w:r>
        <w:r w:rsidR="00216EBD">
          <w:rPr>
            <w:noProof/>
            <w:webHidden/>
          </w:rPr>
        </w:r>
        <w:r w:rsidR="00216EBD">
          <w:rPr>
            <w:noProof/>
            <w:webHidden/>
          </w:rPr>
          <w:fldChar w:fldCharType="separate"/>
        </w:r>
        <w:r w:rsidR="00216EBD">
          <w:rPr>
            <w:noProof/>
            <w:webHidden/>
          </w:rPr>
          <w:t>13</w:t>
        </w:r>
        <w:r w:rsidR="00216EBD">
          <w:rPr>
            <w:noProof/>
            <w:webHidden/>
          </w:rPr>
          <w:fldChar w:fldCharType="end"/>
        </w:r>
      </w:hyperlink>
    </w:p>
    <w:p w14:paraId="254F19A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7" w:history="1">
        <w:r w:rsidR="00216EBD" w:rsidRPr="00CA28A8">
          <w:rPr>
            <w:rStyle w:val="Hyperlink"/>
            <w:noProof/>
          </w:rPr>
          <w:t>Bảng 2.3: Danh sách từ điển bigram</w:t>
        </w:r>
        <w:r w:rsidR="00216EBD">
          <w:rPr>
            <w:noProof/>
            <w:webHidden/>
          </w:rPr>
          <w:tab/>
        </w:r>
        <w:r w:rsidR="00216EBD">
          <w:rPr>
            <w:noProof/>
            <w:webHidden/>
          </w:rPr>
          <w:fldChar w:fldCharType="begin"/>
        </w:r>
        <w:r w:rsidR="00216EBD">
          <w:rPr>
            <w:noProof/>
            <w:webHidden/>
          </w:rPr>
          <w:instrText xml:space="preserve"> PAGEREF _Toc485154547 \h </w:instrText>
        </w:r>
        <w:r w:rsidR="00216EBD">
          <w:rPr>
            <w:noProof/>
            <w:webHidden/>
          </w:rPr>
        </w:r>
        <w:r w:rsidR="00216EBD">
          <w:rPr>
            <w:noProof/>
            <w:webHidden/>
          </w:rPr>
          <w:fldChar w:fldCharType="separate"/>
        </w:r>
        <w:r w:rsidR="00216EBD">
          <w:rPr>
            <w:noProof/>
            <w:webHidden/>
          </w:rPr>
          <w:t>13</w:t>
        </w:r>
        <w:r w:rsidR="00216EBD">
          <w:rPr>
            <w:noProof/>
            <w:webHidden/>
          </w:rPr>
          <w:fldChar w:fldCharType="end"/>
        </w:r>
      </w:hyperlink>
    </w:p>
    <w:p w14:paraId="669750D0"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8" w:history="1">
        <w:r w:rsidR="00216EBD" w:rsidRPr="00CA28A8">
          <w:rPr>
            <w:rStyle w:val="Hyperlink"/>
            <w:noProof/>
          </w:rPr>
          <w:t>Bảng 2.4: Danh sách từ điển trigram</w:t>
        </w:r>
        <w:r w:rsidR="00216EBD">
          <w:rPr>
            <w:noProof/>
            <w:webHidden/>
          </w:rPr>
          <w:tab/>
        </w:r>
        <w:r w:rsidR="00216EBD">
          <w:rPr>
            <w:noProof/>
            <w:webHidden/>
          </w:rPr>
          <w:fldChar w:fldCharType="begin"/>
        </w:r>
        <w:r w:rsidR="00216EBD">
          <w:rPr>
            <w:noProof/>
            <w:webHidden/>
          </w:rPr>
          <w:instrText xml:space="preserve"> PAGEREF _Toc485154548 \h </w:instrText>
        </w:r>
        <w:r w:rsidR="00216EBD">
          <w:rPr>
            <w:noProof/>
            <w:webHidden/>
          </w:rPr>
        </w:r>
        <w:r w:rsidR="00216EBD">
          <w:rPr>
            <w:noProof/>
            <w:webHidden/>
          </w:rPr>
          <w:fldChar w:fldCharType="separate"/>
        </w:r>
        <w:r w:rsidR="00216EBD">
          <w:rPr>
            <w:noProof/>
            <w:webHidden/>
          </w:rPr>
          <w:t>14</w:t>
        </w:r>
        <w:r w:rsidR="00216EBD">
          <w:rPr>
            <w:noProof/>
            <w:webHidden/>
          </w:rPr>
          <w:fldChar w:fldCharType="end"/>
        </w:r>
      </w:hyperlink>
    </w:p>
    <w:p w14:paraId="56042A28"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9" w:history="1">
        <w:r w:rsidR="00216EBD" w:rsidRPr="00CA28A8">
          <w:rPr>
            <w:rStyle w:val="Hyperlink"/>
            <w:noProof/>
          </w:rPr>
          <w:t>Bảng 2.5: Danh sách từ điển unigram với trọng số xuất hiện của từ.</w:t>
        </w:r>
        <w:r w:rsidR="00216EBD">
          <w:rPr>
            <w:noProof/>
            <w:webHidden/>
          </w:rPr>
          <w:tab/>
        </w:r>
        <w:r w:rsidR="00216EBD">
          <w:rPr>
            <w:noProof/>
            <w:webHidden/>
          </w:rPr>
          <w:fldChar w:fldCharType="begin"/>
        </w:r>
        <w:r w:rsidR="00216EBD">
          <w:rPr>
            <w:noProof/>
            <w:webHidden/>
          </w:rPr>
          <w:instrText xml:space="preserve"> PAGEREF _Toc485154549 \h </w:instrText>
        </w:r>
        <w:r w:rsidR="00216EBD">
          <w:rPr>
            <w:noProof/>
            <w:webHidden/>
          </w:rPr>
        </w:r>
        <w:r w:rsidR="00216EBD">
          <w:rPr>
            <w:noProof/>
            <w:webHidden/>
          </w:rPr>
          <w:fldChar w:fldCharType="separate"/>
        </w:r>
        <w:r w:rsidR="00216EBD">
          <w:rPr>
            <w:noProof/>
            <w:webHidden/>
          </w:rPr>
          <w:t>16</w:t>
        </w:r>
        <w:r w:rsidR="00216EBD">
          <w:rPr>
            <w:noProof/>
            <w:webHidden/>
          </w:rPr>
          <w:fldChar w:fldCharType="end"/>
        </w:r>
      </w:hyperlink>
    </w:p>
    <w:p w14:paraId="78D21E4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0" w:history="1">
        <w:r w:rsidR="00216EBD" w:rsidRPr="00CA28A8">
          <w:rPr>
            <w:rStyle w:val="Hyperlink"/>
            <w:noProof/>
          </w:rPr>
          <w:t>Bảng 2.6: Danh sách từ điển unigram với trọng số TF-IDF.</w:t>
        </w:r>
        <w:r w:rsidR="00216EBD">
          <w:rPr>
            <w:noProof/>
            <w:webHidden/>
          </w:rPr>
          <w:tab/>
        </w:r>
        <w:r w:rsidR="00216EBD">
          <w:rPr>
            <w:noProof/>
            <w:webHidden/>
          </w:rPr>
          <w:fldChar w:fldCharType="begin"/>
        </w:r>
        <w:r w:rsidR="00216EBD">
          <w:rPr>
            <w:noProof/>
            <w:webHidden/>
          </w:rPr>
          <w:instrText xml:space="preserve"> PAGEREF _Toc485154550 \h </w:instrText>
        </w:r>
        <w:r w:rsidR="00216EBD">
          <w:rPr>
            <w:noProof/>
            <w:webHidden/>
          </w:rPr>
        </w:r>
        <w:r w:rsidR="00216EBD">
          <w:rPr>
            <w:noProof/>
            <w:webHidden/>
          </w:rPr>
          <w:fldChar w:fldCharType="separate"/>
        </w:r>
        <w:r w:rsidR="00216EBD">
          <w:rPr>
            <w:noProof/>
            <w:webHidden/>
          </w:rPr>
          <w:t>18</w:t>
        </w:r>
        <w:r w:rsidR="00216EBD">
          <w:rPr>
            <w:noProof/>
            <w:webHidden/>
          </w:rPr>
          <w:fldChar w:fldCharType="end"/>
        </w:r>
      </w:hyperlink>
    </w:p>
    <w:p w14:paraId="2FDFF976"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1" w:history="1">
        <w:r w:rsidR="00216EBD" w:rsidRPr="00CA28A8">
          <w:rPr>
            <w:rStyle w:val="Hyperlink"/>
            <w:noProof/>
          </w:rPr>
          <w:t>Bảng 2.7: Danh sách từ điển unigram với trọng số Binary.</w:t>
        </w:r>
        <w:r w:rsidR="00216EBD">
          <w:rPr>
            <w:noProof/>
            <w:webHidden/>
          </w:rPr>
          <w:tab/>
        </w:r>
        <w:r w:rsidR="00216EBD">
          <w:rPr>
            <w:noProof/>
            <w:webHidden/>
          </w:rPr>
          <w:fldChar w:fldCharType="begin"/>
        </w:r>
        <w:r w:rsidR="00216EBD">
          <w:rPr>
            <w:noProof/>
            <w:webHidden/>
          </w:rPr>
          <w:instrText xml:space="preserve"> PAGEREF _Toc485154551 \h </w:instrText>
        </w:r>
        <w:r w:rsidR="00216EBD">
          <w:rPr>
            <w:noProof/>
            <w:webHidden/>
          </w:rPr>
        </w:r>
        <w:r w:rsidR="00216EBD">
          <w:rPr>
            <w:noProof/>
            <w:webHidden/>
          </w:rPr>
          <w:fldChar w:fldCharType="separate"/>
        </w:r>
        <w:r w:rsidR="00216EBD">
          <w:rPr>
            <w:noProof/>
            <w:webHidden/>
          </w:rPr>
          <w:t>19</w:t>
        </w:r>
        <w:r w:rsidR="00216EBD">
          <w:rPr>
            <w:noProof/>
            <w:webHidden/>
          </w:rPr>
          <w:fldChar w:fldCharType="end"/>
        </w:r>
      </w:hyperlink>
    </w:p>
    <w:p w14:paraId="3E71E6EE"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2" w:history="1">
        <w:r w:rsidR="00216EBD" w:rsidRPr="00CA28A8">
          <w:rPr>
            <w:rStyle w:val="Hyperlink"/>
            <w:noProof/>
          </w:rPr>
          <w:t>Bảng 3.1: Thống kế danh sách Status theo người dùng và bài viết</w:t>
        </w:r>
        <w:r w:rsidR="00216EBD">
          <w:rPr>
            <w:noProof/>
            <w:webHidden/>
          </w:rPr>
          <w:tab/>
        </w:r>
        <w:r w:rsidR="00216EBD">
          <w:rPr>
            <w:noProof/>
            <w:webHidden/>
          </w:rPr>
          <w:fldChar w:fldCharType="begin"/>
        </w:r>
        <w:r w:rsidR="00216EBD">
          <w:rPr>
            <w:noProof/>
            <w:webHidden/>
          </w:rPr>
          <w:instrText xml:space="preserve"> PAGEREF _Toc485154552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14:paraId="32B501BE"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3" w:history="1">
        <w:r w:rsidR="00216EBD" w:rsidRPr="00CA28A8">
          <w:rPr>
            <w:rStyle w:val="Hyperlink"/>
            <w:noProof/>
          </w:rPr>
          <w:t>Bảng 3.2: Thống kế số lượng từ của tập dữ liệu.</w:t>
        </w:r>
        <w:r w:rsidR="00216EBD">
          <w:rPr>
            <w:noProof/>
            <w:webHidden/>
          </w:rPr>
          <w:tab/>
        </w:r>
        <w:r w:rsidR="00216EBD">
          <w:rPr>
            <w:noProof/>
            <w:webHidden/>
          </w:rPr>
          <w:fldChar w:fldCharType="begin"/>
        </w:r>
        <w:r w:rsidR="00216EBD">
          <w:rPr>
            <w:noProof/>
            <w:webHidden/>
          </w:rPr>
          <w:instrText xml:space="preserve"> PAGEREF _Toc485154553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14:paraId="6510A239"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4" w:history="1">
        <w:r w:rsidR="00216EBD" w:rsidRPr="00CA28A8">
          <w:rPr>
            <w:rStyle w:val="Hyperlink"/>
            <w:noProof/>
          </w:rPr>
          <w:t>Bảng 3.3: Danh sách các file theo định dạng liblinear.</w:t>
        </w:r>
        <w:r w:rsidR="00216EBD">
          <w:rPr>
            <w:noProof/>
            <w:webHidden/>
          </w:rPr>
          <w:tab/>
        </w:r>
        <w:r w:rsidR="00216EBD">
          <w:rPr>
            <w:noProof/>
            <w:webHidden/>
          </w:rPr>
          <w:fldChar w:fldCharType="begin"/>
        </w:r>
        <w:r w:rsidR="00216EBD">
          <w:rPr>
            <w:noProof/>
            <w:webHidden/>
          </w:rPr>
          <w:instrText xml:space="preserve"> PAGEREF _Toc485154554 \h </w:instrText>
        </w:r>
        <w:r w:rsidR="00216EBD">
          <w:rPr>
            <w:noProof/>
            <w:webHidden/>
          </w:rPr>
        </w:r>
        <w:r w:rsidR="00216EBD">
          <w:rPr>
            <w:noProof/>
            <w:webHidden/>
          </w:rPr>
          <w:fldChar w:fldCharType="separate"/>
        </w:r>
        <w:r w:rsidR="00216EBD">
          <w:rPr>
            <w:noProof/>
            <w:webHidden/>
          </w:rPr>
          <w:t>39</w:t>
        </w:r>
        <w:r w:rsidR="00216EBD">
          <w:rPr>
            <w:noProof/>
            <w:webHidden/>
          </w:rPr>
          <w:fldChar w:fldCharType="end"/>
        </w:r>
      </w:hyperlink>
    </w:p>
    <w:p w14:paraId="4A2C5A7E"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5" w:history="1">
        <w:r w:rsidR="00216EBD" w:rsidRPr="00CA28A8">
          <w:rPr>
            <w:rStyle w:val="Hyperlink"/>
            <w:noProof/>
          </w:rPr>
          <w:t>Bảng 3.4: Kết quả độ chính xác của tập dữ liệu theo từng Status.</w:t>
        </w:r>
        <w:r w:rsidR="00216EBD">
          <w:rPr>
            <w:noProof/>
            <w:webHidden/>
          </w:rPr>
          <w:tab/>
        </w:r>
        <w:r w:rsidR="00216EBD">
          <w:rPr>
            <w:noProof/>
            <w:webHidden/>
          </w:rPr>
          <w:fldChar w:fldCharType="begin"/>
        </w:r>
        <w:r w:rsidR="00216EBD">
          <w:rPr>
            <w:noProof/>
            <w:webHidden/>
          </w:rPr>
          <w:instrText xml:space="preserve"> PAGEREF _Toc485154555 \h </w:instrText>
        </w:r>
        <w:r w:rsidR="00216EBD">
          <w:rPr>
            <w:noProof/>
            <w:webHidden/>
          </w:rPr>
        </w:r>
        <w:r w:rsidR="00216EBD">
          <w:rPr>
            <w:noProof/>
            <w:webHidden/>
          </w:rPr>
          <w:fldChar w:fldCharType="separate"/>
        </w:r>
        <w:r w:rsidR="00216EBD">
          <w:rPr>
            <w:noProof/>
            <w:webHidden/>
          </w:rPr>
          <w:t>40</w:t>
        </w:r>
        <w:r w:rsidR="00216EBD">
          <w:rPr>
            <w:noProof/>
            <w:webHidden/>
          </w:rPr>
          <w:fldChar w:fldCharType="end"/>
        </w:r>
      </w:hyperlink>
    </w:p>
    <w:p w14:paraId="2298824B"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6" w:history="1">
        <w:r w:rsidR="00216EBD" w:rsidRPr="00CA28A8">
          <w:rPr>
            <w:rStyle w:val="Hyperlink"/>
            <w:noProof/>
          </w:rPr>
          <w:t>Bảng 3.5: Kết quả độ chính xác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_Toc485154556 \h </w:instrText>
        </w:r>
        <w:r w:rsidR="00216EBD">
          <w:rPr>
            <w:noProof/>
            <w:webHidden/>
          </w:rPr>
        </w:r>
        <w:r w:rsidR="00216EBD">
          <w:rPr>
            <w:noProof/>
            <w:webHidden/>
          </w:rPr>
          <w:fldChar w:fldCharType="separate"/>
        </w:r>
        <w:r w:rsidR="00216EBD">
          <w:rPr>
            <w:noProof/>
            <w:webHidden/>
          </w:rPr>
          <w:t>41</w:t>
        </w:r>
        <w:r w:rsidR="00216EBD">
          <w:rPr>
            <w:noProof/>
            <w:webHidden/>
          </w:rPr>
          <w:fldChar w:fldCharType="end"/>
        </w:r>
      </w:hyperlink>
    </w:p>
    <w:p w14:paraId="4FCB4E0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7" w:history="1">
        <w:r w:rsidR="00216EBD" w:rsidRPr="00CA28A8">
          <w:rPr>
            <w:rStyle w:val="Hyperlink"/>
            <w:noProof/>
          </w:rPr>
          <w:t>Bảng 3.6: Kết quả độ chính xác của tập dữ liệu với 10,000 Status.</w:t>
        </w:r>
        <w:r w:rsidR="00216EBD">
          <w:rPr>
            <w:noProof/>
            <w:webHidden/>
          </w:rPr>
          <w:tab/>
        </w:r>
        <w:r w:rsidR="00216EBD">
          <w:rPr>
            <w:noProof/>
            <w:webHidden/>
          </w:rPr>
          <w:fldChar w:fldCharType="begin"/>
        </w:r>
        <w:r w:rsidR="00216EBD">
          <w:rPr>
            <w:noProof/>
            <w:webHidden/>
          </w:rPr>
          <w:instrText xml:space="preserve"> PAGEREF _Toc485154557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14:paraId="457CAFF7"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8" w:history="1">
        <w:r w:rsidR="00216EBD" w:rsidRPr="00CA28A8">
          <w:rPr>
            <w:rStyle w:val="Hyperlink"/>
            <w:noProof/>
          </w:rPr>
          <w:t>Bảng 3.7: Kết quả độ chính xác của tập dữ liệu với 50,000 Status.</w:t>
        </w:r>
        <w:r w:rsidR="00216EBD">
          <w:rPr>
            <w:noProof/>
            <w:webHidden/>
          </w:rPr>
          <w:tab/>
        </w:r>
        <w:r w:rsidR="00216EBD">
          <w:rPr>
            <w:noProof/>
            <w:webHidden/>
          </w:rPr>
          <w:fldChar w:fldCharType="begin"/>
        </w:r>
        <w:r w:rsidR="00216EBD">
          <w:rPr>
            <w:noProof/>
            <w:webHidden/>
          </w:rPr>
          <w:instrText xml:space="preserve"> PAGEREF _Toc485154558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14:paraId="5B777FA1"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9" w:history="1">
        <w:r w:rsidR="00216EBD" w:rsidRPr="00CA28A8">
          <w:rPr>
            <w:rStyle w:val="Hyperlink"/>
            <w:noProof/>
          </w:rPr>
          <w:t>Bảng 3.8: Kết quả độ chính xác của tập dữ liệu với 100,000 Status.</w:t>
        </w:r>
        <w:r w:rsidR="00216EBD">
          <w:rPr>
            <w:noProof/>
            <w:webHidden/>
          </w:rPr>
          <w:tab/>
        </w:r>
        <w:r w:rsidR="00216EBD">
          <w:rPr>
            <w:noProof/>
            <w:webHidden/>
          </w:rPr>
          <w:fldChar w:fldCharType="begin"/>
        </w:r>
        <w:r w:rsidR="00216EBD">
          <w:rPr>
            <w:noProof/>
            <w:webHidden/>
          </w:rPr>
          <w:instrText xml:space="preserve"> PAGEREF _Toc485154559 \h </w:instrText>
        </w:r>
        <w:r w:rsidR="00216EBD">
          <w:rPr>
            <w:noProof/>
            <w:webHidden/>
          </w:rPr>
        </w:r>
        <w:r w:rsidR="00216EBD">
          <w:rPr>
            <w:noProof/>
            <w:webHidden/>
          </w:rPr>
          <w:fldChar w:fldCharType="separate"/>
        </w:r>
        <w:r w:rsidR="00216EBD">
          <w:rPr>
            <w:noProof/>
            <w:webHidden/>
          </w:rPr>
          <w:t>44</w:t>
        </w:r>
        <w:r w:rsidR="00216EBD">
          <w:rPr>
            <w:noProof/>
            <w:webHidden/>
          </w:rPr>
          <w:fldChar w:fldCharType="end"/>
        </w:r>
      </w:hyperlink>
    </w:p>
    <w:p w14:paraId="126828B8"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0" w:history="1">
        <w:r w:rsidR="00216EBD" w:rsidRPr="00CA28A8">
          <w:rPr>
            <w:rStyle w:val="Hyperlink"/>
            <w:noProof/>
          </w:rPr>
          <w:t>Bảng 3.9: Kết quả độ chính xác của tập dữ liệu với 150,000 Status.</w:t>
        </w:r>
        <w:r w:rsidR="00216EBD">
          <w:rPr>
            <w:noProof/>
            <w:webHidden/>
          </w:rPr>
          <w:tab/>
        </w:r>
        <w:r w:rsidR="00216EBD">
          <w:rPr>
            <w:noProof/>
            <w:webHidden/>
          </w:rPr>
          <w:fldChar w:fldCharType="begin"/>
        </w:r>
        <w:r w:rsidR="00216EBD">
          <w:rPr>
            <w:noProof/>
            <w:webHidden/>
          </w:rPr>
          <w:instrText xml:space="preserve"> PAGEREF _Toc485154560 \h </w:instrText>
        </w:r>
        <w:r w:rsidR="00216EBD">
          <w:rPr>
            <w:noProof/>
            <w:webHidden/>
          </w:rPr>
        </w:r>
        <w:r w:rsidR="00216EBD">
          <w:rPr>
            <w:noProof/>
            <w:webHidden/>
          </w:rPr>
          <w:fldChar w:fldCharType="separate"/>
        </w:r>
        <w:r w:rsidR="00216EBD">
          <w:rPr>
            <w:noProof/>
            <w:webHidden/>
          </w:rPr>
          <w:t>45</w:t>
        </w:r>
        <w:r w:rsidR="00216EBD">
          <w:rPr>
            <w:noProof/>
            <w:webHidden/>
          </w:rPr>
          <w:fldChar w:fldCharType="end"/>
        </w:r>
      </w:hyperlink>
    </w:p>
    <w:p w14:paraId="40EEDD88" w14:textId="77777777" w:rsidR="00A4385B" w:rsidRDefault="009150C8" w:rsidP="009742BC">
      <w:pPr>
        <w:pStyle w:val="NormalThesis13size"/>
      </w:pPr>
      <w:r>
        <w:fldChar w:fldCharType="end"/>
      </w:r>
    </w:p>
    <w:p w14:paraId="26B57736" w14:textId="77777777" w:rsidR="00A4385B" w:rsidRDefault="00A4385B" w:rsidP="0001622F">
      <w:pPr>
        <w:spacing w:before="100" w:beforeAutospacing="1" w:after="100" w:afterAutospacing="1" w:line="360" w:lineRule="auto"/>
        <w:rPr>
          <w:b/>
          <w:sz w:val="26"/>
          <w:szCs w:val="26"/>
        </w:rPr>
      </w:pPr>
      <w:r>
        <w:rPr>
          <w:b/>
          <w:szCs w:val="26"/>
        </w:rPr>
        <w:br w:type="page"/>
      </w:r>
    </w:p>
    <w:p w14:paraId="1AAB0D10" w14:textId="77777777" w:rsidR="00A4385B" w:rsidRDefault="00A4385B" w:rsidP="00847615">
      <w:pPr>
        <w:pStyle w:val="LargeThesis16"/>
        <w:spacing w:before="120" w:beforeAutospacing="0" w:after="240" w:afterAutospacing="0"/>
        <w:outlineLvl w:val="0"/>
        <w:rPr>
          <w:szCs w:val="22"/>
        </w:rPr>
      </w:pPr>
      <w:bookmarkStart w:id="14" w:name="_Toc485154504"/>
      <w:r>
        <w:lastRenderedPageBreak/>
        <w:t>DANH MỤC CÁC HÌNH VẼ</w:t>
      </w:r>
      <w:bookmarkEnd w:id="14"/>
    </w:p>
    <w:p w14:paraId="2F20EC5D" w14:textId="77777777" w:rsidR="00216EBD"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154561" w:history="1">
        <w:r w:rsidR="00216EBD" w:rsidRPr="00553F0C">
          <w:rPr>
            <w:rStyle w:val="Hyperlink"/>
            <w:noProof/>
          </w:rPr>
          <w:t>Hình 1.1: Quy trình bài toán dự đoán giới tính</w:t>
        </w:r>
        <w:r w:rsidR="00216EBD">
          <w:rPr>
            <w:noProof/>
            <w:webHidden/>
          </w:rPr>
          <w:tab/>
        </w:r>
        <w:r w:rsidR="00216EBD">
          <w:rPr>
            <w:noProof/>
            <w:webHidden/>
          </w:rPr>
          <w:fldChar w:fldCharType="begin"/>
        </w:r>
        <w:r w:rsidR="00216EBD">
          <w:rPr>
            <w:noProof/>
            <w:webHidden/>
          </w:rPr>
          <w:instrText xml:space="preserve"> PAGEREF _Toc485154561 \h </w:instrText>
        </w:r>
        <w:r w:rsidR="00216EBD">
          <w:rPr>
            <w:noProof/>
            <w:webHidden/>
          </w:rPr>
        </w:r>
        <w:r w:rsidR="00216EBD">
          <w:rPr>
            <w:noProof/>
            <w:webHidden/>
          </w:rPr>
          <w:fldChar w:fldCharType="separate"/>
        </w:r>
        <w:r w:rsidR="00216EBD">
          <w:rPr>
            <w:noProof/>
            <w:webHidden/>
          </w:rPr>
          <w:t>4</w:t>
        </w:r>
        <w:r w:rsidR="00216EBD">
          <w:rPr>
            <w:noProof/>
            <w:webHidden/>
          </w:rPr>
          <w:fldChar w:fldCharType="end"/>
        </w:r>
      </w:hyperlink>
    </w:p>
    <w:p w14:paraId="1D18858D"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2" w:history="1">
        <w:r w:rsidR="00216EBD" w:rsidRPr="00553F0C">
          <w:rPr>
            <w:rStyle w:val="Hyperlink"/>
            <w:noProof/>
          </w:rPr>
          <w:t>Hình 1.2: Ví dụ về hồi quy tuyến tính</w:t>
        </w:r>
        <w:r w:rsidR="00216EBD">
          <w:rPr>
            <w:noProof/>
            <w:webHidden/>
          </w:rPr>
          <w:tab/>
        </w:r>
        <w:r w:rsidR="00216EBD">
          <w:rPr>
            <w:noProof/>
            <w:webHidden/>
          </w:rPr>
          <w:fldChar w:fldCharType="begin"/>
        </w:r>
        <w:r w:rsidR="00216EBD">
          <w:rPr>
            <w:noProof/>
            <w:webHidden/>
          </w:rPr>
          <w:instrText xml:space="preserve"> PAGEREF _Toc485154562 \h </w:instrText>
        </w:r>
        <w:r w:rsidR="00216EBD">
          <w:rPr>
            <w:noProof/>
            <w:webHidden/>
          </w:rPr>
        </w:r>
        <w:r w:rsidR="00216EBD">
          <w:rPr>
            <w:noProof/>
            <w:webHidden/>
          </w:rPr>
          <w:fldChar w:fldCharType="separate"/>
        </w:r>
        <w:r w:rsidR="00216EBD">
          <w:rPr>
            <w:noProof/>
            <w:webHidden/>
          </w:rPr>
          <w:t>9</w:t>
        </w:r>
        <w:r w:rsidR="00216EBD">
          <w:rPr>
            <w:noProof/>
            <w:webHidden/>
          </w:rPr>
          <w:fldChar w:fldCharType="end"/>
        </w:r>
      </w:hyperlink>
    </w:p>
    <w:p w14:paraId="50C83CED"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3" w:history="1">
        <w:r w:rsidR="00216EBD" w:rsidRPr="00553F0C">
          <w:rPr>
            <w:rStyle w:val="Hyperlink"/>
            <w:noProof/>
          </w:rPr>
          <w:t xml:space="preserve">Hình 2.1: </w:t>
        </w:r>
        <w:r w:rsidR="00216EBD" w:rsidRPr="00553F0C">
          <w:rPr>
            <w:rStyle w:val="Hyperlink"/>
            <w:noProof/>
            <w:lang w:val="vi-VN"/>
          </w:rPr>
          <w:t>Siêu phẳng phân chia dữ liệu học thành 2 lớp + và – với</w:t>
        </w:r>
        <w:r w:rsidR="00216EBD" w:rsidRPr="00553F0C">
          <w:rPr>
            <w:rStyle w:val="Hyperlink"/>
            <w:noProof/>
          </w:rPr>
          <w:t xml:space="preserve"> </w:t>
        </w:r>
        <w:r w:rsidR="00216EBD" w:rsidRPr="00553F0C">
          <w:rPr>
            <w:rStyle w:val="Hyperlink"/>
            <w:noProof/>
            <w:lang w:val="vi-VN"/>
          </w:rPr>
          <w:t>khoảng cách biên lớn nhất.</w:t>
        </w:r>
        <w:r w:rsidR="00216EBD">
          <w:rPr>
            <w:noProof/>
            <w:webHidden/>
          </w:rPr>
          <w:tab/>
        </w:r>
        <w:r w:rsidR="00216EBD">
          <w:rPr>
            <w:noProof/>
            <w:webHidden/>
          </w:rPr>
          <w:fldChar w:fldCharType="begin"/>
        </w:r>
        <w:r w:rsidR="00216EBD">
          <w:rPr>
            <w:noProof/>
            <w:webHidden/>
          </w:rPr>
          <w:instrText xml:space="preserve"> PAGEREF _Toc485154563 \h </w:instrText>
        </w:r>
        <w:r w:rsidR="00216EBD">
          <w:rPr>
            <w:noProof/>
            <w:webHidden/>
          </w:rPr>
        </w:r>
        <w:r w:rsidR="00216EBD">
          <w:rPr>
            <w:noProof/>
            <w:webHidden/>
          </w:rPr>
          <w:fldChar w:fldCharType="separate"/>
        </w:r>
        <w:r w:rsidR="00216EBD">
          <w:rPr>
            <w:noProof/>
            <w:webHidden/>
          </w:rPr>
          <w:t>21</w:t>
        </w:r>
        <w:r w:rsidR="00216EBD">
          <w:rPr>
            <w:noProof/>
            <w:webHidden/>
          </w:rPr>
          <w:fldChar w:fldCharType="end"/>
        </w:r>
      </w:hyperlink>
    </w:p>
    <w:p w14:paraId="2CD62D9C"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4" w:history="1">
        <w:r w:rsidR="00216EBD" w:rsidRPr="00553F0C">
          <w:rPr>
            <w:rStyle w:val="Hyperlink"/>
            <w:noProof/>
          </w:rPr>
          <w:t>Hình 2.2: Minh họa bài toán phân 2 lớp bằng phương pháp SVM</w:t>
        </w:r>
        <w:r w:rsidR="00216EBD">
          <w:rPr>
            <w:noProof/>
            <w:webHidden/>
          </w:rPr>
          <w:tab/>
        </w:r>
        <w:r w:rsidR="00216EBD">
          <w:rPr>
            <w:noProof/>
            <w:webHidden/>
          </w:rPr>
          <w:fldChar w:fldCharType="begin"/>
        </w:r>
        <w:r w:rsidR="00216EBD">
          <w:rPr>
            <w:noProof/>
            <w:webHidden/>
          </w:rPr>
          <w:instrText xml:space="preserve"> PAGEREF _Toc485154564 \h </w:instrText>
        </w:r>
        <w:r w:rsidR="00216EBD">
          <w:rPr>
            <w:noProof/>
            <w:webHidden/>
          </w:rPr>
        </w:r>
        <w:r w:rsidR="00216EBD">
          <w:rPr>
            <w:noProof/>
            <w:webHidden/>
          </w:rPr>
          <w:fldChar w:fldCharType="separate"/>
        </w:r>
        <w:r w:rsidR="00216EBD">
          <w:rPr>
            <w:noProof/>
            <w:webHidden/>
          </w:rPr>
          <w:t>22</w:t>
        </w:r>
        <w:r w:rsidR="00216EBD">
          <w:rPr>
            <w:noProof/>
            <w:webHidden/>
          </w:rPr>
          <w:fldChar w:fldCharType="end"/>
        </w:r>
      </w:hyperlink>
    </w:p>
    <w:p w14:paraId="2FA08786"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5" w:history="1">
        <w:r w:rsidR="00216EBD" w:rsidRPr="00553F0C">
          <w:rPr>
            <w:rStyle w:val="Hyperlink"/>
            <w:noProof/>
          </w:rPr>
          <w:t>Hình 2.3: Tập dữ liệu được phân chia nhưng có nhiễu</w:t>
        </w:r>
        <w:r w:rsidR="00216EBD">
          <w:rPr>
            <w:noProof/>
            <w:webHidden/>
          </w:rPr>
          <w:tab/>
        </w:r>
        <w:r w:rsidR="00216EBD">
          <w:rPr>
            <w:noProof/>
            <w:webHidden/>
          </w:rPr>
          <w:fldChar w:fldCharType="begin"/>
        </w:r>
        <w:r w:rsidR="00216EBD">
          <w:rPr>
            <w:noProof/>
            <w:webHidden/>
          </w:rPr>
          <w:instrText xml:space="preserve"> PAGEREF _Toc485154565 \h </w:instrText>
        </w:r>
        <w:r w:rsidR="00216EBD">
          <w:rPr>
            <w:noProof/>
            <w:webHidden/>
          </w:rPr>
        </w:r>
        <w:r w:rsidR="00216EBD">
          <w:rPr>
            <w:noProof/>
            <w:webHidden/>
          </w:rPr>
          <w:fldChar w:fldCharType="separate"/>
        </w:r>
        <w:r w:rsidR="00216EBD">
          <w:rPr>
            <w:noProof/>
            <w:webHidden/>
          </w:rPr>
          <w:t>23</w:t>
        </w:r>
        <w:r w:rsidR="00216EBD">
          <w:rPr>
            <w:noProof/>
            <w:webHidden/>
          </w:rPr>
          <w:fldChar w:fldCharType="end"/>
        </w:r>
      </w:hyperlink>
    </w:p>
    <w:p w14:paraId="3C7BEEF4"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6" w:history="1">
        <w:r w:rsidR="00216EBD" w:rsidRPr="00553F0C">
          <w:rPr>
            <w:rStyle w:val="Hyperlink"/>
            <w:noProof/>
          </w:rPr>
          <w:t>Hình 2.4: Tập dữ liệu không phân chia tuyến tính</w:t>
        </w:r>
        <w:r w:rsidR="00216EBD">
          <w:rPr>
            <w:noProof/>
            <w:webHidden/>
          </w:rPr>
          <w:tab/>
        </w:r>
        <w:r w:rsidR="00216EBD">
          <w:rPr>
            <w:noProof/>
            <w:webHidden/>
          </w:rPr>
          <w:fldChar w:fldCharType="begin"/>
        </w:r>
        <w:r w:rsidR="00216EBD">
          <w:rPr>
            <w:noProof/>
            <w:webHidden/>
          </w:rPr>
          <w:instrText xml:space="preserve"> PAGEREF _Toc485154566 \h </w:instrText>
        </w:r>
        <w:r w:rsidR="00216EBD">
          <w:rPr>
            <w:noProof/>
            <w:webHidden/>
          </w:rPr>
        </w:r>
        <w:r w:rsidR="00216EBD">
          <w:rPr>
            <w:noProof/>
            <w:webHidden/>
          </w:rPr>
          <w:fldChar w:fldCharType="separate"/>
        </w:r>
        <w:r w:rsidR="00216EBD">
          <w:rPr>
            <w:noProof/>
            <w:webHidden/>
          </w:rPr>
          <w:t>24</w:t>
        </w:r>
        <w:r w:rsidR="00216EBD">
          <w:rPr>
            <w:noProof/>
            <w:webHidden/>
          </w:rPr>
          <w:fldChar w:fldCharType="end"/>
        </w:r>
      </w:hyperlink>
    </w:p>
    <w:p w14:paraId="798AE738"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7" w:history="1">
        <w:r w:rsidR="00216EBD" w:rsidRPr="00553F0C">
          <w:rPr>
            <w:rStyle w:val="Hyperlink"/>
            <w:noProof/>
          </w:rPr>
          <w:t>Hình 2.5: Ví dụ biểu diễn tập dữ liệu trên không gian 2 chiều</w:t>
        </w:r>
        <w:r w:rsidR="00216EBD">
          <w:rPr>
            <w:noProof/>
            <w:webHidden/>
          </w:rPr>
          <w:tab/>
        </w:r>
        <w:r w:rsidR="00216EBD">
          <w:rPr>
            <w:noProof/>
            <w:webHidden/>
          </w:rPr>
          <w:fldChar w:fldCharType="begin"/>
        </w:r>
        <w:r w:rsidR="00216EBD">
          <w:rPr>
            <w:noProof/>
            <w:webHidden/>
          </w:rPr>
          <w:instrText xml:space="preserve"> PAGEREF _Toc485154567 \h </w:instrText>
        </w:r>
        <w:r w:rsidR="00216EBD">
          <w:rPr>
            <w:noProof/>
            <w:webHidden/>
          </w:rPr>
        </w:r>
        <w:r w:rsidR="00216EBD">
          <w:rPr>
            <w:noProof/>
            <w:webHidden/>
          </w:rPr>
          <w:fldChar w:fldCharType="separate"/>
        </w:r>
        <w:r w:rsidR="00216EBD">
          <w:rPr>
            <w:noProof/>
            <w:webHidden/>
          </w:rPr>
          <w:t>25</w:t>
        </w:r>
        <w:r w:rsidR="00216EBD">
          <w:rPr>
            <w:noProof/>
            <w:webHidden/>
          </w:rPr>
          <w:fldChar w:fldCharType="end"/>
        </w:r>
      </w:hyperlink>
    </w:p>
    <w:p w14:paraId="60D554B7"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8" w:history="1">
        <w:r w:rsidR="00216EBD" w:rsidRPr="00553F0C">
          <w:rPr>
            <w:rStyle w:val="Hyperlink"/>
            <w:noProof/>
          </w:rPr>
          <w:t>Hình 3.1: Graph API cho phép lấy thông tin của người dùng.</w:t>
        </w:r>
        <w:r w:rsidR="00216EBD">
          <w:rPr>
            <w:noProof/>
            <w:webHidden/>
          </w:rPr>
          <w:tab/>
        </w:r>
        <w:r w:rsidR="00216EBD">
          <w:rPr>
            <w:noProof/>
            <w:webHidden/>
          </w:rPr>
          <w:fldChar w:fldCharType="begin"/>
        </w:r>
        <w:r w:rsidR="00216EBD">
          <w:rPr>
            <w:noProof/>
            <w:webHidden/>
          </w:rPr>
          <w:instrText xml:space="preserve"> PAGEREF _Toc485154568 \h </w:instrText>
        </w:r>
        <w:r w:rsidR="00216EBD">
          <w:rPr>
            <w:noProof/>
            <w:webHidden/>
          </w:rPr>
        </w:r>
        <w:r w:rsidR="00216EBD">
          <w:rPr>
            <w:noProof/>
            <w:webHidden/>
          </w:rPr>
          <w:fldChar w:fldCharType="separate"/>
        </w:r>
        <w:r w:rsidR="00216EBD">
          <w:rPr>
            <w:noProof/>
            <w:webHidden/>
          </w:rPr>
          <w:t>28</w:t>
        </w:r>
        <w:r w:rsidR="00216EBD">
          <w:rPr>
            <w:noProof/>
            <w:webHidden/>
          </w:rPr>
          <w:fldChar w:fldCharType="end"/>
        </w:r>
      </w:hyperlink>
    </w:p>
    <w:p w14:paraId="731FD69B"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9" w:history="1">
        <w:r w:rsidR="00216EBD" w:rsidRPr="00553F0C">
          <w:rPr>
            <w:rStyle w:val="Hyperlink"/>
            <w:noProof/>
          </w:rPr>
          <w:t>Hình 3.2: Access_token của người dùng trên Facebook</w:t>
        </w:r>
        <w:r w:rsidR="00216EBD">
          <w:rPr>
            <w:noProof/>
            <w:webHidden/>
          </w:rPr>
          <w:tab/>
        </w:r>
        <w:r w:rsidR="00216EBD">
          <w:rPr>
            <w:noProof/>
            <w:webHidden/>
          </w:rPr>
          <w:fldChar w:fldCharType="begin"/>
        </w:r>
        <w:r w:rsidR="00216EBD">
          <w:rPr>
            <w:noProof/>
            <w:webHidden/>
          </w:rPr>
          <w:instrText xml:space="preserve"> PAGEREF _Toc485154569 \h </w:instrText>
        </w:r>
        <w:r w:rsidR="00216EBD">
          <w:rPr>
            <w:noProof/>
            <w:webHidden/>
          </w:rPr>
        </w:r>
        <w:r w:rsidR="00216EBD">
          <w:rPr>
            <w:noProof/>
            <w:webHidden/>
          </w:rPr>
          <w:fldChar w:fldCharType="separate"/>
        </w:r>
        <w:r w:rsidR="00216EBD">
          <w:rPr>
            <w:noProof/>
            <w:webHidden/>
          </w:rPr>
          <w:t>29</w:t>
        </w:r>
        <w:r w:rsidR="00216EBD">
          <w:rPr>
            <w:noProof/>
            <w:webHidden/>
          </w:rPr>
          <w:fldChar w:fldCharType="end"/>
        </w:r>
      </w:hyperlink>
    </w:p>
    <w:p w14:paraId="2778E841"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0" w:history="1">
        <w:r w:rsidR="00216EBD" w:rsidRPr="00553F0C">
          <w:rPr>
            <w:rStyle w:val="Hyperlink"/>
            <w:noProof/>
          </w:rPr>
          <w:t>Hình 3.3: Minh họa cách lấy danh sách Status trên Facebook.</w:t>
        </w:r>
        <w:r w:rsidR="00216EBD">
          <w:rPr>
            <w:noProof/>
            <w:webHidden/>
          </w:rPr>
          <w:tab/>
        </w:r>
        <w:r w:rsidR="00216EBD">
          <w:rPr>
            <w:noProof/>
            <w:webHidden/>
          </w:rPr>
          <w:fldChar w:fldCharType="begin"/>
        </w:r>
        <w:r w:rsidR="00216EBD">
          <w:rPr>
            <w:noProof/>
            <w:webHidden/>
          </w:rPr>
          <w:instrText xml:space="preserve"> PAGEREF _Toc485154570 \h </w:instrText>
        </w:r>
        <w:r w:rsidR="00216EBD">
          <w:rPr>
            <w:noProof/>
            <w:webHidden/>
          </w:rPr>
        </w:r>
        <w:r w:rsidR="00216EBD">
          <w:rPr>
            <w:noProof/>
            <w:webHidden/>
          </w:rPr>
          <w:fldChar w:fldCharType="separate"/>
        </w:r>
        <w:r w:rsidR="00216EBD">
          <w:rPr>
            <w:noProof/>
            <w:webHidden/>
          </w:rPr>
          <w:t>30</w:t>
        </w:r>
        <w:r w:rsidR="00216EBD">
          <w:rPr>
            <w:noProof/>
            <w:webHidden/>
          </w:rPr>
          <w:fldChar w:fldCharType="end"/>
        </w:r>
      </w:hyperlink>
    </w:p>
    <w:p w14:paraId="6472C779"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1" w:history="1">
        <w:r w:rsidR="00216EBD" w:rsidRPr="00553F0C">
          <w:rPr>
            <w:rStyle w:val="Hyperlink"/>
            <w:noProof/>
          </w:rPr>
          <w:t>Hình 3.4: Tạo project để hỗ trợ lấy nhiều danh sách Status.</w:t>
        </w:r>
        <w:r w:rsidR="00216EBD">
          <w:rPr>
            <w:noProof/>
            <w:webHidden/>
          </w:rPr>
          <w:tab/>
        </w:r>
        <w:r w:rsidR="00216EBD">
          <w:rPr>
            <w:noProof/>
            <w:webHidden/>
          </w:rPr>
          <w:fldChar w:fldCharType="begin"/>
        </w:r>
        <w:r w:rsidR="00216EBD">
          <w:rPr>
            <w:noProof/>
            <w:webHidden/>
          </w:rPr>
          <w:instrText xml:space="preserve"> PAGEREF _Toc485154571 \h </w:instrText>
        </w:r>
        <w:r w:rsidR="00216EBD">
          <w:rPr>
            <w:noProof/>
            <w:webHidden/>
          </w:rPr>
        </w:r>
        <w:r w:rsidR="00216EBD">
          <w:rPr>
            <w:noProof/>
            <w:webHidden/>
          </w:rPr>
          <w:fldChar w:fldCharType="separate"/>
        </w:r>
        <w:r w:rsidR="00216EBD">
          <w:rPr>
            <w:noProof/>
            <w:webHidden/>
          </w:rPr>
          <w:t>31</w:t>
        </w:r>
        <w:r w:rsidR="00216EBD">
          <w:rPr>
            <w:noProof/>
            <w:webHidden/>
          </w:rPr>
          <w:fldChar w:fldCharType="end"/>
        </w:r>
      </w:hyperlink>
    </w:p>
    <w:p w14:paraId="225B603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2" w:history="1">
        <w:r w:rsidR="00216EBD" w:rsidRPr="00553F0C">
          <w:rPr>
            <w:rStyle w:val="Hyperlink"/>
            <w:noProof/>
          </w:rPr>
          <w:t>Hình 3.5: Định dạng mỗi dòng trong file csv chứa status lấy được.</w:t>
        </w:r>
        <w:r w:rsidR="00216EBD">
          <w:rPr>
            <w:noProof/>
            <w:webHidden/>
          </w:rPr>
          <w:tab/>
        </w:r>
        <w:r w:rsidR="00216EBD">
          <w:rPr>
            <w:noProof/>
            <w:webHidden/>
          </w:rPr>
          <w:fldChar w:fldCharType="begin"/>
        </w:r>
        <w:r w:rsidR="00216EBD">
          <w:rPr>
            <w:noProof/>
            <w:webHidden/>
          </w:rPr>
          <w:instrText xml:space="preserve"> PAGEREF _Toc485154572 \h </w:instrText>
        </w:r>
        <w:r w:rsidR="00216EBD">
          <w:rPr>
            <w:noProof/>
            <w:webHidden/>
          </w:rPr>
        </w:r>
        <w:r w:rsidR="00216EBD">
          <w:rPr>
            <w:noProof/>
            <w:webHidden/>
          </w:rPr>
          <w:fldChar w:fldCharType="separate"/>
        </w:r>
        <w:r w:rsidR="00216EBD">
          <w:rPr>
            <w:noProof/>
            <w:webHidden/>
          </w:rPr>
          <w:t>31</w:t>
        </w:r>
        <w:r w:rsidR="00216EBD">
          <w:rPr>
            <w:noProof/>
            <w:webHidden/>
          </w:rPr>
          <w:fldChar w:fldCharType="end"/>
        </w:r>
      </w:hyperlink>
    </w:p>
    <w:p w14:paraId="268645F1"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3" w:history="1">
        <w:r w:rsidR="00216EBD" w:rsidRPr="00553F0C">
          <w:rPr>
            <w:rStyle w:val="Hyperlink"/>
            <w:noProof/>
          </w:rPr>
          <w:t>Hình 3.6: File full_status.csv chứa tất cả Status lấy được.</w:t>
        </w:r>
        <w:r w:rsidR="00216EBD">
          <w:rPr>
            <w:noProof/>
            <w:webHidden/>
          </w:rPr>
          <w:tab/>
        </w:r>
        <w:r w:rsidR="00216EBD">
          <w:rPr>
            <w:noProof/>
            <w:webHidden/>
          </w:rPr>
          <w:fldChar w:fldCharType="begin"/>
        </w:r>
        <w:r w:rsidR="00216EBD">
          <w:rPr>
            <w:noProof/>
            <w:webHidden/>
          </w:rPr>
          <w:instrText xml:space="preserve"> PAGEREF _Toc485154573 \h </w:instrText>
        </w:r>
        <w:r w:rsidR="00216EBD">
          <w:rPr>
            <w:noProof/>
            <w:webHidden/>
          </w:rPr>
        </w:r>
        <w:r w:rsidR="00216EBD">
          <w:rPr>
            <w:noProof/>
            <w:webHidden/>
          </w:rPr>
          <w:fldChar w:fldCharType="separate"/>
        </w:r>
        <w:r w:rsidR="00216EBD">
          <w:rPr>
            <w:noProof/>
            <w:webHidden/>
          </w:rPr>
          <w:t>32</w:t>
        </w:r>
        <w:r w:rsidR="00216EBD">
          <w:rPr>
            <w:noProof/>
            <w:webHidden/>
          </w:rPr>
          <w:fldChar w:fldCharType="end"/>
        </w:r>
      </w:hyperlink>
    </w:p>
    <w:p w14:paraId="0835F7FC"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4" w:history="1">
        <w:r w:rsidR="00216EBD" w:rsidRPr="00553F0C">
          <w:rPr>
            <w:rStyle w:val="Hyperlink"/>
            <w:noProof/>
          </w:rPr>
          <w:t>Hình 3.7: Minh họa những Status cần phải loại bỏ đi.</w:t>
        </w:r>
        <w:r w:rsidR="00216EBD">
          <w:rPr>
            <w:noProof/>
            <w:webHidden/>
          </w:rPr>
          <w:tab/>
        </w:r>
        <w:r w:rsidR="00216EBD">
          <w:rPr>
            <w:noProof/>
            <w:webHidden/>
          </w:rPr>
          <w:fldChar w:fldCharType="begin"/>
        </w:r>
        <w:r w:rsidR="00216EBD">
          <w:rPr>
            <w:noProof/>
            <w:webHidden/>
          </w:rPr>
          <w:instrText xml:space="preserve"> PAGEREF _Toc485154574 \h </w:instrText>
        </w:r>
        <w:r w:rsidR="00216EBD">
          <w:rPr>
            <w:noProof/>
            <w:webHidden/>
          </w:rPr>
        </w:r>
        <w:r w:rsidR="00216EBD">
          <w:rPr>
            <w:noProof/>
            <w:webHidden/>
          </w:rPr>
          <w:fldChar w:fldCharType="separate"/>
        </w:r>
        <w:r w:rsidR="00216EBD">
          <w:rPr>
            <w:noProof/>
            <w:webHidden/>
          </w:rPr>
          <w:t>33</w:t>
        </w:r>
        <w:r w:rsidR="00216EBD">
          <w:rPr>
            <w:noProof/>
            <w:webHidden/>
          </w:rPr>
          <w:fldChar w:fldCharType="end"/>
        </w:r>
      </w:hyperlink>
    </w:p>
    <w:p w14:paraId="1977325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5" w:history="1">
        <w:r w:rsidR="00216EBD" w:rsidRPr="00553F0C">
          <w:rPr>
            <w:rStyle w:val="Hyperlink"/>
            <w:noProof/>
          </w:rPr>
          <w:t>Hình 3.8: Hình ảnh minh họa 10-fold Cross validation.</w:t>
        </w:r>
        <w:r w:rsidR="00216EBD">
          <w:rPr>
            <w:noProof/>
            <w:webHidden/>
          </w:rPr>
          <w:tab/>
        </w:r>
        <w:r w:rsidR="00216EBD">
          <w:rPr>
            <w:noProof/>
            <w:webHidden/>
          </w:rPr>
          <w:fldChar w:fldCharType="begin"/>
        </w:r>
        <w:r w:rsidR="00216EBD">
          <w:rPr>
            <w:noProof/>
            <w:webHidden/>
          </w:rPr>
          <w:instrText xml:space="preserve"> PAGEREF _Toc485154575 \h </w:instrText>
        </w:r>
        <w:r w:rsidR="00216EBD">
          <w:rPr>
            <w:noProof/>
            <w:webHidden/>
          </w:rPr>
        </w:r>
        <w:r w:rsidR="00216EBD">
          <w:rPr>
            <w:noProof/>
            <w:webHidden/>
          </w:rPr>
          <w:fldChar w:fldCharType="separate"/>
        </w:r>
        <w:r w:rsidR="00216EBD">
          <w:rPr>
            <w:noProof/>
            <w:webHidden/>
          </w:rPr>
          <w:t>35</w:t>
        </w:r>
        <w:r w:rsidR="00216EBD">
          <w:rPr>
            <w:noProof/>
            <w:webHidden/>
          </w:rPr>
          <w:fldChar w:fldCharType="end"/>
        </w:r>
      </w:hyperlink>
    </w:p>
    <w:p w14:paraId="0CD26156"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6" w:history="1">
        <w:r w:rsidR="00216EBD" w:rsidRPr="00553F0C">
          <w:rPr>
            <w:rStyle w:val="Hyperlink"/>
            <w:noProof/>
          </w:rPr>
          <w:t>Hình 3.9: Quy trình tách từ.</w:t>
        </w:r>
        <w:r w:rsidR="00216EBD">
          <w:rPr>
            <w:noProof/>
            <w:webHidden/>
          </w:rPr>
          <w:tab/>
        </w:r>
        <w:r w:rsidR="00216EBD">
          <w:rPr>
            <w:noProof/>
            <w:webHidden/>
          </w:rPr>
          <w:fldChar w:fldCharType="begin"/>
        </w:r>
        <w:r w:rsidR="00216EBD">
          <w:rPr>
            <w:noProof/>
            <w:webHidden/>
          </w:rPr>
          <w:instrText xml:space="preserve"> PAGEREF _Toc485154576 \h </w:instrText>
        </w:r>
        <w:r w:rsidR="00216EBD">
          <w:rPr>
            <w:noProof/>
            <w:webHidden/>
          </w:rPr>
        </w:r>
        <w:r w:rsidR="00216EBD">
          <w:rPr>
            <w:noProof/>
            <w:webHidden/>
          </w:rPr>
          <w:fldChar w:fldCharType="separate"/>
        </w:r>
        <w:r w:rsidR="00216EBD">
          <w:rPr>
            <w:noProof/>
            <w:webHidden/>
          </w:rPr>
          <w:t>37</w:t>
        </w:r>
        <w:r w:rsidR="00216EBD">
          <w:rPr>
            <w:noProof/>
            <w:webHidden/>
          </w:rPr>
          <w:fldChar w:fldCharType="end"/>
        </w:r>
      </w:hyperlink>
    </w:p>
    <w:p w14:paraId="7DECE925"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7" w:history="1">
        <w:r w:rsidR="00216EBD" w:rsidRPr="00553F0C">
          <w:rPr>
            <w:rStyle w:val="Hyperlink"/>
            <w:noProof/>
          </w:rPr>
          <w:t>Hình 3.10: File vn_tokenizer_status.csv chứa danh sách Status sau khi chạy qua vnTokenizer.</w:t>
        </w:r>
        <w:r w:rsidR="00216EBD">
          <w:rPr>
            <w:noProof/>
            <w:webHidden/>
          </w:rPr>
          <w:tab/>
        </w:r>
        <w:r w:rsidR="00216EBD">
          <w:rPr>
            <w:noProof/>
            <w:webHidden/>
          </w:rPr>
          <w:fldChar w:fldCharType="begin"/>
        </w:r>
        <w:r w:rsidR="00216EBD">
          <w:rPr>
            <w:noProof/>
            <w:webHidden/>
          </w:rPr>
          <w:instrText xml:space="preserve"> PAGEREF _Toc485154577 \h </w:instrText>
        </w:r>
        <w:r w:rsidR="00216EBD">
          <w:rPr>
            <w:noProof/>
            <w:webHidden/>
          </w:rPr>
        </w:r>
        <w:r w:rsidR="00216EBD">
          <w:rPr>
            <w:noProof/>
            <w:webHidden/>
          </w:rPr>
          <w:fldChar w:fldCharType="separate"/>
        </w:r>
        <w:r w:rsidR="00216EBD">
          <w:rPr>
            <w:noProof/>
            <w:webHidden/>
          </w:rPr>
          <w:t>38</w:t>
        </w:r>
        <w:r w:rsidR="00216EBD">
          <w:rPr>
            <w:noProof/>
            <w:webHidden/>
          </w:rPr>
          <w:fldChar w:fldCharType="end"/>
        </w:r>
      </w:hyperlink>
    </w:p>
    <w:p w14:paraId="04B92688"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8" w:history="1">
        <w:r w:rsidR="00216EBD" w:rsidRPr="00553F0C">
          <w:rPr>
            <w:rStyle w:val="Hyperlink"/>
            <w:noProof/>
          </w:rPr>
          <w:t>Hình 3.11: Biểu đồ thể hiện kết quả theo trọng số.</w:t>
        </w:r>
        <w:r w:rsidR="00216EBD">
          <w:rPr>
            <w:noProof/>
            <w:webHidden/>
          </w:rPr>
          <w:tab/>
        </w:r>
        <w:r w:rsidR="00216EBD">
          <w:rPr>
            <w:noProof/>
            <w:webHidden/>
          </w:rPr>
          <w:fldChar w:fldCharType="begin"/>
        </w:r>
        <w:r w:rsidR="00216EBD">
          <w:rPr>
            <w:noProof/>
            <w:webHidden/>
          </w:rPr>
          <w:instrText xml:space="preserve"> PAGEREF _Toc485154578 \h </w:instrText>
        </w:r>
        <w:r w:rsidR="00216EBD">
          <w:rPr>
            <w:noProof/>
            <w:webHidden/>
          </w:rPr>
        </w:r>
        <w:r w:rsidR="00216EBD">
          <w:rPr>
            <w:noProof/>
            <w:webHidden/>
          </w:rPr>
          <w:fldChar w:fldCharType="separate"/>
        </w:r>
        <w:r w:rsidR="00216EBD">
          <w:rPr>
            <w:noProof/>
            <w:webHidden/>
          </w:rPr>
          <w:t>40</w:t>
        </w:r>
        <w:r w:rsidR="00216EBD">
          <w:rPr>
            <w:noProof/>
            <w:webHidden/>
          </w:rPr>
          <w:fldChar w:fldCharType="end"/>
        </w:r>
      </w:hyperlink>
    </w:p>
    <w:p w14:paraId="4E07ED12"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9" w:history="1">
        <w:r w:rsidR="00216EBD" w:rsidRPr="00553F0C">
          <w:rPr>
            <w:rStyle w:val="Hyperlink"/>
            <w:noProof/>
          </w:rPr>
          <w:t>Hình 3.12: Biểu đồ thể hiện kết quả theo tập từ điển.</w:t>
        </w:r>
        <w:r w:rsidR="00216EBD">
          <w:rPr>
            <w:noProof/>
            <w:webHidden/>
          </w:rPr>
          <w:tab/>
        </w:r>
        <w:r w:rsidR="00216EBD">
          <w:rPr>
            <w:noProof/>
            <w:webHidden/>
          </w:rPr>
          <w:fldChar w:fldCharType="begin"/>
        </w:r>
        <w:r w:rsidR="00216EBD">
          <w:rPr>
            <w:noProof/>
            <w:webHidden/>
          </w:rPr>
          <w:instrText xml:space="preserve"> PAGEREF _Toc485154579 \h </w:instrText>
        </w:r>
        <w:r w:rsidR="00216EBD">
          <w:rPr>
            <w:noProof/>
            <w:webHidden/>
          </w:rPr>
        </w:r>
        <w:r w:rsidR="00216EBD">
          <w:rPr>
            <w:noProof/>
            <w:webHidden/>
          </w:rPr>
          <w:fldChar w:fldCharType="separate"/>
        </w:r>
        <w:r w:rsidR="00216EBD">
          <w:rPr>
            <w:noProof/>
            <w:webHidden/>
          </w:rPr>
          <w:t>41</w:t>
        </w:r>
        <w:r w:rsidR="00216EBD">
          <w:rPr>
            <w:noProof/>
            <w:webHidden/>
          </w:rPr>
          <w:fldChar w:fldCharType="end"/>
        </w:r>
      </w:hyperlink>
    </w:p>
    <w:p w14:paraId="211EB830"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0" w:history="1">
        <w:r w:rsidR="00216EBD" w:rsidRPr="00553F0C">
          <w:rPr>
            <w:rStyle w:val="Hyperlink"/>
            <w:noProof/>
          </w:rPr>
          <w:t>Hình 3.13: Biểu đồ thể hiện kết quả theo trọng số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_Toc485154580 \h </w:instrText>
        </w:r>
        <w:r w:rsidR="00216EBD">
          <w:rPr>
            <w:noProof/>
            <w:webHidden/>
          </w:rPr>
        </w:r>
        <w:r w:rsidR="00216EBD">
          <w:rPr>
            <w:noProof/>
            <w:webHidden/>
          </w:rPr>
          <w:fldChar w:fldCharType="separate"/>
        </w:r>
        <w:r w:rsidR="00216EBD">
          <w:rPr>
            <w:noProof/>
            <w:webHidden/>
          </w:rPr>
          <w:t>42</w:t>
        </w:r>
        <w:r w:rsidR="00216EBD">
          <w:rPr>
            <w:noProof/>
            <w:webHidden/>
          </w:rPr>
          <w:fldChar w:fldCharType="end"/>
        </w:r>
      </w:hyperlink>
    </w:p>
    <w:p w14:paraId="328CCB73"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1" w:history="1">
        <w:r w:rsidR="00216EBD" w:rsidRPr="00553F0C">
          <w:rPr>
            <w:rStyle w:val="Hyperlink"/>
            <w:noProof/>
          </w:rPr>
          <w:t>Hình 3.14: Biểu đồ thể hiện kết quả theo tập từ điển của tập dữ liệu theo từng người dùng.</w:t>
        </w:r>
        <w:r w:rsidR="00216EBD">
          <w:rPr>
            <w:noProof/>
            <w:webHidden/>
          </w:rPr>
          <w:tab/>
        </w:r>
        <w:r w:rsidR="00216EBD">
          <w:rPr>
            <w:noProof/>
            <w:webHidden/>
          </w:rPr>
          <w:fldChar w:fldCharType="begin"/>
        </w:r>
        <w:r w:rsidR="00216EBD">
          <w:rPr>
            <w:noProof/>
            <w:webHidden/>
          </w:rPr>
          <w:instrText xml:space="preserve"> PAGEREF _Toc485154581 \h </w:instrText>
        </w:r>
        <w:r w:rsidR="00216EBD">
          <w:rPr>
            <w:noProof/>
            <w:webHidden/>
          </w:rPr>
        </w:r>
        <w:r w:rsidR="00216EBD">
          <w:rPr>
            <w:noProof/>
            <w:webHidden/>
          </w:rPr>
          <w:fldChar w:fldCharType="separate"/>
        </w:r>
        <w:r w:rsidR="00216EBD">
          <w:rPr>
            <w:noProof/>
            <w:webHidden/>
          </w:rPr>
          <w:t>43</w:t>
        </w:r>
        <w:r w:rsidR="00216EBD">
          <w:rPr>
            <w:noProof/>
            <w:webHidden/>
          </w:rPr>
          <w:fldChar w:fldCharType="end"/>
        </w:r>
      </w:hyperlink>
    </w:p>
    <w:p w14:paraId="5E65D597" w14:textId="77777777" w:rsidR="00216EBD" w:rsidRDefault="00C66D70">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2" w:history="1">
        <w:r w:rsidR="00216EBD" w:rsidRPr="00553F0C">
          <w:rPr>
            <w:rStyle w:val="Hyperlink"/>
            <w:noProof/>
          </w:rPr>
          <w:t>Hình 3.15: Biểu đồ kết quả độ chính xác trung bình của từng tập dữ liệu.</w:t>
        </w:r>
        <w:r w:rsidR="00216EBD">
          <w:rPr>
            <w:noProof/>
            <w:webHidden/>
          </w:rPr>
          <w:tab/>
        </w:r>
        <w:r w:rsidR="00216EBD">
          <w:rPr>
            <w:noProof/>
            <w:webHidden/>
          </w:rPr>
          <w:fldChar w:fldCharType="begin"/>
        </w:r>
        <w:r w:rsidR="00216EBD">
          <w:rPr>
            <w:noProof/>
            <w:webHidden/>
          </w:rPr>
          <w:instrText xml:space="preserve"> PAGEREF _Toc485154582 \h </w:instrText>
        </w:r>
        <w:r w:rsidR="00216EBD">
          <w:rPr>
            <w:noProof/>
            <w:webHidden/>
          </w:rPr>
        </w:r>
        <w:r w:rsidR="00216EBD">
          <w:rPr>
            <w:noProof/>
            <w:webHidden/>
          </w:rPr>
          <w:fldChar w:fldCharType="separate"/>
        </w:r>
        <w:r w:rsidR="00216EBD">
          <w:rPr>
            <w:noProof/>
            <w:webHidden/>
          </w:rPr>
          <w:t>46</w:t>
        </w:r>
        <w:r w:rsidR="00216EBD">
          <w:rPr>
            <w:noProof/>
            <w:webHidden/>
          </w:rPr>
          <w:fldChar w:fldCharType="end"/>
        </w:r>
      </w:hyperlink>
    </w:p>
    <w:p w14:paraId="03BFE165" w14:textId="77777777" w:rsidR="00A4385B" w:rsidRDefault="00057367" w:rsidP="0009395F">
      <w:pPr>
        <w:pStyle w:val="NormalThesis13size"/>
        <w:ind w:firstLine="0"/>
      </w:pPr>
      <w:r>
        <w:fldChar w:fldCharType="end"/>
      </w:r>
    </w:p>
    <w:p w14:paraId="73368381" w14:textId="77777777" w:rsidR="0009395F" w:rsidRDefault="0009395F" w:rsidP="0009395F">
      <w:pPr>
        <w:pStyle w:val="NormalThesis13size"/>
        <w:ind w:firstLine="0"/>
      </w:pPr>
    </w:p>
    <w:p w14:paraId="0D5FE553" w14:textId="77777777"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14:paraId="32ED6590" w14:textId="77777777" w:rsidR="00A4385B" w:rsidRDefault="00A4385B" w:rsidP="00DF1F0B">
      <w:pPr>
        <w:pStyle w:val="LargeThesis16"/>
        <w:spacing w:before="120" w:beforeAutospacing="0" w:after="240" w:afterAutospacing="0"/>
        <w:outlineLvl w:val="0"/>
      </w:pPr>
      <w:bookmarkStart w:id="17" w:name="_Toc485154505"/>
      <w:r>
        <w:lastRenderedPageBreak/>
        <w:t>MỞ ĐẦU</w:t>
      </w:r>
      <w:bookmarkEnd w:id="0"/>
      <w:bookmarkEnd w:id="1"/>
      <w:bookmarkEnd w:id="2"/>
      <w:bookmarkEnd w:id="3"/>
      <w:bookmarkEnd w:id="4"/>
      <w:bookmarkEnd w:id="5"/>
      <w:bookmarkEnd w:id="6"/>
      <w:bookmarkEnd w:id="15"/>
      <w:bookmarkEnd w:id="16"/>
      <w:bookmarkEnd w:id="17"/>
    </w:p>
    <w:p w14:paraId="585E18EE" w14:textId="77777777"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xml:space="preserve">, </w:t>
      </w:r>
      <w:proofErr w:type="gramStart"/>
      <w:r w:rsidR="00FC7B10">
        <w:t>cá</w:t>
      </w:r>
      <w:proofErr w:type="gramEnd"/>
      <w:r w:rsidR="00FC7B10">
        <w:t xml:space="preserve">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14:paraId="2CEF5793" w14:textId="77777777"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14:paraId="74FF7891" w14:textId="77777777" w:rsidR="00A4385B" w:rsidRDefault="00A4385B" w:rsidP="008511DC">
      <w:pPr>
        <w:pStyle w:val="NormalThesis13size"/>
      </w:pPr>
      <w:r>
        <w:t>Với mục tiêu đặt ra như vậy, nội dung và kết quả của luận văn được trình bày qua 3 chương như sau:</w:t>
      </w:r>
    </w:p>
    <w:p w14:paraId="07C14E89" w14:textId="77777777"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14:paraId="1DEE9AFD" w14:textId="77777777"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w:t>
      </w:r>
      <w:r w:rsidR="0075021B">
        <w:lastRenderedPageBreak/>
        <w:t>thực hiện việc huấn luyện và dự đoán dựa trên nội dung bài viết trên mạng xã hội Facebook</w:t>
      </w:r>
      <w:r w:rsidR="0075021B" w:rsidRPr="0032722E">
        <w:t>.</w:t>
      </w:r>
    </w:p>
    <w:p w14:paraId="65BC9EBF" w14:textId="77777777"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14:paraId="1022E021" w14:textId="77777777"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5154506"/>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14:paraId="24FD0431" w14:textId="77777777" w:rsidR="00FC30EE" w:rsidRDefault="00FC30EE" w:rsidP="00DF49E0">
      <w:pPr>
        <w:pStyle w:val="Tiucp1"/>
        <w:numPr>
          <w:ilvl w:val="0"/>
          <w:numId w:val="0"/>
        </w:numPr>
        <w:outlineLvl w:val="1"/>
      </w:pPr>
      <w:bookmarkStart w:id="21" w:name="_Toc482202213"/>
      <w:bookmarkStart w:id="22" w:name="_Toc485154507"/>
      <w:proofErr w:type="gramStart"/>
      <w:r>
        <w:t>1.1</w:t>
      </w:r>
      <w:r w:rsidR="009628B2">
        <w:t>.</w:t>
      </w:r>
      <w:r>
        <w:tab/>
        <w:t xml:space="preserve">Giới thiệu bài toán </w:t>
      </w:r>
      <w:r w:rsidR="00A40CBD">
        <w:t>dự đoán</w:t>
      </w:r>
      <w:r>
        <w:t xml:space="preserve"> giới tính.</w:t>
      </w:r>
      <w:bookmarkEnd w:id="21"/>
      <w:bookmarkEnd w:id="22"/>
      <w:proofErr w:type="gramEnd"/>
    </w:p>
    <w:p w14:paraId="19969A1B" w14:textId="77777777" w:rsidR="00140A4E" w:rsidRDefault="00140A4E" w:rsidP="00031024">
      <w:pPr>
        <w:pStyle w:val="Tiucp1"/>
        <w:numPr>
          <w:ilvl w:val="0"/>
          <w:numId w:val="0"/>
        </w:numPr>
        <w:ind w:left="576" w:hanging="576"/>
        <w:outlineLvl w:val="2"/>
      </w:pPr>
      <w:bookmarkStart w:id="23" w:name="_Toc485154508"/>
      <w:r>
        <w:t xml:space="preserve">1.1.1. </w:t>
      </w:r>
      <w:r w:rsidR="00031024">
        <w:t>Mở đầu</w:t>
      </w:r>
      <w:bookmarkEnd w:id="23"/>
    </w:p>
    <w:p w14:paraId="41A2AA2B" w14:textId="77777777" w:rsidR="00D665BB" w:rsidRDefault="00A92240" w:rsidP="00D665BB">
      <w:pPr>
        <w:pStyle w:val="NormalThesis13size"/>
      </w:pPr>
      <w:proofErr w:type="gramStart"/>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w:t>
      </w:r>
      <w:proofErr w:type="gramEnd"/>
      <w:r w:rsidRPr="003A2F38">
        <w:t xml:space="preserve"> </w:t>
      </w:r>
      <w:proofErr w:type="gramStart"/>
      <w:r w:rsidRPr="003A2F38">
        <w:t>Theo báo cáo tổng kết của Bộ TT&amp;TT năm 2016, tỷ lệ người sử dụng Internet ở Việt Nam đạ</w:t>
      </w:r>
      <w:r w:rsidR="00BB56C9">
        <w:t>t 62,</w:t>
      </w:r>
      <w:r w:rsidRPr="003A2F38">
        <w:t>76% dân số.</w:t>
      </w:r>
      <w:proofErr w:type="gramEnd"/>
      <w:r w:rsidR="00D665BB">
        <w:t xml:space="preserve"> Việc mọi người trao đổi thông tin liên lạc, tìm kiếm và cập nhật các thông tin về các lĩnh vực của mọi lĩnh vực tương đối dễ</w:t>
      </w:r>
      <w:r w:rsidR="00FB5B28">
        <w:t xml:space="preserve"> d</w:t>
      </w:r>
      <w:r w:rsidR="00D665BB">
        <w:t xml:space="preserve">àng và nhanh chóng. </w:t>
      </w:r>
    </w:p>
    <w:p w14:paraId="1866FB7B" w14:textId="77777777" w:rsidR="000523C9" w:rsidRPr="003A2F38" w:rsidRDefault="00A92240" w:rsidP="00481740">
      <w:pPr>
        <w:pStyle w:val="NormalThesis13size"/>
      </w:pPr>
      <w:r w:rsidRPr="003A2F38">
        <w:t>Từ thực tế đó đã xuất hiện các nhu cầ</w:t>
      </w:r>
      <w:r w:rsidR="00D665BB">
        <w:t xml:space="preserve">u muốn biết thông tin của người dùng Internet trong đó có thông tin giới tính.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14:paraId="41CA5894" w14:textId="77777777" w:rsidR="00140A4E" w:rsidRDefault="00140A4E" w:rsidP="00031024">
      <w:pPr>
        <w:pStyle w:val="Tiucp1"/>
        <w:numPr>
          <w:ilvl w:val="0"/>
          <w:numId w:val="0"/>
        </w:numPr>
        <w:ind w:left="576" w:hanging="576"/>
        <w:outlineLvl w:val="2"/>
      </w:pPr>
      <w:bookmarkStart w:id="24" w:name="_Toc485154509"/>
      <w:r>
        <w:t>1.1.2. Bài toán dự đoán giới tính</w:t>
      </w:r>
      <w:bookmarkEnd w:id="24"/>
    </w:p>
    <w:p w14:paraId="0AB4F6C4" w14:textId="77777777" w:rsidR="00481740" w:rsidRDefault="00481740" w:rsidP="00031024">
      <w:pPr>
        <w:pStyle w:val="NormalThesis13size"/>
      </w:pPr>
      <w:proofErr w:type="gramStart"/>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proofErr w:type="gramEnd"/>
      <w:r>
        <w:t xml:space="preserve"> </w:t>
      </w:r>
      <w:proofErr w:type="gramStart"/>
      <w:r w:rsidR="002270C5">
        <w:t>Giống như</w:t>
      </w:r>
      <w:r>
        <w:t xml:space="preserve"> như bài toán phân lớp đã được được nghiên cứu trước đó.</w:t>
      </w:r>
      <w:proofErr w:type="gramEnd"/>
      <w:r>
        <w:t xml:space="preserve"> Dữ liệu để dự đoán giới tính rất đa dạng và phong phú đó có thể là một bài viết, lịch sử truy cập Internet, hình ảnh của người hoặc dữ liệu hành </w:t>
      </w:r>
      <w:proofErr w:type="gramStart"/>
      <w:r>
        <w:t>vi</w:t>
      </w:r>
      <w:proofErr w:type="gramEnd"/>
      <w:r>
        <w:t xml:space="preserve">, thói quen... </w:t>
      </w:r>
      <w:proofErr w:type="gramStart"/>
      <w:r w:rsidRPr="00484E61">
        <w:t>Trên thế giới đã có nhiều công trình nghiên cứu đạt những kết quả khả quan về</w:t>
      </w:r>
      <w:r>
        <w:t xml:space="preserve"> việc dự đoán giới tính của người dùng</w:t>
      </w:r>
      <w:r w:rsidRPr="00484E61">
        <w:t>.</w:t>
      </w:r>
      <w:proofErr w:type="gramEnd"/>
    </w:p>
    <w:p w14:paraId="5B6B7E3D" w14:textId="77777777"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 xml:space="preserve">tập dữ liệu rất nhiều </w:t>
      </w:r>
      <w:proofErr w:type="gramStart"/>
      <w:r w:rsidR="002270C5">
        <w:t>thu</w:t>
      </w:r>
      <w:proofErr w:type="gramEnd"/>
      <w:r w:rsidR="002270C5">
        <w:t xml:space="preserve">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14:paraId="45D6DD7A" w14:textId="77777777"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14:paraId="5EFB59B3" w14:textId="77777777" w:rsidR="00031024" w:rsidRPr="007B2C7D" w:rsidRDefault="006F4DE6" w:rsidP="00031024">
      <w:pPr>
        <w:keepNext/>
        <w:spacing w:line="360" w:lineRule="auto"/>
        <w:jc w:val="center"/>
      </w:pPr>
      <w:r>
        <w:rPr>
          <w:noProof/>
        </w:rPr>
        <w:drawing>
          <wp:inline distT="0" distB="0" distL="0" distR="0" wp14:anchorId="7561C2AF" wp14:editId="4276BA38">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4495800"/>
                    </a:xfrm>
                    <a:prstGeom prst="rect">
                      <a:avLst/>
                    </a:prstGeom>
                  </pic:spPr>
                </pic:pic>
              </a:graphicData>
            </a:graphic>
          </wp:inline>
        </w:drawing>
      </w:r>
    </w:p>
    <w:p w14:paraId="6BAD13B2" w14:textId="77777777" w:rsidR="00031024" w:rsidRPr="007B2C7D" w:rsidRDefault="00513B1D" w:rsidP="00031024">
      <w:pPr>
        <w:pStyle w:val="Hnhnh"/>
      </w:pPr>
      <w:bookmarkStart w:id="25" w:name="_Toc484175456"/>
      <w:bookmarkStart w:id="26" w:name="_Toc485154561"/>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5"/>
      <w:bookmarkEnd w:id="26"/>
    </w:p>
    <w:p w14:paraId="69D9948A" w14:textId="77777777"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w:t>
      </w:r>
      <w:proofErr w:type="gramStart"/>
      <w:r w:rsidRPr="00587CE3">
        <w:t>chung</w:t>
      </w:r>
      <w:proofErr w:type="gramEnd"/>
      <w:r w:rsidRPr="00587CE3">
        <w:t xml:space="preserve">, chúng ta sẽ thực hiện </w:t>
      </w:r>
      <w:r w:rsidR="0029495E">
        <w:t>theo 2</w:t>
      </w:r>
      <w:r w:rsidRPr="00587CE3">
        <w:t xml:space="preserve"> </w:t>
      </w:r>
      <w:r w:rsidR="0029495E">
        <w:t>phần chính là:</w:t>
      </w:r>
    </w:p>
    <w:p w14:paraId="5B245C28" w14:textId="77777777"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w:t>
      </w:r>
      <w:proofErr w:type="gramStart"/>
      <w:r w:rsidR="00031024">
        <w:t>thu</w:t>
      </w:r>
      <w:proofErr w:type="gramEnd"/>
      <w:r w:rsidR="00031024">
        <w:t xml:space="preserve">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14:paraId="1CF04532" w14:textId="77777777"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14:paraId="489B60C3" w14:textId="77777777" w:rsidR="00031024" w:rsidRPr="006F4DE6" w:rsidRDefault="00031024" w:rsidP="006F4DE6">
      <w:pPr>
        <w:pStyle w:val="NormalThesis13size"/>
      </w:pPr>
      <w:proofErr w:type="gramStart"/>
      <w:r w:rsidRPr="006F4DE6">
        <w:t xml:space="preserve">Đặc điểm nổi bật của bài toán này là sự đa dạng </w:t>
      </w:r>
      <w:r w:rsidR="00061DE5">
        <w:t>về dữ liệu sử dụng để dự đoán</w:t>
      </w:r>
      <w:r w:rsidRPr="006F4DE6">
        <w:t xml:space="preserve"> nam và nữ giới.</w:t>
      </w:r>
      <w:proofErr w:type="gramEnd"/>
      <w:r w:rsidRPr="006F4DE6">
        <w:t xml:space="preserve"> </w:t>
      </w:r>
      <w:proofErr w:type="gramStart"/>
      <w:r w:rsidRPr="006F4DE6">
        <w:t xml:space="preserve">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w:t>
      </w:r>
      <w:proofErr w:type="gramEnd"/>
      <w:r w:rsidR="005D1FE6">
        <w:t xml:space="preserve">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14:paraId="0BDBEB44" w14:textId="77777777" w:rsidR="00140A4E" w:rsidRDefault="00140A4E" w:rsidP="00031024">
      <w:pPr>
        <w:pStyle w:val="Tiucp1"/>
        <w:numPr>
          <w:ilvl w:val="0"/>
          <w:numId w:val="0"/>
        </w:numPr>
        <w:ind w:left="576" w:hanging="576"/>
        <w:outlineLvl w:val="2"/>
      </w:pPr>
      <w:bookmarkStart w:id="27" w:name="_Toc485154510"/>
      <w:r>
        <w:t>1.1.3. Ứng dụng của bài toán dự đoán giới tính</w:t>
      </w:r>
      <w:bookmarkEnd w:id="27"/>
    </w:p>
    <w:p w14:paraId="0EDD3BB0" w14:textId="77777777" w:rsidR="00031024" w:rsidRDefault="00031024" w:rsidP="00031024">
      <w:pPr>
        <w:pStyle w:val="NormalThesis13size"/>
      </w:pPr>
      <w:proofErr w:type="gramStart"/>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w:t>
      </w:r>
      <w:proofErr w:type="gramEnd"/>
      <w:r w:rsidR="00E304D4">
        <w:t xml:space="preserve"> </w:t>
      </w:r>
      <w:proofErr w:type="gramStart"/>
      <w:r w:rsidR="00E304D4">
        <w:t>Các công trình tập trung vào việc dự đoán giới tính người dùng trên mạng Internet dựa trên những dữ liệu đã biết giới tính</w:t>
      </w:r>
      <w:r>
        <w:t>.</w:t>
      </w:r>
      <w:proofErr w:type="gramEnd"/>
      <w:r>
        <w:t xml:space="preserve"> </w:t>
      </w:r>
      <w:proofErr w:type="gramStart"/>
      <w:r w:rsidRPr="00587CE3">
        <w:t>Theo các kết quả trình bày trong các công trình đó thì đều cho kết quả</w:t>
      </w:r>
      <w:r>
        <w:t xml:space="preserve"> khả quan</w:t>
      </w:r>
      <w:r w:rsidRPr="00587CE3">
        <w:t>.</w:t>
      </w:r>
      <w:proofErr w:type="gramEnd"/>
      <w:r w:rsidRPr="00587CE3">
        <w:t xml:space="preserve"> </w:t>
      </w:r>
    </w:p>
    <w:p w14:paraId="58479A50" w14:textId="77777777"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14:paraId="4DF7E4ED" w14:textId="77777777" w:rsidR="009E5B49" w:rsidRDefault="009E5B49" w:rsidP="00DF49E0">
      <w:pPr>
        <w:pStyle w:val="Tiucp1"/>
        <w:numPr>
          <w:ilvl w:val="0"/>
          <w:numId w:val="0"/>
        </w:numPr>
        <w:outlineLvl w:val="1"/>
      </w:pPr>
      <w:bookmarkStart w:id="28" w:name="_Toc482202214"/>
      <w:bookmarkStart w:id="29" w:name="_Toc485154511"/>
      <w:r>
        <w:t>1.2</w:t>
      </w:r>
      <w:r w:rsidR="009628B2">
        <w:t>.</w:t>
      </w:r>
      <w:r>
        <w:tab/>
        <w:t xml:space="preserve">Các phương pháp </w:t>
      </w:r>
      <w:r w:rsidR="00A40CBD">
        <w:t>dự đoán</w:t>
      </w:r>
      <w:r>
        <w:t xml:space="preserve"> giới tính</w:t>
      </w:r>
      <w:bookmarkEnd w:id="28"/>
      <w:bookmarkEnd w:id="29"/>
    </w:p>
    <w:p w14:paraId="3A162739" w14:textId="77777777" w:rsidR="005D03CC" w:rsidRDefault="009934E4" w:rsidP="00E03652">
      <w:pPr>
        <w:pStyle w:val="NormalThesis13size"/>
      </w:pPr>
      <w:proofErr w:type="gramStart"/>
      <w:r>
        <w:lastRenderedPageBreak/>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 xml:space="preserve">đã sử dụng </w:t>
      </w:r>
      <w:proofErr w:type="gramStart"/>
      <w:r w:rsidRPr="00E31D7D">
        <w:t>221 đặc</w:t>
      </w:r>
      <w:proofErr w:type="gramEnd"/>
      <w:r w:rsidRPr="00E31D7D">
        <w:t xml:space="preserve"> trưng để xác định tác giả của emai</w:t>
      </w:r>
      <w:r w:rsidR="0063256B">
        <w:t>l. 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w:t>
      </w:r>
      <w:proofErr w:type="gramStart"/>
      <w:r w:rsidRPr="00E31D7D">
        <w:t>,000 bài</w:t>
      </w:r>
      <w:proofErr w:type="gramEnd"/>
      <w:r w:rsidRPr="00E31D7D">
        <w:t xml:space="preserve"> viết blog từ blogger.com. Mô hình này đã đạt được kết quả 80% cho dự đoán giới tính và 76% đối với các dự đoán tuổi. </w:t>
      </w:r>
      <w:proofErr w:type="gramStart"/>
      <w:r w:rsidRPr="00E31D7D">
        <w:t>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roofErr w:type="gramEnd"/>
    </w:p>
    <w:p w14:paraId="7EEB8859" w14:textId="77777777" w:rsidR="002564E1" w:rsidRDefault="00313EF0" w:rsidP="002564E1">
      <w:pPr>
        <w:pStyle w:val="NormalThesis13size"/>
      </w:pPr>
      <w:r>
        <w:t xml:space="preserve">Trong nghiên cứu của </w:t>
      </w:r>
      <w:r w:rsidR="002564E1">
        <w:t>Burget et al (</w:t>
      </w:r>
      <w:commentRangeStart w:id="30"/>
      <w:r w:rsidR="002564E1">
        <w:t>2011</w:t>
      </w:r>
      <w:commentRangeEnd w:id="30"/>
      <w:r w:rsidR="00C66D70">
        <w:rPr>
          <w:rStyle w:val="CommentReference"/>
          <w:shd w:val="clear" w:color="auto" w:fill="auto"/>
        </w:rPr>
        <w:commentReference w:id="30"/>
      </w:r>
      <w:proofErr w:type="gramStart"/>
      <w:r w:rsidR="002564E1">
        <w:t>)</w:t>
      </w:r>
      <w:r w:rsidR="00C66D70">
        <w:t xml:space="preserve"> </w:t>
      </w:r>
      <w:r w:rsidR="002564E1">
        <w:t xml:space="preserve"> </w:t>
      </w:r>
      <w:r>
        <w:t>đã</w:t>
      </w:r>
      <w:proofErr w:type="gramEnd"/>
      <w:r>
        <w:t xml:space="preserve">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w:t>
      </w:r>
      <w:proofErr w:type="gramStart"/>
      <w:r w:rsidR="002564E1">
        <w:t xml:space="preserve">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w:t>
      </w:r>
      <w:proofErr w:type="gramEnd"/>
      <w:r w:rsidR="002564E1">
        <w:t xml:space="preserve"> </w:t>
      </w:r>
    </w:p>
    <w:p w14:paraId="2CDACBF3" w14:textId="77777777"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w:t>
      </w:r>
      <w:proofErr w:type="gramStart"/>
      <w:r w:rsidR="002564E1">
        <w:t xml:space="preserve">% </w:t>
      </w:r>
      <w:r>
        <w:t xml:space="preserve"> trong</w:t>
      </w:r>
      <w:proofErr w:type="gramEnd"/>
      <w:r>
        <w:t xml:space="preserve"> </w:t>
      </w:r>
      <w:r w:rsidR="002564E1">
        <w:t>việc dự đoán giới tính chỉ sử dụng đặc trưng n</w:t>
      </w:r>
      <w:r>
        <w:t>-</w:t>
      </w:r>
      <w:r w:rsidR="002564E1">
        <w:t xml:space="preserve">gram. </w:t>
      </w:r>
      <w:proofErr w:type="gramStart"/>
      <w:r w:rsidR="002564E1">
        <w:t>Dữ liệu của họ gồm 1</w:t>
      </w:r>
      <w:r>
        <w:t>,</w:t>
      </w:r>
      <w:r w:rsidR="002564E1">
        <w:t>400/450 bài đăng viết bởi 47 nữ</w:t>
      </w:r>
      <w:r>
        <w:t xml:space="preserve"> và 24 nam</w:t>
      </w:r>
      <w:r w:rsidR="002564E1">
        <w:t>.</w:t>
      </w:r>
      <w:proofErr w:type="gramEnd"/>
      <w:r w:rsidR="002564E1">
        <w:t xml:space="preserve">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proofErr w:type="gramStart"/>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roofErr w:type="gramEnd"/>
    </w:p>
    <w:p w14:paraId="60CEE871" w14:textId="77777777" w:rsidR="002564E1" w:rsidRDefault="002564E1" w:rsidP="002564E1">
      <w:pPr>
        <w:pStyle w:val="NormalThesis13size"/>
      </w:pPr>
      <w:proofErr w:type="gramStart"/>
      <w:r>
        <w:lastRenderedPageBreak/>
        <w:t xml:space="preserve">Yan &amp; Yan (2006) </w:t>
      </w:r>
      <w:r w:rsidR="00BF7FB1">
        <w:t xml:space="preserve">đã sử dụng thuật toán phân loại </w:t>
      </w:r>
      <w:r>
        <w:t>Naïve Bayes để dự đoán giới tính của các tác giả blog.</w:t>
      </w:r>
      <w:proofErr w:type="gramEnd"/>
      <w:r>
        <w:t xml:space="preserve">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14:paraId="7CB8159B" w14:textId="77777777" w:rsidR="009E5B49" w:rsidRDefault="009E5B49" w:rsidP="00DF49E0">
      <w:pPr>
        <w:pStyle w:val="Tiucp1"/>
        <w:numPr>
          <w:ilvl w:val="0"/>
          <w:numId w:val="0"/>
        </w:numPr>
        <w:outlineLvl w:val="1"/>
      </w:pPr>
      <w:bookmarkStart w:id="31" w:name="_Toc482202219"/>
      <w:bookmarkStart w:id="32" w:name="_Toc485154512"/>
      <w:r>
        <w:t>1.3</w:t>
      </w:r>
      <w:r w:rsidR="009628B2">
        <w:t>.</w:t>
      </w:r>
      <w:r>
        <w:tab/>
        <w:t xml:space="preserve">Các phương pháp </w:t>
      </w:r>
      <w:r w:rsidR="00A40CBD">
        <w:t>dự đoán</w:t>
      </w:r>
      <w:r>
        <w:t xml:space="preserve"> giới tính dựa trên các bài biết của người dùng</w:t>
      </w:r>
      <w:bookmarkEnd w:id="31"/>
      <w:bookmarkEnd w:id="32"/>
    </w:p>
    <w:p w14:paraId="3D21E45A" w14:textId="77777777" w:rsidR="009E5B49" w:rsidRPr="00E2666A" w:rsidRDefault="009E5B49" w:rsidP="00DF49E0">
      <w:pPr>
        <w:pStyle w:val="Tiucp1"/>
        <w:numPr>
          <w:ilvl w:val="0"/>
          <w:numId w:val="0"/>
        </w:numPr>
        <w:outlineLvl w:val="2"/>
        <w:rPr>
          <w:i/>
        </w:rPr>
      </w:pPr>
      <w:bookmarkStart w:id="33" w:name="_Toc482202221"/>
      <w:bookmarkStart w:id="34" w:name="_Toc485154513"/>
      <w:r w:rsidRPr="00E2666A">
        <w:rPr>
          <w:i/>
        </w:rPr>
        <w:t>1.3.</w:t>
      </w:r>
      <w:r w:rsidR="008315F9">
        <w:rPr>
          <w:i/>
        </w:rPr>
        <w:t>1</w:t>
      </w:r>
      <w:r w:rsidR="009628B2">
        <w:rPr>
          <w:i/>
        </w:rPr>
        <w:t>.</w:t>
      </w:r>
      <w:r w:rsidRPr="00E2666A">
        <w:rPr>
          <w:i/>
        </w:rPr>
        <w:tab/>
        <w:t>Dự đoán giới tính sử dụng bài viết từ blog</w:t>
      </w:r>
      <w:bookmarkEnd w:id="33"/>
      <w:bookmarkEnd w:id="34"/>
    </w:p>
    <w:p w14:paraId="58423313" w14:textId="77777777"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w:t>
      </w:r>
      <w:commentRangeStart w:id="35"/>
      <w:r w:rsidRPr="001E333E">
        <w:t>al</w:t>
      </w:r>
      <w:commentRangeEnd w:id="35"/>
      <w:r w:rsidR="00C66D70">
        <w:rPr>
          <w:rStyle w:val="CommentReference"/>
          <w:shd w:val="clear" w:color="auto" w:fill="auto"/>
        </w:rPr>
        <w:commentReference w:id="35"/>
      </w:r>
      <w:proofErr w:type="gramStart"/>
      <w:ins w:id="36" w:author="PhuongTM1 Tu Minh Phuong" w:date="2017-06-14T09:00:00Z">
        <w:r w:rsidR="00C66D70">
          <w:t xml:space="preserve"> </w:t>
        </w:r>
      </w:ins>
      <w:r w:rsidRPr="001E333E">
        <w:t xml:space="preserve"> </w:t>
      </w:r>
      <w:proofErr w:type="gramEnd"/>
      <w:del w:id="37" w:author="PhuongTM1 Tu Minh Phuong" w:date="2017-06-14T09:00:00Z">
        <w:r w:rsidRPr="001E333E" w:rsidDel="00C66D70">
          <w:delText>xây dựng</w:delText>
        </w:r>
      </w:del>
      <w:ins w:id="38" w:author="PhuongTM1 Tu Minh Phuong" w:date="2017-06-14T09:00:00Z">
        <w:r w:rsidR="00C66D70">
          <w:t>thực hiện</w:t>
        </w:r>
      </w:ins>
      <w:r w:rsidRPr="001E333E">
        <w:t xml:space="preserve"> năm 2007 với tập dữ liệu là tất cả blog được truy cập trong một ngày tháng 8 năm 2004.</w:t>
      </w:r>
    </w:p>
    <w:p w14:paraId="7EAE4CB2" w14:textId="77777777" w:rsidR="001E333E" w:rsidRPr="001E333E" w:rsidRDefault="001E333E" w:rsidP="001E333E">
      <w:pPr>
        <w:pStyle w:val="NormalThesis13size"/>
      </w:pPr>
      <w:proofErr w:type="gramStart"/>
      <w:r w:rsidRPr="001E333E">
        <w:t>Nội dung nghiên cứu trú trọng sự khác biệt trong việc viết blog và sự khác biệt giữa nam giới và nữ giới giữa các blogger ở các độ tuổi khác nhau.</w:t>
      </w:r>
      <w:proofErr w:type="gramEnd"/>
      <w:r w:rsidRPr="001E333E">
        <w:t xml:space="preserve"> </w:t>
      </w:r>
      <w:proofErr w:type="gramStart"/>
      <w:r w:rsidRPr="001E333E">
        <w:t>Các đặc trưng về phong cách và nội dung được đưa ra làm hạt nhân để giải quyết bài toán.</w:t>
      </w:r>
      <w:proofErr w:type="gramEnd"/>
      <w:r w:rsidRPr="001E333E">
        <w:t xml:space="preserve"> </w:t>
      </w:r>
    </w:p>
    <w:p w14:paraId="7FC13EF9" w14:textId="77777777"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w:t>
      </w:r>
      <w:proofErr w:type="gramStart"/>
      <w:r w:rsidRPr="001E333E">
        <w:t>, ...</w:t>
      </w:r>
      <w:proofErr w:type="gramEnd"/>
      <w:r w:rsidRPr="001E333E">
        <w:t>,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w:t>
      </w:r>
      <w:proofErr w:type="gramStart"/>
      <w:r w:rsidRPr="001E333E">
        <w:t>Nghiên cứu cho thấy mô hình MCRW hiệu quả hơn so với SVM về việc phân loại một số lượng lớn văn bản.</w:t>
      </w:r>
      <w:proofErr w:type="gramEnd"/>
      <w:r w:rsidRPr="001E333E">
        <w:t xml:space="preserve"> </w:t>
      </w:r>
    </w:p>
    <w:p w14:paraId="3399CF78" w14:textId="77777777" w:rsidR="000D3229" w:rsidRPr="001E333E" w:rsidRDefault="001E333E" w:rsidP="001E333E">
      <w:pPr>
        <w:pStyle w:val="NormalThesis13size"/>
      </w:pPr>
      <w:r w:rsidRPr="001E333E">
        <w:lastRenderedPageBreak/>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Trong các trường hợp được đưa ra, thì sự kết hợp của các đặc trưng phong cách và nội dung cung cấp độ chính xác phân loại tốt nhất.</w:t>
      </w:r>
    </w:p>
    <w:p w14:paraId="2EB8EF8F" w14:textId="77777777" w:rsidR="009E5B49" w:rsidRPr="00E2666A" w:rsidRDefault="008315F9" w:rsidP="00DF49E0">
      <w:pPr>
        <w:pStyle w:val="Tiucp1"/>
        <w:numPr>
          <w:ilvl w:val="0"/>
          <w:numId w:val="0"/>
        </w:numPr>
        <w:outlineLvl w:val="2"/>
        <w:rPr>
          <w:i/>
        </w:rPr>
      </w:pPr>
      <w:bookmarkStart w:id="39" w:name="_Toc482202222"/>
      <w:bookmarkStart w:id="40" w:name="_Toc485154514"/>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9"/>
      <w:bookmarkEnd w:id="40"/>
    </w:p>
    <w:p w14:paraId="07CB06F0" w14:textId="77777777"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14:paraId="12D5CB54" w14:textId="77777777"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14:paraId="2EE61A73" w14:textId="77777777" w:rsidR="00987DAB" w:rsidRPr="001702FF" w:rsidRDefault="001702FF" w:rsidP="001702FF">
      <w:pPr>
        <w:pStyle w:val="Tiucp1"/>
        <w:numPr>
          <w:ilvl w:val="0"/>
          <w:numId w:val="0"/>
        </w:numPr>
        <w:rPr>
          <w:i/>
        </w:rPr>
      </w:pPr>
      <w:r>
        <w:rPr>
          <w:i/>
        </w:rPr>
        <w:t>b).</w:t>
      </w:r>
      <w:r>
        <w:rPr>
          <w:i/>
        </w:rPr>
        <w:tab/>
      </w:r>
      <w:r w:rsidR="00987DAB" w:rsidRPr="001702FF">
        <w:rPr>
          <w:i/>
        </w:rPr>
        <w:t>Ý tưởng</w:t>
      </w:r>
    </w:p>
    <w:p w14:paraId="4C918BD0" w14:textId="77777777"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14:paraId="06AD82D5" w14:textId="77777777" w:rsidR="00987DAB" w:rsidRDefault="00C30002" w:rsidP="009A25D1">
      <w:pPr>
        <w:pStyle w:val="NormalThesis13size"/>
      </w:pPr>
      <w:r>
        <w:t>“</w:t>
      </w:r>
      <w:r w:rsidR="004C4EF3" w:rsidRPr="004C4EF3">
        <w:t>Tôi rất thích những bông hoa đặc biệt là hoa hồng và anh ấy cũng vậy</w:t>
      </w:r>
      <w:r>
        <w:t xml:space="preserve"> &lt;3”</w:t>
      </w:r>
    </w:p>
    <w:p w14:paraId="4980D7CE" w14:textId="77777777" w:rsidR="00987DAB" w:rsidRPr="004A7972" w:rsidRDefault="00987DAB" w:rsidP="001702FF">
      <w:pPr>
        <w:pStyle w:val="NormalThesis13size"/>
        <w:rPr>
          <w:color w:val="000000" w:themeColor="text1"/>
        </w:rPr>
      </w:pPr>
      <w:proofErr w:type="gramStart"/>
      <w:r w:rsidRPr="004A7972">
        <w:rPr>
          <w:color w:val="000000" w:themeColor="text1"/>
        </w:rPr>
        <w:t>Hồi Quy (regression) là một phương pháp học có giám sát (supervised learning) trong Máy Học. Mục tiêu chính là tìm ra mối quan hệ giữa các đặc trưng của một vấn đề nào đó.</w:t>
      </w:r>
      <w:proofErr w:type="gramEnd"/>
      <w:r w:rsidRPr="004A7972">
        <w:rPr>
          <w:color w:val="000000" w:themeColor="text1"/>
        </w:rPr>
        <w:t xml:space="preserve">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14:paraId="6EE3DD0A" w14:textId="77777777"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w:t>
      </w:r>
      <w:proofErr w:type="gramStart"/>
      <w:r w:rsidRPr="004A7972">
        <w:rPr>
          <w:color w:val="000000" w:themeColor="text1"/>
        </w:rPr>
        <w:t>chung</w:t>
      </w:r>
      <w:proofErr w:type="gramEnd"/>
      <w:r w:rsidRPr="004A7972">
        <w:rPr>
          <w:color w:val="000000" w:themeColor="text1"/>
        </w:rPr>
        <w:t xml:space="preserve"> để dự đoán xu hướng của dữ liệu. </w:t>
      </w:r>
      <w:proofErr w:type="gramStart"/>
      <w:r w:rsidRPr="004A7972">
        <w:rPr>
          <w:color w:val="000000" w:themeColor="text1"/>
        </w:rPr>
        <w:t>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roofErr w:type="gramEnd"/>
    </w:p>
    <w:p w14:paraId="36A3B55B" w14:textId="77777777" w:rsidR="00987DAB" w:rsidRDefault="00987DAB" w:rsidP="00057367">
      <w:pPr>
        <w:jc w:val="center"/>
      </w:pPr>
      <w:r w:rsidRPr="00057367">
        <w:rPr>
          <w:noProof/>
        </w:rPr>
        <w:drawing>
          <wp:inline distT="0" distB="0" distL="0" distR="0" wp14:anchorId="5FD2DFEB" wp14:editId="37E51197">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14:paraId="41712D1D" w14:textId="77777777" w:rsidR="00A4385B" w:rsidRDefault="00B11E79" w:rsidP="00ED7B2C">
      <w:pPr>
        <w:pStyle w:val="Hnhnh"/>
      </w:pPr>
      <w:bookmarkStart w:id="41" w:name="_Toc485154562"/>
      <w:r>
        <w:t>Hình 1.2</w:t>
      </w:r>
      <w:r w:rsidR="00530F0B" w:rsidRPr="00B06D29">
        <w:t>:</w:t>
      </w:r>
      <w:r w:rsidR="00987DAB" w:rsidRPr="00B06D29">
        <w:t xml:space="preserve"> Ví dụ về hồi quy tuyến tính</w:t>
      </w:r>
      <w:bookmarkEnd w:id="41"/>
    </w:p>
    <w:p w14:paraId="2DDC8F32" w14:textId="77777777" w:rsidR="00C24D44" w:rsidRDefault="00C24D44" w:rsidP="00DF49E0">
      <w:pPr>
        <w:pStyle w:val="Tiucp1"/>
        <w:numPr>
          <w:ilvl w:val="0"/>
          <w:numId w:val="0"/>
        </w:numPr>
        <w:outlineLvl w:val="1"/>
      </w:pPr>
      <w:bookmarkStart w:id="42" w:name="_Toc482202223"/>
      <w:bookmarkStart w:id="43" w:name="_Toc485154515"/>
      <w:r>
        <w:t>1.4</w:t>
      </w:r>
      <w:r w:rsidR="009628B2">
        <w:t>.</w:t>
      </w:r>
      <w:r>
        <w:tab/>
        <w:t>Kết luận chương</w:t>
      </w:r>
      <w:bookmarkEnd w:id="42"/>
      <w:bookmarkEnd w:id="43"/>
    </w:p>
    <w:p w14:paraId="016E4CF5" w14:textId="77777777" w:rsidR="00A4385B" w:rsidRPr="00D5652A" w:rsidRDefault="00836402" w:rsidP="00D5652A">
      <w:pPr>
        <w:pStyle w:val="NormalThesis13size"/>
      </w:pPr>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 </w:t>
      </w:r>
      <w:proofErr w:type="gramStart"/>
      <w:r w:rsidR="008E7A4C" w:rsidRPr="00D5652A">
        <w:t>Đây là tiền đề tham khảo để phát triển luân văn.</w:t>
      </w:r>
      <w:proofErr w:type="gramEnd"/>
    </w:p>
    <w:p w14:paraId="7F8AF3AB" w14:textId="77777777" w:rsidR="00A4385B" w:rsidRDefault="00A4385B" w:rsidP="00DF49E0">
      <w:pPr>
        <w:spacing w:after="120" w:line="360" w:lineRule="auto"/>
        <w:rPr>
          <w:rFonts w:eastAsia="Times New Roman"/>
          <w:b/>
          <w:bCs/>
          <w:kern w:val="32"/>
          <w:sz w:val="32"/>
          <w:szCs w:val="32"/>
        </w:rPr>
      </w:pPr>
      <w:r>
        <w:br w:type="page"/>
      </w:r>
    </w:p>
    <w:p w14:paraId="10B2EED2" w14:textId="77777777" w:rsidR="00A4385B" w:rsidRPr="000B739D" w:rsidRDefault="00A4385B" w:rsidP="000B739D">
      <w:pPr>
        <w:pStyle w:val="LargeThesis16"/>
        <w:spacing w:before="120" w:beforeAutospacing="0" w:after="240" w:afterAutospacing="0"/>
        <w:outlineLvl w:val="0"/>
      </w:pPr>
      <w:bookmarkStart w:id="44" w:name="_Toc472023300"/>
      <w:bookmarkStart w:id="45" w:name="_Toc482202224"/>
      <w:bookmarkStart w:id="46" w:name="_Toc485154516"/>
      <w:r>
        <w:lastRenderedPageBreak/>
        <w:t xml:space="preserve">Chương 2 - </w:t>
      </w:r>
      <w:bookmarkEnd w:id="44"/>
      <w:r w:rsidR="00585D6E">
        <w:t xml:space="preserve">KỸ THUẬT HỌC MÁY SVM VÀ ÁP DỤNG TRONG DỰ ĐOÁN GIỚI TÍNH NGƯỜI DÙNG MẠNG </w:t>
      </w:r>
      <w:r w:rsidR="00154698">
        <w:t>XÃ</w:t>
      </w:r>
      <w:r w:rsidR="00585D6E">
        <w:t xml:space="preserve"> HỘI</w:t>
      </w:r>
      <w:bookmarkStart w:id="47" w:name="_Toc472006892"/>
      <w:bookmarkStart w:id="48" w:name="_Toc472006938"/>
      <w:bookmarkStart w:id="49" w:name="_Toc472006985"/>
      <w:bookmarkStart w:id="50" w:name="_Toc472007030"/>
      <w:bookmarkStart w:id="51" w:name="_Toc472007075"/>
      <w:bookmarkStart w:id="52" w:name="_Toc472019394"/>
      <w:bookmarkStart w:id="53" w:name="_Toc472019438"/>
      <w:bookmarkStart w:id="54" w:name="_Toc472022895"/>
      <w:bookmarkStart w:id="55" w:name="_Toc472022945"/>
      <w:bookmarkStart w:id="56" w:name="_Toc472023137"/>
      <w:bookmarkStart w:id="57" w:name="_Toc472023193"/>
      <w:bookmarkStart w:id="58" w:name="_Toc472023301"/>
      <w:bookmarkStart w:id="59" w:name="_Toc472070816"/>
      <w:bookmarkStart w:id="60" w:name="_Toc472148638"/>
      <w:bookmarkStart w:id="61" w:name="_Toc472149670"/>
      <w:bookmarkStart w:id="62" w:name="_Toc472149784"/>
      <w:bookmarkStart w:id="63" w:name="_Toc472149833"/>
      <w:bookmarkStart w:id="64" w:name="_Toc472149882"/>
      <w:bookmarkStart w:id="65" w:name="_Toc472149930"/>
      <w:bookmarkStart w:id="66" w:name="_Toc472150103"/>
      <w:bookmarkStart w:id="67" w:name="_Toc472150152"/>
      <w:bookmarkStart w:id="68" w:name="_Toc472150197"/>
      <w:bookmarkStart w:id="69" w:name="_Toc482199099"/>
      <w:bookmarkStart w:id="70" w:name="_Toc482199165"/>
      <w:bookmarkStart w:id="71" w:name="_Toc482199591"/>
      <w:bookmarkStart w:id="72" w:name="_Toc482202183"/>
      <w:bookmarkStart w:id="73" w:name="_Toc482202225"/>
      <w:bookmarkStart w:id="74" w:name="_Toc482202405"/>
      <w:bookmarkStart w:id="75" w:name="_Toc482202533"/>
      <w:bookmarkStart w:id="76" w:name="_Toc482202568"/>
      <w:bookmarkStart w:id="77" w:name="_Toc482277138"/>
      <w:bookmarkStart w:id="78" w:name="_Toc482570158"/>
      <w:bookmarkStart w:id="79" w:name="_Toc472006893"/>
      <w:bookmarkStart w:id="80" w:name="_Toc472006939"/>
      <w:bookmarkStart w:id="81" w:name="_Toc472006986"/>
      <w:bookmarkStart w:id="82" w:name="_Toc472007031"/>
      <w:bookmarkStart w:id="83" w:name="_Toc472007076"/>
      <w:bookmarkStart w:id="84" w:name="_Toc472019395"/>
      <w:bookmarkStart w:id="85" w:name="_Toc472019439"/>
      <w:bookmarkStart w:id="86" w:name="_Toc472022896"/>
      <w:bookmarkStart w:id="87" w:name="_Toc472022946"/>
      <w:bookmarkStart w:id="88" w:name="_Toc472023138"/>
      <w:bookmarkStart w:id="89" w:name="_Toc472023194"/>
      <w:bookmarkStart w:id="90" w:name="_Toc472023302"/>
      <w:bookmarkStart w:id="91" w:name="_Toc472070817"/>
      <w:bookmarkStart w:id="92" w:name="_Toc472148639"/>
      <w:bookmarkStart w:id="93" w:name="_Toc472149671"/>
      <w:bookmarkStart w:id="94" w:name="_Toc472149785"/>
      <w:bookmarkStart w:id="95" w:name="_Toc472149834"/>
      <w:bookmarkStart w:id="96" w:name="_Toc472149883"/>
      <w:bookmarkStart w:id="97" w:name="_Toc472149931"/>
      <w:bookmarkStart w:id="98" w:name="_Toc472150104"/>
      <w:bookmarkStart w:id="99" w:name="_Toc472150153"/>
      <w:bookmarkStart w:id="100" w:name="_Toc472150198"/>
      <w:bookmarkStart w:id="101" w:name="_Toc482199100"/>
      <w:bookmarkStart w:id="102" w:name="_Toc482199166"/>
      <w:bookmarkStart w:id="103" w:name="_Toc482199592"/>
      <w:bookmarkStart w:id="104" w:name="_Toc482202184"/>
      <w:bookmarkStart w:id="105" w:name="_Toc482202226"/>
      <w:bookmarkStart w:id="106" w:name="_Toc482202406"/>
      <w:bookmarkStart w:id="107" w:name="_Toc482202534"/>
      <w:bookmarkStart w:id="108" w:name="_Toc482202569"/>
      <w:bookmarkStart w:id="109" w:name="_Toc482277139"/>
      <w:bookmarkStart w:id="110" w:name="_Toc48257015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3B80AB82" w14:textId="77777777" w:rsidR="00032ADD" w:rsidRDefault="00032ADD" w:rsidP="00DF49E0">
      <w:pPr>
        <w:pStyle w:val="Tiucp1"/>
        <w:numPr>
          <w:ilvl w:val="0"/>
          <w:numId w:val="0"/>
        </w:numPr>
        <w:outlineLvl w:val="1"/>
      </w:pPr>
      <w:bookmarkStart w:id="111" w:name="_Toc485154517"/>
      <w:bookmarkStart w:id="112" w:name="_Toc482202231"/>
      <w:r>
        <w:t xml:space="preserve">2.1. Phạm </w:t>
      </w:r>
      <w:proofErr w:type="gramStart"/>
      <w:r>
        <w:t>vi</w:t>
      </w:r>
      <w:proofErr w:type="gramEnd"/>
      <w:r>
        <w:t xml:space="preserve"> bài toán</w:t>
      </w:r>
      <w:bookmarkEnd w:id="111"/>
    </w:p>
    <w:p w14:paraId="52405D10" w14:textId="77777777"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14:paraId="0A3F098E" w14:textId="77777777" w:rsidR="00353B63" w:rsidRDefault="00571EF9" w:rsidP="00D0230E">
      <w:pPr>
        <w:pStyle w:val="NormalThesis13size"/>
      </w:pPr>
      <w:proofErr w:type="gramStart"/>
      <w:r>
        <w:t>Trong luận văn tập trung vào bài toán dự đoán giới tính người dùng mạng xã hội dựa trên nội dung bài viết</w:t>
      </w:r>
      <w:r w:rsidR="006B520D">
        <w:t xml:space="preserve"> trên mạng xã hội Facebook</w:t>
      </w:r>
      <w:r>
        <w:t>.</w:t>
      </w:r>
      <w:proofErr w:type="gramEnd"/>
      <w:r>
        <w:t xml:space="preserve"> </w:t>
      </w:r>
      <w:proofErr w:type="gramStart"/>
      <w:r w:rsidR="006B520D">
        <w:t>Dữ liệu bài viết trên Facebook chính là những bài đăng Status</w:t>
      </w:r>
      <w:r w:rsidR="003A5B67">
        <w:t xml:space="preserve"> gồm văn bản và ký tự đặc biệt</w:t>
      </w:r>
      <w:r w:rsidR="006B520D">
        <w:t xml:space="preserve"> của người dùng trên trang cá nhân.</w:t>
      </w:r>
      <w:proofErr w:type="gramEnd"/>
      <w:r w:rsidR="00353B63">
        <w:t xml:space="preserve"> Chúng ta có thể chia thành 2 kiể</w:t>
      </w:r>
      <w:r w:rsidR="003A5B67">
        <w:t>u bài toán nhỏ:</w:t>
      </w:r>
    </w:p>
    <w:p w14:paraId="2F5E3ECA" w14:textId="77777777" w:rsidR="00571EF9" w:rsidRDefault="00353B63" w:rsidP="00353B63">
      <w:pPr>
        <w:pStyle w:val="NormalThesis13size"/>
        <w:numPr>
          <w:ilvl w:val="0"/>
          <w:numId w:val="42"/>
        </w:numPr>
      </w:pPr>
      <w:r>
        <w:t>Dự đoán giới tính của người dùng với từng Status khác nhau.</w:t>
      </w:r>
    </w:p>
    <w:p w14:paraId="4D9B99AF" w14:textId="77777777" w:rsidR="00571EF9" w:rsidRDefault="00353B63" w:rsidP="00C232B9">
      <w:pPr>
        <w:pStyle w:val="NormalThesis13size"/>
        <w:numPr>
          <w:ilvl w:val="0"/>
          <w:numId w:val="42"/>
        </w:numPr>
      </w:pPr>
      <w:r>
        <w:t>Dự đoán giới tính bằng cách kết hợp các Status của người dùng đó.</w:t>
      </w:r>
    </w:p>
    <w:p w14:paraId="6563A14B" w14:textId="77777777" w:rsidR="00AB06DA" w:rsidRPr="00C232B9" w:rsidRDefault="00AB06DA" w:rsidP="00AB06DA">
      <w:pPr>
        <w:pStyle w:val="NormalThesis13size"/>
      </w:pPr>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 xml:space="preserve">. </w:t>
      </w:r>
      <w:proofErr w:type="gramStart"/>
      <w:r w:rsidR="00672BEB" w:rsidRPr="00672BEB">
        <w:t>Trên thế giới đã có nhiều công trình nghiên cứu đạt những kết quả khả quan về hướng này.</w:t>
      </w:r>
      <w:proofErr w:type="gramEnd"/>
      <w:r w:rsidR="00672BEB" w:rsidRPr="00672BEB">
        <w:t xml:space="preserve"> </w:t>
      </w:r>
      <w:proofErr w:type="gramStart"/>
      <w:r w:rsidR="00672BEB" w:rsidRPr="00672BEB">
        <w:t>Tuy vậy, các nghiên cứu và ứng dụng đối với văn bản tiếng Việt còn có nhiều hạn chế.</w:t>
      </w:r>
      <w:proofErr w:type="gramEnd"/>
      <w:r w:rsidR="00672BEB" w:rsidRPr="00672BEB">
        <w:t xml:space="preserve"> Phần nhiều lý do là đặc thù của tiếng Việt trên phương diện từ vựng và câu</w:t>
      </w:r>
      <w:r w:rsidR="00672BEB">
        <w:t>.</w:t>
      </w:r>
      <w:r w:rsidR="007B3792">
        <w:t xml:space="preserve"> Luận văn sẽ tập trung vào việc dự đoán dựa trên các đặc trưng </w:t>
      </w:r>
      <w:r w:rsidR="00F83032">
        <w:lastRenderedPageBreak/>
        <w:t xml:space="preserve">văn bản và ký tự đặc </w:t>
      </w:r>
      <w:r w:rsidR="00B630E2">
        <w:t>biệt</w:t>
      </w:r>
      <w:r w:rsidR="00F83032">
        <w:t xml:space="preserve"> </w:t>
      </w:r>
      <w:r w:rsidR="007B3792">
        <w:t>của nội dung bài viết Tiếng Việ</w:t>
      </w:r>
      <w:r w:rsidR="00B630E2">
        <w:t>t cùng với việc áp dụng phương pháp học máy vector hỗ trợ SVM để dự đoán.</w:t>
      </w:r>
    </w:p>
    <w:p w14:paraId="3A2FA877" w14:textId="77777777" w:rsidR="00A4385B" w:rsidRDefault="009C5172" w:rsidP="00DF49E0">
      <w:pPr>
        <w:pStyle w:val="Tiucp1"/>
        <w:numPr>
          <w:ilvl w:val="0"/>
          <w:numId w:val="0"/>
        </w:numPr>
        <w:outlineLvl w:val="1"/>
      </w:pPr>
      <w:bookmarkStart w:id="113" w:name="_Toc485154518"/>
      <w:r>
        <w:t>2.</w:t>
      </w:r>
      <w:r w:rsidR="00032ADD">
        <w:t>2</w:t>
      </w:r>
      <w:r w:rsidR="009628B2">
        <w:t>.</w:t>
      </w:r>
      <w:r>
        <w:tab/>
      </w:r>
      <w:r w:rsidR="00180910">
        <w:t>Các đặc trưng sử dụng</w:t>
      </w:r>
      <w:bookmarkEnd w:id="112"/>
      <w:bookmarkEnd w:id="113"/>
    </w:p>
    <w:p w14:paraId="515EBE7D" w14:textId="77777777" w:rsidR="00A4385B" w:rsidRPr="006E41D6" w:rsidRDefault="006E41D6" w:rsidP="00DF49E0">
      <w:pPr>
        <w:pStyle w:val="Tiucp1"/>
        <w:numPr>
          <w:ilvl w:val="0"/>
          <w:numId w:val="0"/>
        </w:numPr>
        <w:outlineLvl w:val="2"/>
        <w:rPr>
          <w:i/>
        </w:rPr>
      </w:pPr>
      <w:bookmarkStart w:id="114" w:name="_Toc482202232"/>
      <w:bookmarkStart w:id="115" w:name="_Toc485154519"/>
      <w:r w:rsidRPr="006E41D6">
        <w:rPr>
          <w:i/>
        </w:rPr>
        <w:t>2.</w:t>
      </w:r>
      <w:r w:rsidR="00032ADD">
        <w:rPr>
          <w:i/>
        </w:rPr>
        <w:t>2</w:t>
      </w:r>
      <w:r w:rsidRPr="006E41D6">
        <w:rPr>
          <w:i/>
        </w:rPr>
        <w:t>.1</w:t>
      </w:r>
      <w:r w:rsidR="009628B2">
        <w:rPr>
          <w:i/>
        </w:rPr>
        <w:t>.</w:t>
      </w:r>
      <w:r w:rsidRPr="006E41D6">
        <w:rPr>
          <w:i/>
        </w:rPr>
        <w:tab/>
        <w:t xml:space="preserve">Đặc trưng </w:t>
      </w:r>
      <w:bookmarkEnd w:id="114"/>
      <w:r w:rsidR="00BE3549">
        <w:rPr>
          <w:i/>
        </w:rPr>
        <w:t>văn bản</w:t>
      </w:r>
      <w:bookmarkEnd w:id="115"/>
    </w:p>
    <w:p w14:paraId="3ABE9269" w14:textId="77777777" w:rsidR="00500951" w:rsidRDefault="00500951" w:rsidP="00500951">
      <w:pPr>
        <w:pStyle w:val="NormalThesis13size"/>
      </w:pPr>
      <w:proofErr w:type="gramStart"/>
      <w:r>
        <w:t>Tiếng Việt là ngôn ngữ đơn lậ</w:t>
      </w:r>
      <w:r w:rsidR="001E0044">
        <w:t>p</w:t>
      </w:r>
      <w:r>
        <w:t>.</w:t>
      </w:r>
      <w:proofErr w:type="gramEnd"/>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w:t>
      </w:r>
      <w:proofErr w:type="gramStart"/>
      <w:r>
        <w:t>Còn tiếng Việt, và các ngôn ngữ đơn lập khác, thì khoảng trắng không phải là căn cứ để nhận diện từ.</w:t>
      </w:r>
      <w:proofErr w:type="gramEnd"/>
    </w:p>
    <w:p w14:paraId="3C03872F" w14:textId="77777777" w:rsidR="00500951" w:rsidRDefault="00500951" w:rsidP="00A2052A">
      <w:pPr>
        <w:pStyle w:val="NormalThesis13size"/>
        <w:ind w:firstLine="0"/>
      </w:pPr>
      <w:r>
        <w:t>Tiếng:</w:t>
      </w:r>
    </w:p>
    <w:p w14:paraId="6E65E306" w14:textId="77777777"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14:paraId="55C34BEC" w14:textId="77777777" w:rsidR="00500951" w:rsidRDefault="00500951" w:rsidP="00335C4F">
      <w:pPr>
        <w:pStyle w:val="NormalThesis13size"/>
        <w:numPr>
          <w:ilvl w:val="0"/>
          <w:numId w:val="15"/>
        </w:numPr>
      </w:pPr>
      <w:r>
        <w:t xml:space="preserve">Sử dụng tiếng để tạo từ có hai trường hợp: </w:t>
      </w:r>
    </w:p>
    <w:p w14:paraId="4044888E" w14:textId="77777777"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14:paraId="2037980A" w14:textId="77777777" w:rsidR="00500951" w:rsidRDefault="00500951" w:rsidP="00335C4F">
      <w:pPr>
        <w:pStyle w:val="NormalThesis13size"/>
        <w:numPr>
          <w:ilvl w:val="0"/>
          <w:numId w:val="15"/>
        </w:numPr>
      </w:pPr>
      <w:r>
        <w:t>Trường hợp hai tiếng trở</w:t>
      </w:r>
      <w:r w:rsidR="00C055A2">
        <w:t xml:space="preserve"> n</w:t>
      </w:r>
      <w:r>
        <w:t xml:space="preserve">ên: đây là trường hợp hai hay nhiều tiếng kết hợp với nhau, cả khối kết hợp với nhau gắn bó tương đối chặt chẽ, </w:t>
      </w:r>
      <w:proofErr w:type="gramStart"/>
      <w:r>
        <w:t>mới</w:t>
      </w:r>
      <w:proofErr w:type="gramEnd"/>
      <w:r>
        <w:t xml:space="preserve"> có tư cách ngữ pháp là một từ. Đây là trường hợp từ ghép hay từ phức.</w:t>
      </w:r>
    </w:p>
    <w:p w14:paraId="0FD0730E" w14:textId="77777777" w:rsidR="00500951" w:rsidRDefault="00500951" w:rsidP="00A2052A">
      <w:pPr>
        <w:pStyle w:val="NormalThesis13size"/>
        <w:ind w:firstLine="0"/>
      </w:pPr>
      <w:r>
        <w:t>Từ:</w:t>
      </w:r>
    </w:p>
    <w:p w14:paraId="4ADA9523" w14:textId="77777777"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14:paraId="3E982A45" w14:textId="77777777"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14:paraId="6E9A68A3" w14:textId="77777777" w:rsidR="006711F7" w:rsidRPr="006E6662" w:rsidRDefault="006711F7" w:rsidP="00BA6B30">
      <w:pPr>
        <w:pStyle w:val="NormalThesis13size"/>
        <w:ind w:firstLine="0"/>
        <w:rPr>
          <w:b/>
          <w:i/>
        </w:rPr>
      </w:pPr>
      <w:r w:rsidRPr="006E6662">
        <w:rPr>
          <w:b/>
          <w:i/>
        </w:rPr>
        <w:t>Biểu diễn văn bản</w:t>
      </w:r>
    </w:p>
    <w:p w14:paraId="34AD31AC" w14:textId="77777777" w:rsidR="006711F7" w:rsidRDefault="006711F7" w:rsidP="006711F7">
      <w:pPr>
        <w:pStyle w:val="NormalThesis13size"/>
      </w:pPr>
      <w:r>
        <w:lastRenderedPageBreak/>
        <w:t xml:space="preserve">Chúng ta cần biểu diễn văn bản một vector của các </w:t>
      </w:r>
      <w:r w:rsidR="00C242CA">
        <w:t>đặc trưng</w:t>
      </w:r>
      <w:r>
        <w:t xml:space="preserve"> để dùng được giải thuật SVM để phân loại. </w:t>
      </w:r>
      <w:proofErr w:type="gramStart"/>
      <w:r>
        <w:t>Trước tiên cần xây dựng bộ từ điển cho tập dữ liệu văn bản.</w:t>
      </w:r>
      <w:proofErr w:type="gramEnd"/>
      <w:r>
        <w:t xml:space="preserve"> </w:t>
      </w:r>
      <w:proofErr w:type="gramStart"/>
      <w:r>
        <w:t>Trong luận văn này sẽ sử dụng mô hình n-gram để xây dựng bộ từ điển.</w:t>
      </w:r>
      <w:proofErr w:type="gramEnd"/>
    </w:p>
    <w:p w14:paraId="73576215" w14:textId="77777777"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proofErr w:type="gramStart"/>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w:t>
      </w:r>
      <w:proofErr w:type="gramEnd"/>
      <w:r w:rsidRPr="00E3356F">
        <w:rPr>
          <w:color w:val="000000" w:themeColor="text1"/>
        </w:rPr>
        <w:t xml:space="preserve"> Yếu tố ở đây có thể là âm tiết, chữ cái hoặc từ vự</w:t>
      </w:r>
      <w:r>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14:paraId="7A5AAE38" w14:textId="77777777"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14:paraId="03DA9E72" w14:textId="77777777"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14:paraId="74FD37E1" w14:textId="77777777"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14:paraId="3155A2FB" w14:textId="77777777" w:rsidR="006711F7" w:rsidRPr="00E3356F" w:rsidRDefault="006711F7" w:rsidP="006711F7">
      <w:pPr>
        <w:pStyle w:val="NormalThesis13size"/>
        <w:rPr>
          <w:color w:val="000000" w:themeColor="text1"/>
        </w:rPr>
      </w:pPr>
      <w:proofErr w:type="gramStart"/>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Pr="00E3356F">
        <w:rPr>
          <w:color w:val="000000" w:themeColor="text1"/>
        </w:rPr>
        <w:t xml:space="preserve"> có thể áp dụng cho các hệ thống tách từ, gán nhãn từ loại, </w:t>
      </w:r>
      <w:proofErr w:type="gramStart"/>
      <w:r w:rsidRPr="00E3356F">
        <w:rPr>
          <w:color w:val="000000" w:themeColor="text1"/>
        </w:rPr>
        <w:t>phát</w:t>
      </w:r>
      <w:proofErr w:type="gramEnd"/>
      <w:r w:rsidRPr="00E3356F">
        <w:rPr>
          <w:color w:val="000000" w:themeColor="text1"/>
        </w:rPr>
        <w:t xml:space="preserve"> hiện lỗi chú giải từ loạ</w:t>
      </w:r>
      <w:r>
        <w:rPr>
          <w:color w:val="000000" w:themeColor="text1"/>
        </w:rPr>
        <w:t>i…</w:t>
      </w:r>
    </w:p>
    <w:p w14:paraId="3D5A54EB" w14:textId="77777777"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14:paraId="4D789E20" w14:textId="77777777" w:rsidR="006711F7" w:rsidRPr="005D7083" w:rsidRDefault="006711F7" w:rsidP="006711F7">
      <w:pPr>
        <w:pStyle w:val="Bng"/>
      </w:pPr>
      <w:bookmarkStart w:id="116" w:name="_Toc485154545"/>
      <w:r>
        <w:t xml:space="preserve">Bảng </w:t>
      </w:r>
      <w:r w:rsidR="004F6D3F">
        <w:t>2</w:t>
      </w:r>
      <w:r>
        <w:t>.1: Danh sách tập văn bản D gồm 2 câu là C1 và C2</w:t>
      </w:r>
      <w:bookmarkEnd w:id="116"/>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14:paraId="6BCED9DC" w14:textId="77777777" w:rsidTr="00D665BB">
        <w:trPr>
          <w:jc w:val="center"/>
        </w:trPr>
        <w:tc>
          <w:tcPr>
            <w:tcW w:w="1278" w:type="dxa"/>
          </w:tcPr>
          <w:p w14:paraId="27571AE7" w14:textId="77777777"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14:paraId="53AFCB43" w14:textId="77777777"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14:paraId="1A159DC9" w14:textId="77777777"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14:paraId="4A52F6B2" w14:textId="77777777"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14:paraId="71EF899B" w14:textId="77777777" w:rsidTr="00D665BB">
        <w:trPr>
          <w:jc w:val="center"/>
        </w:trPr>
        <w:tc>
          <w:tcPr>
            <w:tcW w:w="1278" w:type="dxa"/>
          </w:tcPr>
          <w:p w14:paraId="7988CCE5" w14:textId="77777777" w:rsidR="006711F7" w:rsidRPr="000E6F65" w:rsidRDefault="006711F7" w:rsidP="00D665BB">
            <w:pPr>
              <w:spacing w:before="60" w:after="60"/>
              <w:jc w:val="center"/>
              <w:rPr>
                <w:sz w:val="26"/>
                <w:szCs w:val="26"/>
              </w:rPr>
            </w:pPr>
            <w:r w:rsidRPr="000E6F65">
              <w:rPr>
                <w:sz w:val="26"/>
                <w:szCs w:val="26"/>
              </w:rPr>
              <w:t>1</w:t>
            </w:r>
          </w:p>
        </w:tc>
        <w:tc>
          <w:tcPr>
            <w:tcW w:w="1350" w:type="dxa"/>
          </w:tcPr>
          <w:p w14:paraId="102976B0" w14:textId="77777777" w:rsidR="006711F7" w:rsidRPr="000E6F65" w:rsidRDefault="006711F7" w:rsidP="00D665BB">
            <w:pPr>
              <w:spacing w:before="60" w:after="60"/>
              <w:jc w:val="center"/>
              <w:rPr>
                <w:sz w:val="26"/>
                <w:szCs w:val="26"/>
              </w:rPr>
            </w:pPr>
            <w:r w:rsidRPr="000E6F65">
              <w:rPr>
                <w:sz w:val="26"/>
                <w:szCs w:val="26"/>
              </w:rPr>
              <w:t>Nữ</w:t>
            </w:r>
          </w:p>
        </w:tc>
        <w:tc>
          <w:tcPr>
            <w:tcW w:w="1080" w:type="dxa"/>
          </w:tcPr>
          <w:p w14:paraId="21BAFD67" w14:textId="77777777" w:rsidR="006711F7" w:rsidRPr="000E6F65" w:rsidRDefault="006711F7" w:rsidP="00D665BB">
            <w:pPr>
              <w:spacing w:before="60" w:after="60"/>
              <w:jc w:val="center"/>
              <w:rPr>
                <w:sz w:val="26"/>
                <w:szCs w:val="26"/>
              </w:rPr>
            </w:pPr>
            <w:r w:rsidRPr="000E6F65">
              <w:rPr>
                <w:sz w:val="26"/>
                <w:szCs w:val="26"/>
              </w:rPr>
              <w:t>C1</w:t>
            </w:r>
          </w:p>
        </w:tc>
        <w:tc>
          <w:tcPr>
            <w:tcW w:w="4500" w:type="dxa"/>
          </w:tcPr>
          <w:p w14:paraId="1D982C7D" w14:textId="77777777"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14:paraId="6791C4CC" w14:textId="77777777" w:rsidTr="00D665BB">
        <w:trPr>
          <w:jc w:val="center"/>
        </w:trPr>
        <w:tc>
          <w:tcPr>
            <w:tcW w:w="1278" w:type="dxa"/>
          </w:tcPr>
          <w:p w14:paraId="0D7EE31E" w14:textId="77777777" w:rsidR="006711F7" w:rsidRPr="000E6F65" w:rsidRDefault="006711F7" w:rsidP="00D665BB">
            <w:pPr>
              <w:spacing w:before="60" w:after="60"/>
              <w:jc w:val="center"/>
              <w:rPr>
                <w:sz w:val="26"/>
                <w:szCs w:val="26"/>
              </w:rPr>
            </w:pPr>
            <w:r w:rsidRPr="000E6F65">
              <w:rPr>
                <w:sz w:val="26"/>
                <w:szCs w:val="26"/>
              </w:rPr>
              <w:t>2</w:t>
            </w:r>
          </w:p>
        </w:tc>
        <w:tc>
          <w:tcPr>
            <w:tcW w:w="1350" w:type="dxa"/>
          </w:tcPr>
          <w:p w14:paraId="57DBA746" w14:textId="77777777" w:rsidR="006711F7" w:rsidRPr="000E6F65" w:rsidRDefault="006711F7" w:rsidP="00D665BB">
            <w:pPr>
              <w:spacing w:before="60" w:after="60"/>
              <w:jc w:val="center"/>
              <w:rPr>
                <w:sz w:val="26"/>
                <w:szCs w:val="26"/>
              </w:rPr>
            </w:pPr>
            <w:r w:rsidRPr="000E6F65">
              <w:rPr>
                <w:sz w:val="26"/>
                <w:szCs w:val="26"/>
              </w:rPr>
              <w:t>Nam</w:t>
            </w:r>
          </w:p>
        </w:tc>
        <w:tc>
          <w:tcPr>
            <w:tcW w:w="1080" w:type="dxa"/>
          </w:tcPr>
          <w:p w14:paraId="20AD1D2C" w14:textId="77777777" w:rsidR="006711F7" w:rsidRPr="000E6F65" w:rsidRDefault="006711F7" w:rsidP="00D665BB">
            <w:pPr>
              <w:spacing w:before="60" w:after="60"/>
              <w:jc w:val="center"/>
              <w:rPr>
                <w:sz w:val="26"/>
                <w:szCs w:val="26"/>
              </w:rPr>
            </w:pPr>
            <w:r w:rsidRPr="000E6F65">
              <w:rPr>
                <w:sz w:val="26"/>
                <w:szCs w:val="26"/>
              </w:rPr>
              <w:t>C2</w:t>
            </w:r>
          </w:p>
        </w:tc>
        <w:tc>
          <w:tcPr>
            <w:tcW w:w="4500" w:type="dxa"/>
          </w:tcPr>
          <w:p w14:paraId="2C44D450" w14:textId="77777777" w:rsidR="006711F7" w:rsidRPr="000E6F65" w:rsidRDefault="006711F7" w:rsidP="00D665BB">
            <w:pPr>
              <w:spacing w:before="60" w:after="60"/>
              <w:rPr>
                <w:sz w:val="26"/>
                <w:szCs w:val="26"/>
              </w:rPr>
            </w:pPr>
            <w:r w:rsidRPr="000E6F65">
              <w:rPr>
                <w:sz w:val="26"/>
                <w:szCs w:val="26"/>
              </w:rPr>
              <w:t>Con chó cắn con mèo và chiếc mũ</w:t>
            </w:r>
          </w:p>
        </w:tc>
      </w:tr>
    </w:tbl>
    <w:p w14:paraId="5E37A7BD" w14:textId="77777777"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14:paraId="182AF181" w14:textId="77777777"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 xml:space="preserve">con, mèo, ngồi, trên, chiếc, mũ, chó, cắn, </w:t>
      </w:r>
      <w:proofErr w:type="gramStart"/>
      <w:r w:rsidRPr="00A74039">
        <w:rPr>
          <w:color w:val="000000" w:themeColor="text1"/>
        </w:rPr>
        <w:t>và</w:t>
      </w:r>
      <w:proofErr w:type="gramEnd"/>
      <w:r>
        <w:rPr>
          <w:color w:val="000000" w:themeColor="text1"/>
        </w:rPr>
        <w:t>.</w:t>
      </w:r>
    </w:p>
    <w:p w14:paraId="427F8E4C" w14:textId="77777777"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 xml:space="preserve">con mèo, mèo ngồi, ngồi trên, trên chiếc, chiếc mũ, con chó, chó cắn, cắn con, mèo và, </w:t>
      </w:r>
      <w:proofErr w:type="gramStart"/>
      <w:r w:rsidRPr="006A17EB">
        <w:rPr>
          <w:color w:val="000000" w:themeColor="text1"/>
        </w:rPr>
        <w:t>và</w:t>
      </w:r>
      <w:proofErr w:type="gramEnd"/>
      <w:r w:rsidRPr="006A17EB">
        <w:rPr>
          <w:color w:val="000000" w:themeColor="text1"/>
        </w:rPr>
        <w:t xml:space="preserve"> chiếc</w:t>
      </w:r>
      <w:r w:rsidRPr="009F6AC4">
        <w:rPr>
          <w:color w:val="000000" w:themeColor="text1"/>
          <w:lang w:val="vi-VN"/>
        </w:rPr>
        <w:t>.</w:t>
      </w:r>
    </w:p>
    <w:p w14:paraId="3282C86F" w14:textId="77777777"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con mèo ngồi, mèo ngồi trên, ngồi trên chiếc, trên chiếc mũ, con chó cắn, chó cắn con, cắn con mèo, con mèo và, mèo và chiếc, và chiếc mũ</w:t>
      </w:r>
      <w:r w:rsidRPr="009F6AC4">
        <w:rPr>
          <w:color w:val="000000" w:themeColor="text1"/>
          <w:lang w:val="vi-VN"/>
        </w:rPr>
        <w:t>.</w:t>
      </w:r>
    </w:p>
    <w:p w14:paraId="5E502775" w14:textId="77777777"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14:paraId="4406AB3D" w14:textId="77777777" w:rsidR="006711F7" w:rsidRPr="00BD3003" w:rsidRDefault="006711F7" w:rsidP="006711F7">
      <w:pPr>
        <w:pStyle w:val="NormalThesis13size"/>
        <w:rPr>
          <w:color w:val="000000" w:themeColor="text1"/>
        </w:rPr>
      </w:pPr>
      <w:bookmarkStart w:id="117" w:name="_Toc468975334"/>
      <w:bookmarkStart w:id="118"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7"/>
      <w:bookmarkEnd w:id="118"/>
      <w:r>
        <w:rPr>
          <w:b/>
          <w:noProof/>
          <w:color w:val="000000" w:themeColor="text1"/>
        </w:rPr>
        <w:t xml:space="preserve">: </w:t>
      </w:r>
      <w:r>
        <w:rPr>
          <w:noProof/>
          <w:color w:val="000000" w:themeColor="text1"/>
        </w:rPr>
        <w:t>Là tập hợp danh sách từ điển chỉ có 1-gram</w:t>
      </w:r>
    </w:p>
    <w:p w14:paraId="4EE4270A" w14:textId="77777777"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14:paraId="21BA8958" w14:textId="77777777" w:rsidR="006711F7" w:rsidRPr="000B478A" w:rsidRDefault="006711F7" w:rsidP="006711F7">
      <w:pPr>
        <w:pStyle w:val="Bng"/>
        <w:rPr>
          <w:noProof/>
        </w:rPr>
      </w:pPr>
      <w:bookmarkStart w:id="119" w:name="_Toc485154546"/>
      <w:r>
        <w:rPr>
          <w:noProof/>
        </w:rPr>
        <w:t xml:space="preserve">Bảng </w:t>
      </w:r>
      <w:r w:rsidR="004F6D3F">
        <w:rPr>
          <w:noProof/>
        </w:rPr>
        <w:t>2</w:t>
      </w:r>
      <w:r>
        <w:rPr>
          <w:noProof/>
        </w:rPr>
        <w:t>.2: Danh sách từ điển unigram</w:t>
      </w:r>
      <w:bookmarkEnd w:id="119"/>
    </w:p>
    <w:tbl>
      <w:tblPr>
        <w:tblStyle w:val="TableGrid"/>
        <w:tblW w:w="0" w:type="auto"/>
        <w:jc w:val="center"/>
        <w:tblLayout w:type="fixed"/>
        <w:tblLook w:val="04A0" w:firstRow="1" w:lastRow="0" w:firstColumn="1" w:lastColumn="0" w:noHBand="0" w:noVBand="1"/>
      </w:tblPr>
      <w:tblGrid>
        <w:gridCol w:w="2293"/>
        <w:gridCol w:w="3415"/>
      </w:tblGrid>
      <w:tr w:rsidR="006711F7" w14:paraId="686BB724" w14:textId="77777777" w:rsidTr="00D665BB">
        <w:trPr>
          <w:trHeight w:val="174"/>
          <w:jc w:val="center"/>
        </w:trPr>
        <w:tc>
          <w:tcPr>
            <w:tcW w:w="2293" w:type="dxa"/>
            <w:vAlign w:val="center"/>
          </w:tcPr>
          <w:p w14:paraId="0C33BF3A" w14:textId="77777777"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14:paraId="383BC7C6" w14:textId="77777777" w:rsidR="006711F7" w:rsidRPr="003755E9" w:rsidRDefault="006711F7" w:rsidP="00D665BB">
            <w:pPr>
              <w:spacing w:before="60" w:after="60"/>
              <w:jc w:val="center"/>
              <w:rPr>
                <w:b/>
                <w:sz w:val="26"/>
                <w:szCs w:val="26"/>
              </w:rPr>
            </w:pPr>
            <w:r w:rsidRPr="003755E9">
              <w:rPr>
                <w:b/>
                <w:sz w:val="26"/>
                <w:szCs w:val="26"/>
              </w:rPr>
              <w:t>Từ</w:t>
            </w:r>
          </w:p>
        </w:tc>
      </w:tr>
      <w:tr w:rsidR="006711F7" w14:paraId="01CE121B" w14:textId="77777777" w:rsidTr="00D665BB">
        <w:trPr>
          <w:jc w:val="center"/>
        </w:trPr>
        <w:tc>
          <w:tcPr>
            <w:tcW w:w="2293" w:type="dxa"/>
            <w:vAlign w:val="center"/>
          </w:tcPr>
          <w:p w14:paraId="075DD379" w14:textId="77777777" w:rsidR="006711F7" w:rsidRPr="00F64762" w:rsidRDefault="006711F7" w:rsidP="00D665BB">
            <w:pPr>
              <w:spacing w:before="60" w:after="60"/>
              <w:jc w:val="center"/>
              <w:rPr>
                <w:sz w:val="26"/>
                <w:szCs w:val="26"/>
              </w:rPr>
            </w:pPr>
            <w:r w:rsidRPr="00F64762">
              <w:rPr>
                <w:sz w:val="26"/>
                <w:szCs w:val="26"/>
              </w:rPr>
              <w:t>1</w:t>
            </w:r>
          </w:p>
        </w:tc>
        <w:tc>
          <w:tcPr>
            <w:tcW w:w="3415" w:type="dxa"/>
          </w:tcPr>
          <w:p w14:paraId="358671F2" w14:textId="77777777"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14:paraId="7C9ADDA9" w14:textId="77777777" w:rsidTr="00D665BB">
        <w:trPr>
          <w:jc w:val="center"/>
        </w:trPr>
        <w:tc>
          <w:tcPr>
            <w:tcW w:w="2293" w:type="dxa"/>
            <w:vAlign w:val="center"/>
          </w:tcPr>
          <w:p w14:paraId="59994A55" w14:textId="77777777" w:rsidR="006711F7" w:rsidRPr="00F64762" w:rsidRDefault="006711F7" w:rsidP="00D665BB">
            <w:pPr>
              <w:spacing w:before="60" w:after="60"/>
              <w:jc w:val="center"/>
              <w:rPr>
                <w:sz w:val="26"/>
                <w:szCs w:val="26"/>
              </w:rPr>
            </w:pPr>
            <w:r w:rsidRPr="00F64762">
              <w:rPr>
                <w:sz w:val="26"/>
                <w:szCs w:val="26"/>
              </w:rPr>
              <w:t>2</w:t>
            </w:r>
          </w:p>
        </w:tc>
        <w:tc>
          <w:tcPr>
            <w:tcW w:w="3415" w:type="dxa"/>
          </w:tcPr>
          <w:p w14:paraId="68C58562" w14:textId="77777777"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14:paraId="24D32066" w14:textId="77777777" w:rsidTr="00D665BB">
        <w:trPr>
          <w:jc w:val="center"/>
        </w:trPr>
        <w:tc>
          <w:tcPr>
            <w:tcW w:w="2293" w:type="dxa"/>
            <w:vAlign w:val="center"/>
          </w:tcPr>
          <w:p w14:paraId="5C368D29" w14:textId="77777777" w:rsidR="006711F7" w:rsidRPr="00F64762" w:rsidRDefault="006711F7" w:rsidP="00D665BB">
            <w:pPr>
              <w:spacing w:before="60" w:after="60"/>
              <w:jc w:val="center"/>
              <w:rPr>
                <w:sz w:val="26"/>
                <w:szCs w:val="26"/>
              </w:rPr>
            </w:pPr>
            <w:r w:rsidRPr="00F64762">
              <w:rPr>
                <w:sz w:val="26"/>
                <w:szCs w:val="26"/>
              </w:rPr>
              <w:t>3</w:t>
            </w:r>
          </w:p>
        </w:tc>
        <w:tc>
          <w:tcPr>
            <w:tcW w:w="3415" w:type="dxa"/>
          </w:tcPr>
          <w:p w14:paraId="33D245F9" w14:textId="77777777" w:rsidR="006711F7" w:rsidRPr="00F64762" w:rsidRDefault="006711F7" w:rsidP="00D665BB">
            <w:pPr>
              <w:spacing w:before="60" w:after="60"/>
              <w:jc w:val="center"/>
              <w:rPr>
                <w:sz w:val="26"/>
                <w:szCs w:val="26"/>
              </w:rPr>
            </w:pPr>
            <w:r w:rsidRPr="00F64762">
              <w:rPr>
                <w:sz w:val="26"/>
                <w:szCs w:val="26"/>
              </w:rPr>
              <w:t>ngồi</w:t>
            </w:r>
          </w:p>
        </w:tc>
      </w:tr>
      <w:tr w:rsidR="006711F7" w14:paraId="64404B4A" w14:textId="77777777" w:rsidTr="00D665BB">
        <w:trPr>
          <w:jc w:val="center"/>
        </w:trPr>
        <w:tc>
          <w:tcPr>
            <w:tcW w:w="2293" w:type="dxa"/>
            <w:vAlign w:val="center"/>
          </w:tcPr>
          <w:p w14:paraId="528EB2B5" w14:textId="77777777" w:rsidR="006711F7" w:rsidRPr="00F64762" w:rsidRDefault="006711F7" w:rsidP="00D665BB">
            <w:pPr>
              <w:spacing w:before="60" w:after="60"/>
              <w:jc w:val="center"/>
              <w:rPr>
                <w:sz w:val="26"/>
                <w:szCs w:val="26"/>
              </w:rPr>
            </w:pPr>
            <w:r w:rsidRPr="00F64762">
              <w:rPr>
                <w:sz w:val="26"/>
                <w:szCs w:val="26"/>
              </w:rPr>
              <w:t>4</w:t>
            </w:r>
          </w:p>
        </w:tc>
        <w:tc>
          <w:tcPr>
            <w:tcW w:w="3415" w:type="dxa"/>
          </w:tcPr>
          <w:p w14:paraId="476AB8CC" w14:textId="77777777"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14:paraId="29041B38" w14:textId="77777777" w:rsidTr="00D665BB">
        <w:trPr>
          <w:jc w:val="center"/>
        </w:trPr>
        <w:tc>
          <w:tcPr>
            <w:tcW w:w="2293" w:type="dxa"/>
            <w:vAlign w:val="center"/>
          </w:tcPr>
          <w:p w14:paraId="11954647" w14:textId="77777777" w:rsidR="006711F7" w:rsidRPr="00F64762" w:rsidRDefault="006711F7" w:rsidP="00D665BB">
            <w:pPr>
              <w:spacing w:before="60" w:after="60"/>
              <w:jc w:val="center"/>
              <w:rPr>
                <w:sz w:val="26"/>
                <w:szCs w:val="26"/>
              </w:rPr>
            </w:pPr>
            <w:r w:rsidRPr="00F64762">
              <w:rPr>
                <w:sz w:val="26"/>
                <w:szCs w:val="26"/>
              </w:rPr>
              <w:t>5</w:t>
            </w:r>
          </w:p>
        </w:tc>
        <w:tc>
          <w:tcPr>
            <w:tcW w:w="3415" w:type="dxa"/>
          </w:tcPr>
          <w:p w14:paraId="26B5D6F4" w14:textId="77777777" w:rsidR="006711F7" w:rsidRPr="00F64762" w:rsidRDefault="006711F7" w:rsidP="00D665BB">
            <w:pPr>
              <w:spacing w:before="60" w:after="60"/>
              <w:jc w:val="center"/>
              <w:rPr>
                <w:sz w:val="26"/>
                <w:szCs w:val="26"/>
              </w:rPr>
            </w:pPr>
            <w:r w:rsidRPr="00F64762">
              <w:rPr>
                <w:sz w:val="26"/>
                <w:szCs w:val="26"/>
              </w:rPr>
              <w:t>chiếc</w:t>
            </w:r>
          </w:p>
        </w:tc>
      </w:tr>
      <w:tr w:rsidR="006711F7" w14:paraId="3C7FAA1D" w14:textId="77777777" w:rsidTr="00D665BB">
        <w:trPr>
          <w:jc w:val="center"/>
        </w:trPr>
        <w:tc>
          <w:tcPr>
            <w:tcW w:w="2293" w:type="dxa"/>
            <w:vAlign w:val="center"/>
          </w:tcPr>
          <w:p w14:paraId="1D94FF40" w14:textId="77777777" w:rsidR="006711F7" w:rsidRPr="00F64762" w:rsidRDefault="006711F7" w:rsidP="00D665BB">
            <w:pPr>
              <w:spacing w:before="60" w:after="60"/>
              <w:jc w:val="center"/>
              <w:rPr>
                <w:sz w:val="26"/>
                <w:szCs w:val="26"/>
              </w:rPr>
            </w:pPr>
            <w:r w:rsidRPr="00F64762">
              <w:rPr>
                <w:sz w:val="26"/>
                <w:szCs w:val="26"/>
              </w:rPr>
              <w:t>6</w:t>
            </w:r>
          </w:p>
        </w:tc>
        <w:tc>
          <w:tcPr>
            <w:tcW w:w="3415" w:type="dxa"/>
          </w:tcPr>
          <w:p w14:paraId="7810EDCC" w14:textId="77777777" w:rsidR="006711F7" w:rsidRPr="00F64762" w:rsidRDefault="006711F7" w:rsidP="00D665BB">
            <w:pPr>
              <w:spacing w:before="60" w:after="60"/>
              <w:jc w:val="center"/>
              <w:rPr>
                <w:sz w:val="26"/>
                <w:szCs w:val="26"/>
              </w:rPr>
            </w:pPr>
            <w:proofErr w:type="gramStart"/>
            <w:r>
              <w:rPr>
                <w:sz w:val="26"/>
                <w:szCs w:val="26"/>
                <w:lang w:val="en-US"/>
              </w:rPr>
              <w:t>m</w:t>
            </w:r>
            <w:r w:rsidRPr="00F64762">
              <w:rPr>
                <w:sz w:val="26"/>
                <w:szCs w:val="26"/>
              </w:rPr>
              <w:t>ũ</w:t>
            </w:r>
            <w:proofErr w:type="gramEnd"/>
          </w:p>
        </w:tc>
      </w:tr>
      <w:tr w:rsidR="006711F7" w14:paraId="6EF37ACE" w14:textId="77777777" w:rsidTr="00D665BB">
        <w:trPr>
          <w:jc w:val="center"/>
        </w:trPr>
        <w:tc>
          <w:tcPr>
            <w:tcW w:w="2293" w:type="dxa"/>
            <w:vAlign w:val="center"/>
          </w:tcPr>
          <w:p w14:paraId="08ADEFE2" w14:textId="77777777" w:rsidR="006711F7" w:rsidRPr="00F64762" w:rsidRDefault="006711F7" w:rsidP="00D665BB">
            <w:pPr>
              <w:spacing w:before="60" w:after="60"/>
              <w:jc w:val="center"/>
              <w:rPr>
                <w:sz w:val="26"/>
                <w:szCs w:val="26"/>
              </w:rPr>
            </w:pPr>
            <w:r w:rsidRPr="00F64762">
              <w:rPr>
                <w:sz w:val="26"/>
                <w:szCs w:val="26"/>
              </w:rPr>
              <w:t>7</w:t>
            </w:r>
          </w:p>
        </w:tc>
        <w:tc>
          <w:tcPr>
            <w:tcW w:w="3415" w:type="dxa"/>
          </w:tcPr>
          <w:p w14:paraId="13D8604F" w14:textId="77777777" w:rsidR="006711F7" w:rsidRPr="00F64762" w:rsidRDefault="006711F7" w:rsidP="00D665BB">
            <w:pPr>
              <w:spacing w:before="60" w:after="60"/>
              <w:jc w:val="center"/>
              <w:rPr>
                <w:sz w:val="26"/>
                <w:szCs w:val="26"/>
              </w:rPr>
            </w:pPr>
            <w:proofErr w:type="gramStart"/>
            <w:r>
              <w:rPr>
                <w:sz w:val="26"/>
                <w:szCs w:val="26"/>
                <w:lang w:val="en-US"/>
              </w:rPr>
              <w:t>c</w:t>
            </w:r>
            <w:r w:rsidRPr="00F64762">
              <w:rPr>
                <w:sz w:val="26"/>
                <w:szCs w:val="26"/>
              </w:rPr>
              <w:t>hó</w:t>
            </w:r>
            <w:proofErr w:type="gramEnd"/>
          </w:p>
        </w:tc>
      </w:tr>
      <w:tr w:rsidR="006711F7" w14:paraId="2726037F" w14:textId="77777777" w:rsidTr="00D665BB">
        <w:trPr>
          <w:jc w:val="center"/>
        </w:trPr>
        <w:tc>
          <w:tcPr>
            <w:tcW w:w="2293" w:type="dxa"/>
            <w:vAlign w:val="center"/>
          </w:tcPr>
          <w:p w14:paraId="0DBB3550" w14:textId="77777777" w:rsidR="006711F7" w:rsidRPr="00F64762" w:rsidRDefault="006711F7" w:rsidP="00D665BB">
            <w:pPr>
              <w:spacing w:before="60" w:after="60"/>
              <w:jc w:val="center"/>
              <w:rPr>
                <w:sz w:val="26"/>
                <w:szCs w:val="26"/>
              </w:rPr>
            </w:pPr>
            <w:r w:rsidRPr="00F64762">
              <w:rPr>
                <w:sz w:val="26"/>
                <w:szCs w:val="26"/>
              </w:rPr>
              <w:t>8</w:t>
            </w:r>
          </w:p>
        </w:tc>
        <w:tc>
          <w:tcPr>
            <w:tcW w:w="3415" w:type="dxa"/>
          </w:tcPr>
          <w:p w14:paraId="61F8F6EE" w14:textId="77777777" w:rsidR="006711F7" w:rsidRPr="00F64762" w:rsidRDefault="006711F7" w:rsidP="00D665BB">
            <w:pPr>
              <w:spacing w:before="60" w:after="60"/>
              <w:jc w:val="center"/>
              <w:rPr>
                <w:sz w:val="26"/>
                <w:szCs w:val="26"/>
              </w:rPr>
            </w:pPr>
            <w:r w:rsidRPr="00F64762">
              <w:rPr>
                <w:sz w:val="26"/>
                <w:szCs w:val="26"/>
              </w:rPr>
              <w:t>cắn</w:t>
            </w:r>
          </w:p>
        </w:tc>
      </w:tr>
      <w:tr w:rsidR="006711F7" w14:paraId="093C98EF" w14:textId="77777777" w:rsidTr="00D665BB">
        <w:trPr>
          <w:jc w:val="center"/>
        </w:trPr>
        <w:tc>
          <w:tcPr>
            <w:tcW w:w="2293" w:type="dxa"/>
            <w:vAlign w:val="center"/>
          </w:tcPr>
          <w:p w14:paraId="7860DC5A" w14:textId="77777777" w:rsidR="006711F7" w:rsidRPr="00F64762" w:rsidRDefault="006711F7" w:rsidP="00D665BB">
            <w:pPr>
              <w:spacing w:before="60" w:after="60"/>
              <w:jc w:val="center"/>
              <w:rPr>
                <w:sz w:val="26"/>
                <w:szCs w:val="26"/>
              </w:rPr>
            </w:pPr>
            <w:r w:rsidRPr="00F64762">
              <w:rPr>
                <w:sz w:val="26"/>
                <w:szCs w:val="26"/>
              </w:rPr>
              <w:t>9</w:t>
            </w:r>
          </w:p>
        </w:tc>
        <w:tc>
          <w:tcPr>
            <w:tcW w:w="3415" w:type="dxa"/>
          </w:tcPr>
          <w:p w14:paraId="36F251E5" w14:textId="77777777" w:rsidR="006711F7" w:rsidRPr="00F64762" w:rsidRDefault="006711F7" w:rsidP="00D665BB">
            <w:pPr>
              <w:spacing w:before="60" w:after="60"/>
              <w:jc w:val="center"/>
              <w:rPr>
                <w:sz w:val="26"/>
                <w:szCs w:val="26"/>
              </w:rPr>
            </w:pPr>
            <w:proofErr w:type="gramStart"/>
            <w:r>
              <w:rPr>
                <w:sz w:val="26"/>
                <w:szCs w:val="26"/>
                <w:lang w:val="en-US"/>
              </w:rPr>
              <w:t>v</w:t>
            </w:r>
            <w:r w:rsidRPr="00F64762">
              <w:rPr>
                <w:sz w:val="26"/>
                <w:szCs w:val="26"/>
              </w:rPr>
              <w:t>à</w:t>
            </w:r>
            <w:proofErr w:type="gramEnd"/>
          </w:p>
        </w:tc>
      </w:tr>
    </w:tbl>
    <w:p w14:paraId="74C3BB06" w14:textId="77777777" w:rsidR="006711F7" w:rsidRDefault="006711F7" w:rsidP="006711F7">
      <w:pPr>
        <w:pStyle w:val="NormalThesis13size"/>
        <w:rPr>
          <w:noProof/>
          <w:color w:val="000000" w:themeColor="text1"/>
        </w:rPr>
      </w:pPr>
      <w:bookmarkStart w:id="120" w:name="_Toc468975335"/>
      <w:bookmarkStart w:id="121"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20"/>
      <w:bookmarkEnd w:id="121"/>
      <w:r>
        <w:rPr>
          <w:b/>
          <w:noProof/>
          <w:color w:val="000000" w:themeColor="text1"/>
        </w:rPr>
        <w:t xml:space="preserve">: </w:t>
      </w:r>
      <w:r>
        <w:rPr>
          <w:noProof/>
          <w:color w:val="000000" w:themeColor="text1"/>
        </w:rPr>
        <w:t>Là tập hợp danh sách từ gồm 1-gram và 2-gram.</w:t>
      </w:r>
    </w:p>
    <w:p w14:paraId="13EAC9D9" w14:textId="77777777"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14:paraId="314E3644" w14:textId="77777777" w:rsidR="006711F7" w:rsidRPr="00BA1CAD" w:rsidRDefault="006711F7" w:rsidP="006711F7">
      <w:pPr>
        <w:pStyle w:val="Bng"/>
        <w:rPr>
          <w:noProof/>
        </w:rPr>
      </w:pPr>
      <w:bookmarkStart w:id="122" w:name="_Toc485154547"/>
      <w:r>
        <w:rPr>
          <w:noProof/>
        </w:rPr>
        <w:t>Bả</w:t>
      </w:r>
      <w:r w:rsidR="004F6D3F">
        <w:rPr>
          <w:noProof/>
        </w:rPr>
        <w:t>ng 2</w:t>
      </w:r>
      <w:r>
        <w:rPr>
          <w:noProof/>
        </w:rPr>
        <w:t>.3: Danh sách từ điển bigram</w:t>
      </w:r>
      <w:bookmarkEnd w:id="122"/>
    </w:p>
    <w:tbl>
      <w:tblPr>
        <w:tblStyle w:val="TableGrid"/>
        <w:tblW w:w="0" w:type="auto"/>
        <w:jc w:val="center"/>
        <w:tblLayout w:type="fixed"/>
        <w:tblLook w:val="04A0" w:firstRow="1" w:lastRow="0" w:firstColumn="1" w:lastColumn="0" w:noHBand="0" w:noVBand="1"/>
      </w:tblPr>
      <w:tblGrid>
        <w:gridCol w:w="2293"/>
        <w:gridCol w:w="3415"/>
      </w:tblGrid>
      <w:tr w:rsidR="006711F7" w14:paraId="72B1B315" w14:textId="77777777" w:rsidTr="00D665BB">
        <w:trPr>
          <w:jc w:val="center"/>
        </w:trPr>
        <w:tc>
          <w:tcPr>
            <w:tcW w:w="2293" w:type="dxa"/>
          </w:tcPr>
          <w:p w14:paraId="20849D88" w14:textId="77777777" w:rsidR="006711F7" w:rsidRPr="003755E9" w:rsidRDefault="006711F7" w:rsidP="00D665BB">
            <w:pPr>
              <w:spacing w:before="60" w:after="60"/>
              <w:jc w:val="center"/>
              <w:rPr>
                <w:b/>
                <w:sz w:val="26"/>
                <w:szCs w:val="26"/>
              </w:rPr>
            </w:pPr>
            <w:bookmarkStart w:id="123" w:name="_Toc468975336"/>
            <w:bookmarkStart w:id="124" w:name="_Toc469566791"/>
            <w:r w:rsidRPr="003755E9">
              <w:rPr>
                <w:b/>
                <w:sz w:val="26"/>
                <w:szCs w:val="26"/>
              </w:rPr>
              <w:t>Thứ tự</w:t>
            </w:r>
          </w:p>
        </w:tc>
        <w:tc>
          <w:tcPr>
            <w:tcW w:w="3415" w:type="dxa"/>
          </w:tcPr>
          <w:p w14:paraId="1A9C212E" w14:textId="77777777" w:rsidR="006711F7" w:rsidRPr="003755E9" w:rsidRDefault="006711F7" w:rsidP="00D665BB">
            <w:pPr>
              <w:spacing w:before="60" w:after="60"/>
              <w:jc w:val="center"/>
              <w:rPr>
                <w:b/>
                <w:sz w:val="26"/>
                <w:szCs w:val="26"/>
              </w:rPr>
            </w:pPr>
            <w:r w:rsidRPr="003755E9">
              <w:rPr>
                <w:b/>
                <w:sz w:val="26"/>
                <w:szCs w:val="26"/>
              </w:rPr>
              <w:t>Từ</w:t>
            </w:r>
          </w:p>
        </w:tc>
      </w:tr>
      <w:tr w:rsidR="006711F7" w14:paraId="2AB68650" w14:textId="77777777" w:rsidTr="00D665BB">
        <w:trPr>
          <w:jc w:val="center"/>
        </w:trPr>
        <w:tc>
          <w:tcPr>
            <w:tcW w:w="2293" w:type="dxa"/>
          </w:tcPr>
          <w:p w14:paraId="26301083" w14:textId="77777777" w:rsidR="006711F7" w:rsidRPr="00F64762" w:rsidRDefault="006711F7" w:rsidP="00D665BB">
            <w:pPr>
              <w:spacing w:before="60" w:after="60"/>
              <w:jc w:val="center"/>
              <w:rPr>
                <w:sz w:val="26"/>
                <w:szCs w:val="26"/>
              </w:rPr>
            </w:pPr>
            <w:r w:rsidRPr="00F64762">
              <w:rPr>
                <w:sz w:val="26"/>
                <w:szCs w:val="26"/>
              </w:rPr>
              <w:t>1</w:t>
            </w:r>
          </w:p>
        </w:tc>
        <w:tc>
          <w:tcPr>
            <w:tcW w:w="3415" w:type="dxa"/>
          </w:tcPr>
          <w:p w14:paraId="1CF62A03" w14:textId="77777777"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14:paraId="4649EEEE" w14:textId="77777777" w:rsidTr="00D665BB">
        <w:trPr>
          <w:jc w:val="center"/>
        </w:trPr>
        <w:tc>
          <w:tcPr>
            <w:tcW w:w="2293" w:type="dxa"/>
          </w:tcPr>
          <w:p w14:paraId="374B8102" w14:textId="77777777" w:rsidR="006711F7" w:rsidRPr="00F64762" w:rsidRDefault="006711F7" w:rsidP="00D665BB">
            <w:pPr>
              <w:spacing w:before="60" w:after="60"/>
              <w:jc w:val="center"/>
              <w:rPr>
                <w:sz w:val="26"/>
                <w:szCs w:val="26"/>
              </w:rPr>
            </w:pPr>
            <w:r w:rsidRPr="00F64762">
              <w:rPr>
                <w:sz w:val="26"/>
                <w:szCs w:val="26"/>
              </w:rPr>
              <w:t>2</w:t>
            </w:r>
          </w:p>
        </w:tc>
        <w:tc>
          <w:tcPr>
            <w:tcW w:w="3415" w:type="dxa"/>
          </w:tcPr>
          <w:p w14:paraId="66A0EA50" w14:textId="77777777" w:rsidR="006711F7" w:rsidRPr="00F64762" w:rsidRDefault="006711F7" w:rsidP="00D665BB">
            <w:pPr>
              <w:spacing w:before="60" w:after="60"/>
              <w:jc w:val="center"/>
              <w:rPr>
                <w:sz w:val="26"/>
                <w:szCs w:val="26"/>
              </w:rPr>
            </w:pPr>
            <w:proofErr w:type="gramStart"/>
            <w:r>
              <w:rPr>
                <w:sz w:val="26"/>
                <w:szCs w:val="26"/>
                <w:lang w:val="en-US"/>
              </w:rPr>
              <w:t>m</w:t>
            </w:r>
            <w:r w:rsidRPr="00F64762">
              <w:rPr>
                <w:sz w:val="26"/>
                <w:szCs w:val="26"/>
              </w:rPr>
              <w:t>èo</w:t>
            </w:r>
            <w:proofErr w:type="gramEnd"/>
          </w:p>
        </w:tc>
      </w:tr>
      <w:tr w:rsidR="006711F7" w14:paraId="4B1C0BBA" w14:textId="77777777" w:rsidTr="00D665BB">
        <w:trPr>
          <w:jc w:val="center"/>
        </w:trPr>
        <w:tc>
          <w:tcPr>
            <w:tcW w:w="2293" w:type="dxa"/>
          </w:tcPr>
          <w:p w14:paraId="1D600192" w14:textId="77777777" w:rsidR="006711F7" w:rsidRPr="00F64762" w:rsidRDefault="006711F7" w:rsidP="00D665BB">
            <w:pPr>
              <w:spacing w:before="60" w:after="60"/>
              <w:jc w:val="center"/>
              <w:rPr>
                <w:sz w:val="26"/>
                <w:szCs w:val="26"/>
              </w:rPr>
            </w:pPr>
            <w:r w:rsidRPr="00F64762">
              <w:rPr>
                <w:sz w:val="26"/>
                <w:szCs w:val="26"/>
              </w:rPr>
              <w:t>3</w:t>
            </w:r>
          </w:p>
        </w:tc>
        <w:tc>
          <w:tcPr>
            <w:tcW w:w="3415" w:type="dxa"/>
          </w:tcPr>
          <w:p w14:paraId="0729011B" w14:textId="77777777" w:rsidR="006711F7" w:rsidRPr="00F64762" w:rsidRDefault="006711F7" w:rsidP="00D665BB">
            <w:pPr>
              <w:spacing w:before="60" w:after="60"/>
              <w:jc w:val="center"/>
              <w:rPr>
                <w:sz w:val="26"/>
                <w:szCs w:val="26"/>
              </w:rPr>
            </w:pPr>
            <w:r w:rsidRPr="00F64762">
              <w:rPr>
                <w:sz w:val="26"/>
                <w:szCs w:val="26"/>
              </w:rPr>
              <w:t>ngồi</w:t>
            </w:r>
          </w:p>
        </w:tc>
      </w:tr>
      <w:tr w:rsidR="006711F7" w14:paraId="271C9437" w14:textId="77777777" w:rsidTr="00D665BB">
        <w:trPr>
          <w:jc w:val="center"/>
        </w:trPr>
        <w:tc>
          <w:tcPr>
            <w:tcW w:w="2293" w:type="dxa"/>
          </w:tcPr>
          <w:p w14:paraId="0DFAAAC7" w14:textId="77777777"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14:paraId="64763D5A" w14:textId="77777777" w:rsidR="006711F7" w:rsidRPr="00F64762" w:rsidRDefault="006711F7" w:rsidP="00D665BB">
            <w:pPr>
              <w:spacing w:before="60" w:after="60"/>
              <w:jc w:val="center"/>
              <w:rPr>
                <w:sz w:val="26"/>
                <w:szCs w:val="26"/>
              </w:rPr>
            </w:pPr>
            <w:proofErr w:type="gramStart"/>
            <w:r>
              <w:rPr>
                <w:sz w:val="26"/>
                <w:szCs w:val="26"/>
                <w:lang w:val="en-US"/>
              </w:rPr>
              <w:t>t</w:t>
            </w:r>
            <w:r w:rsidRPr="00F64762">
              <w:rPr>
                <w:sz w:val="26"/>
                <w:szCs w:val="26"/>
              </w:rPr>
              <w:t>rên</w:t>
            </w:r>
            <w:proofErr w:type="gramEnd"/>
          </w:p>
        </w:tc>
      </w:tr>
      <w:tr w:rsidR="006711F7" w14:paraId="7590393D" w14:textId="77777777" w:rsidTr="00D665BB">
        <w:trPr>
          <w:jc w:val="center"/>
        </w:trPr>
        <w:tc>
          <w:tcPr>
            <w:tcW w:w="2293" w:type="dxa"/>
          </w:tcPr>
          <w:p w14:paraId="0E6ED8C0" w14:textId="77777777" w:rsidR="006711F7" w:rsidRPr="00F64762" w:rsidRDefault="006711F7" w:rsidP="00D665BB">
            <w:pPr>
              <w:spacing w:before="60" w:after="60"/>
              <w:jc w:val="center"/>
              <w:rPr>
                <w:sz w:val="26"/>
                <w:szCs w:val="26"/>
              </w:rPr>
            </w:pPr>
            <w:r w:rsidRPr="00F64762">
              <w:rPr>
                <w:sz w:val="26"/>
                <w:szCs w:val="26"/>
              </w:rPr>
              <w:t>5</w:t>
            </w:r>
          </w:p>
        </w:tc>
        <w:tc>
          <w:tcPr>
            <w:tcW w:w="3415" w:type="dxa"/>
          </w:tcPr>
          <w:p w14:paraId="4D7DFE43" w14:textId="77777777" w:rsidR="006711F7" w:rsidRPr="00F64762" w:rsidRDefault="006711F7" w:rsidP="00D665BB">
            <w:pPr>
              <w:spacing w:before="60" w:after="60"/>
              <w:jc w:val="center"/>
              <w:rPr>
                <w:sz w:val="26"/>
                <w:szCs w:val="26"/>
              </w:rPr>
            </w:pPr>
            <w:r w:rsidRPr="00F64762">
              <w:rPr>
                <w:sz w:val="26"/>
                <w:szCs w:val="26"/>
              </w:rPr>
              <w:t>chiếc</w:t>
            </w:r>
          </w:p>
        </w:tc>
      </w:tr>
      <w:tr w:rsidR="006711F7" w14:paraId="45C9D720" w14:textId="77777777" w:rsidTr="00D665BB">
        <w:trPr>
          <w:jc w:val="center"/>
        </w:trPr>
        <w:tc>
          <w:tcPr>
            <w:tcW w:w="2293" w:type="dxa"/>
          </w:tcPr>
          <w:p w14:paraId="38F0BE64" w14:textId="77777777" w:rsidR="006711F7" w:rsidRPr="00F64762" w:rsidRDefault="006711F7" w:rsidP="00D665BB">
            <w:pPr>
              <w:spacing w:before="60" w:after="60"/>
              <w:jc w:val="center"/>
              <w:rPr>
                <w:sz w:val="26"/>
                <w:szCs w:val="26"/>
              </w:rPr>
            </w:pPr>
            <w:r w:rsidRPr="00F64762">
              <w:rPr>
                <w:sz w:val="26"/>
                <w:szCs w:val="26"/>
              </w:rPr>
              <w:t>6</w:t>
            </w:r>
          </w:p>
        </w:tc>
        <w:tc>
          <w:tcPr>
            <w:tcW w:w="3415" w:type="dxa"/>
          </w:tcPr>
          <w:p w14:paraId="06C4C518" w14:textId="77777777" w:rsidR="006711F7" w:rsidRPr="00F64762" w:rsidRDefault="006711F7" w:rsidP="00D665BB">
            <w:pPr>
              <w:spacing w:before="60" w:after="60"/>
              <w:jc w:val="center"/>
              <w:rPr>
                <w:sz w:val="26"/>
                <w:szCs w:val="26"/>
              </w:rPr>
            </w:pPr>
            <w:proofErr w:type="gramStart"/>
            <w:r>
              <w:rPr>
                <w:sz w:val="26"/>
                <w:szCs w:val="26"/>
                <w:lang w:val="en-US"/>
              </w:rPr>
              <w:t>m</w:t>
            </w:r>
            <w:r w:rsidRPr="00F64762">
              <w:rPr>
                <w:sz w:val="26"/>
                <w:szCs w:val="26"/>
              </w:rPr>
              <w:t>ũ</w:t>
            </w:r>
            <w:proofErr w:type="gramEnd"/>
          </w:p>
        </w:tc>
      </w:tr>
      <w:tr w:rsidR="006711F7" w14:paraId="04FE3D28" w14:textId="77777777" w:rsidTr="00D665BB">
        <w:trPr>
          <w:jc w:val="center"/>
        </w:trPr>
        <w:tc>
          <w:tcPr>
            <w:tcW w:w="2293" w:type="dxa"/>
          </w:tcPr>
          <w:p w14:paraId="6B4EC34F" w14:textId="77777777" w:rsidR="006711F7" w:rsidRPr="00F64762" w:rsidRDefault="006711F7" w:rsidP="00D665BB">
            <w:pPr>
              <w:spacing w:before="60" w:after="60"/>
              <w:jc w:val="center"/>
              <w:rPr>
                <w:sz w:val="26"/>
                <w:szCs w:val="26"/>
              </w:rPr>
            </w:pPr>
            <w:r w:rsidRPr="00F64762">
              <w:rPr>
                <w:sz w:val="26"/>
                <w:szCs w:val="26"/>
              </w:rPr>
              <w:t>7</w:t>
            </w:r>
          </w:p>
        </w:tc>
        <w:tc>
          <w:tcPr>
            <w:tcW w:w="3415" w:type="dxa"/>
          </w:tcPr>
          <w:p w14:paraId="47A7A1FD" w14:textId="77777777"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14:paraId="51AB759E" w14:textId="77777777" w:rsidTr="00D665BB">
        <w:trPr>
          <w:jc w:val="center"/>
        </w:trPr>
        <w:tc>
          <w:tcPr>
            <w:tcW w:w="2293" w:type="dxa"/>
          </w:tcPr>
          <w:p w14:paraId="287CDDA2" w14:textId="77777777" w:rsidR="006711F7" w:rsidRPr="00F64762" w:rsidRDefault="006711F7" w:rsidP="00D665BB">
            <w:pPr>
              <w:spacing w:before="60" w:after="60"/>
              <w:jc w:val="center"/>
              <w:rPr>
                <w:sz w:val="26"/>
                <w:szCs w:val="26"/>
              </w:rPr>
            </w:pPr>
            <w:r w:rsidRPr="00F64762">
              <w:rPr>
                <w:sz w:val="26"/>
                <w:szCs w:val="26"/>
              </w:rPr>
              <w:t>8</w:t>
            </w:r>
          </w:p>
        </w:tc>
        <w:tc>
          <w:tcPr>
            <w:tcW w:w="3415" w:type="dxa"/>
          </w:tcPr>
          <w:p w14:paraId="594F48DF" w14:textId="77777777" w:rsidR="006711F7" w:rsidRPr="00F64762" w:rsidRDefault="006711F7" w:rsidP="00D665BB">
            <w:pPr>
              <w:spacing w:before="60" w:after="60"/>
              <w:jc w:val="center"/>
              <w:rPr>
                <w:sz w:val="26"/>
                <w:szCs w:val="26"/>
              </w:rPr>
            </w:pPr>
            <w:r w:rsidRPr="00F64762">
              <w:rPr>
                <w:sz w:val="26"/>
                <w:szCs w:val="26"/>
              </w:rPr>
              <w:t>cắn</w:t>
            </w:r>
          </w:p>
        </w:tc>
      </w:tr>
      <w:tr w:rsidR="006711F7" w14:paraId="4D1F5395" w14:textId="77777777" w:rsidTr="00D665BB">
        <w:trPr>
          <w:jc w:val="center"/>
        </w:trPr>
        <w:tc>
          <w:tcPr>
            <w:tcW w:w="2293" w:type="dxa"/>
          </w:tcPr>
          <w:p w14:paraId="39CC09BD" w14:textId="77777777" w:rsidR="006711F7" w:rsidRPr="00F64762" w:rsidRDefault="006711F7" w:rsidP="00D665BB">
            <w:pPr>
              <w:spacing w:before="60" w:after="60"/>
              <w:jc w:val="center"/>
              <w:rPr>
                <w:sz w:val="26"/>
                <w:szCs w:val="26"/>
              </w:rPr>
            </w:pPr>
            <w:r w:rsidRPr="00F64762">
              <w:rPr>
                <w:sz w:val="26"/>
                <w:szCs w:val="26"/>
              </w:rPr>
              <w:t>9</w:t>
            </w:r>
          </w:p>
        </w:tc>
        <w:tc>
          <w:tcPr>
            <w:tcW w:w="3415" w:type="dxa"/>
          </w:tcPr>
          <w:p w14:paraId="639E5B3E" w14:textId="77777777"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14:paraId="73BF9B9A" w14:textId="77777777" w:rsidTr="00D665BB">
        <w:trPr>
          <w:jc w:val="center"/>
        </w:trPr>
        <w:tc>
          <w:tcPr>
            <w:tcW w:w="2293" w:type="dxa"/>
          </w:tcPr>
          <w:p w14:paraId="45D650D9" w14:textId="77777777" w:rsidR="006711F7" w:rsidRPr="00F64762" w:rsidRDefault="006711F7" w:rsidP="00D665BB">
            <w:pPr>
              <w:spacing w:before="60" w:after="60"/>
              <w:jc w:val="center"/>
              <w:rPr>
                <w:sz w:val="26"/>
                <w:szCs w:val="26"/>
              </w:rPr>
            </w:pPr>
            <w:r w:rsidRPr="00F64762">
              <w:rPr>
                <w:sz w:val="26"/>
                <w:szCs w:val="26"/>
              </w:rPr>
              <w:t>10</w:t>
            </w:r>
          </w:p>
        </w:tc>
        <w:tc>
          <w:tcPr>
            <w:tcW w:w="3415" w:type="dxa"/>
          </w:tcPr>
          <w:p w14:paraId="49E866E1" w14:textId="77777777" w:rsidR="006711F7" w:rsidRPr="00F64762" w:rsidRDefault="006711F7" w:rsidP="00D665BB">
            <w:pPr>
              <w:spacing w:before="60" w:after="60"/>
              <w:jc w:val="center"/>
              <w:rPr>
                <w:sz w:val="26"/>
                <w:szCs w:val="26"/>
              </w:rPr>
            </w:pPr>
            <w:r w:rsidRPr="00F64762">
              <w:rPr>
                <w:sz w:val="26"/>
                <w:szCs w:val="26"/>
              </w:rPr>
              <w:t>con mèo</w:t>
            </w:r>
          </w:p>
        </w:tc>
      </w:tr>
      <w:tr w:rsidR="006711F7" w14:paraId="15C93E9E" w14:textId="77777777" w:rsidTr="00D665BB">
        <w:trPr>
          <w:jc w:val="center"/>
        </w:trPr>
        <w:tc>
          <w:tcPr>
            <w:tcW w:w="2293" w:type="dxa"/>
          </w:tcPr>
          <w:p w14:paraId="18C1694B" w14:textId="77777777" w:rsidR="006711F7" w:rsidRPr="00F64762" w:rsidRDefault="006711F7" w:rsidP="00D665BB">
            <w:pPr>
              <w:spacing w:before="60" w:after="60"/>
              <w:jc w:val="center"/>
              <w:rPr>
                <w:sz w:val="26"/>
                <w:szCs w:val="26"/>
              </w:rPr>
            </w:pPr>
            <w:r w:rsidRPr="00F64762">
              <w:rPr>
                <w:sz w:val="26"/>
                <w:szCs w:val="26"/>
              </w:rPr>
              <w:t>11</w:t>
            </w:r>
          </w:p>
        </w:tc>
        <w:tc>
          <w:tcPr>
            <w:tcW w:w="3415" w:type="dxa"/>
          </w:tcPr>
          <w:p w14:paraId="4EF12FF2" w14:textId="77777777" w:rsidR="006711F7" w:rsidRPr="00F64762" w:rsidRDefault="006711F7" w:rsidP="00D665BB">
            <w:pPr>
              <w:spacing w:before="60" w:after="60"/>
              <w:jc w:val="center"/>
              <w:rPr>
                <w:sz w:val="26"/>
                <w:szCs w:val="26"/>
              </w:rPr>
            </w:pPr>
            <w:r w:rsidRPr="00F64762">
              <w:rPr>
                <w:sz w:val="26"/>
                <w:szCs w:val="26"/>
              </w:rPr>
              <w:t>mèo ngồi</w:t>
            </w:r>
          </w:p>
        </w:tc>
      </w:tr>
      <w:tr w:rsidR="006711F7" w14:paraId="0E6AECE3" w14:textId="77777777" w:rsidTr="00D665BB">
        <w:trPr>
          <w:jc w:val="center"/>
        </w:trPr>
        <w:tc>
          <w:tcPr>
            <w:tcW w:w="2293" w:type="dxa"/>
          </w:tcPr>
          <w:p w14:paraId="6473F5DC" w14:textId="77777777" w:rsidR="006711F7" w:rsidRPr="00F64762" w:rsidRDefault="006711F7" w:rsidP="00D665BB">
            <w:pPr>
              <w:spacing w:before="60" w:after="60"/>
              <w:jc w:val="center"/>
              <w:rPr>
                <w:sz w:val="26"/>
                <w:szCs w:val="26"/>
              </w:rPr>
            </w:pPr>
            <w:r w:rsidRPr="00F64762">
              <w:rPr>
                <w:sz w:val="26"/>
                <w:szCs w:val="26"/>
              </w:rPr>
              <w:t>12</w:t>
            </w:r>
          </w:p>
        </w:tc>
        <w:tc>
          <w:tcPr>
            <w:tcW w:w="3415" w:type="dxa"/>
          </w:tcPr>
          <w:p w14:paraId="4FABD72E" w14:textId="77777777" w:rsidR="006711F7" w:rsidRPr="00F64762" w:rsidRDefault="006711F7" w:rsidP="00D665BB">
            <w:pPr>
              <w:spacing w:before="60" w:after="60"/>
              <w:jc w:val="center"/>
              <w:rPr>
                <w:sz w:val="26"/>
                <w:szCs w:val="26"/>
              </w:rPr>
            </w:pPr>
            <w:r w:rsidRPr="00F64762">
              <w:rPr>
                <w:sz w:val="26"/>
                <w:szCs w:val="26"/>
              </w:rPr>
              <w:t>ngồi trên</w:t>
            </w:r>
          </w:p>
        </w:tc>
      </w:tr>
      <w:tr w:rsidR="006711F7" w14:paraId="565977AB" w14:textId="77777777" w:rsidTr="00D665BB">
        <w:trPr>
          <w:jc w:val="center"/>
        </w:trPr>
        <w:tc>
          <w:tcPr>
            <w:tcW w:w="2293" w:type="dxa"/>
          </w:tcPr>
          <w:p w14:paraId="370E6687" w14:textId="77777777" w:rsidR="006711F7" w:rsidRPr="00F64762" w:rsidRDefault="006711F7" w:rsidP="00D665BB">
            <w:pPr>
              <w:spacing w:before="60" w:after="60"/>
              <w:jc w:val="center"/>
              <w:rPr>
                <w:sz w:val="26"/>
                <w:szCs w:val="26"/>
              </w:rPr>
            </w:pPr>
            <w:r w:rsidRPr="00F64762">
              <w:rPr>
                <w:sz w:val="26"/>
                <w:szCs w:val="26"/>
              </w:rPr>
              <w:t>13</w:t>
            </w:r>
          </w:p>
        </w:tc>
        <w:tc>
          <w:tcPr>
            <w:tcW w:w="3415" w:type="dxa"/>
          </w:tcPr>
          <w:p w14:paraId="3E802D5F" w14:textId="77777777" w:rsidR="006711F7" w:rsidRPr="00F64762" w:rsidRDefault="006711F7" w:rsidP="00D665BB">
            <w:pPr>
              <w:spacing w:before="60" w:after="60"/>
              <w:jc w:val="center"/>
              <w:rPr>
                <w:sz w:val="26"/>
                <w:szCs w:val="26"/>
              </w:rPr>
            </w:pPr>
            <w:r w:rsidRPr="00F64762">
              <w:rPr>
                <w:sz w:val="26"/>
                <w:szCs w:val="26"/>
              </w:rPr>
              <w:t>trên chiếc</w:t>
            </w:r>
          </w:p>
        </w:tc>
      </w:tr>
      <w:tr w:rsidR="006711F7" w14:paraId="522F7EDD" w14:textId="77777777" w:rsidTr="00D665BB">
        <w:trPr>
          <w:jc w:val="center"/>
        </w:trPr>
        <w:tc>
          <w:tcPr>
            <w:tcW w:w="2293" w:type="dxa"/>
          </w:tcPr>
          <w:p w14:paraId="4150B303" w14:textId="77777777" w:rsidR="006711F7" w:rsidRPr="00F64762" w:rsidRDefault="006711F7" w:rsidP="00D665BB">
            <w:pPr>
              <w:spacing w:before="60" w:after="60"/>
              <w:jc w:val="center"/>
              <w:rPr>
                <w:sz w:val="26"/>
                <w:szCs w:val="26"/>
              </w:rPr>
            </w:pPr>
            <w:r w:rsidRPr="00F64762">
              <w:rPr>
                <w:sz w:val="26"/>
                <w:szCs w:val="26"/>
              </w:rPr>
              <w:t>14</w:t>
            </w:r>
          </w:p>
        </w:tc>
        <w:tc>
          <w:tcPr>
            <w:tcW w:w="3415" w:type="dxa"/>
          </w:tcPr>
          <w:p w14:paraId="4FF05667" w14:textId="77777777" w:rsidR="006711F7" w:rsidRPr="00F64762" w:rsidRDefault="006711F7" w:rsidP="00D665BB">
            <w:pPr>
              <w:spacing w:before="60" w:after="60"/>
              <w:jc w:val="center"/>
              <w:rPr>
                <w:sz w:val="26"/>
                <w:szCs w:val="26"/>
              </w:rPr>
            </w:pPr>
            <w:r w:rsidRPr="00F64762">
              <w:rPr>
                <w:sz w:val="26"/>
                <w:szCs w:val="26"/>
              </w:rPr>
              <w:t>chiếc mũ</w:t>
            </w:r>
          </w:p>
        </w:tc>
      </w:tr>
      <w:tr w:rsidR="006711F7" w14:paraId="34C9592F" w14:textId="77777777" w:rsidTr="00D665BB">
        <w:trPr>
          <w:jc w:val="center"/>
        </w:trPr>
        <w:tc>
          <w:tcPr>
            <w:tcW w:w="2293" w:type="dxa"/>
          </w:tcPr>
          <w:p w14:paraId="0322CF23" w14:textId="77777777" w:rsidR="006711F7" w:rsidRPr="00F64762" w:rsidRDefault="006711F7" w:rsidP="00D665BB">
            <w:pPr>
              <w:spacing w:before="60" w:after="60"/>
              <w:jc w:val="center"/>
              <w:rPr>
                <w:sz w:val="26"/>
                <w:szCs w:val="26"/>
              </w:rPr>
            </w:pPr>
            <w:r w:rsidRPr="00F64762">
              <w:rPr>
                <w:sz w:val="26"/>
                <w:szCs w:val="26"/>
              </w:rPr>
              <w:t>15</w:t>
            </w:r>
          </w:p>
        </w:tc>
        <w:tc>
          <w:tcPr>
            <w:tcW w:w="3415" w:type="dxa"/>
          </w:tcPr>
          <w:p w14:paraId="697125F0" w14:textId="77777777" w:rsidR="006711F7" w:rsidRPr="00F64762" w:rsidRDefault="006711F7" w:rsidP="00D665BB">
            <w:pPr>
              <w:spacing w:before="60" w:after="60"/>
              <w:jc w:val="center"/>
              <w:rPr>
                <w:sz w:val="26"/>
                <w:szCs w:val="26"/>
              </w:rPr>
            </w:pPr>
            <w:r w:rsidRPr="00F64762">
              <w:rPr>
                <w:sz w:val="26"/>
                <w:szCs w:val="26"/>
              </w:rPr>
              <w:t>con chó</w:t>
            </w:r>
          </w:p>
        </w:tc>
      </w:tr>
      <w:tr w:rsidR="006711F7" w14:paraId="1303C8D4" w14:textId="77777777" w:rsidTr="00D665BB">
        <w:trPr>
          <w:jc w:val="center"/>
        </w:trPr>
        <w:tc>
          <w:tcPr>
            <w:tcW w:w="2293" w:type="dxa"/>
          </w:tcPr>
          <w:p w14:paraId="2B6F2742" w14:textId="77777777" w:rsidR="006711F7" w:rsidRPr="00F64762" w:rsidRDefault="006711F7" w:rsidP="00D665BB">
            <w:pPr>
              <w:spacing w:before="60" w:after="60"/>
              <w:jc w:val="center"/>
              <w:rPr>
                <w:sz w:val="26"/>
                <w:szCs w:val="26"/>
              </w:rPr>
            </w:pPr>
            <w:r w:rsidRPr="00F64762">
              <w:rPr>
                <w:sz w:val="26"/>
                <w:szCs w:val="26"/>
              </w:rPr>
              <w:t>16</w:t>
            </w:r>
          </w:p>
        </w:tc>
        <w:tc>
          <w:tcPr>
            <w:tcW w:w="3415" w:type="dxa"/>
          </w:tcPr>
          <w:p w14:paraId="6241D7E1" w14:textId="77777777" w:rsidR="006711F7" w:rsidRPr="00F64762" w:rsidRDefault="006711F7" w:rsidP="00D665BB">
            <w:pPr>
              <w:spacing w:before="60" w:after="60"/>
              <w:jc w:val="center"/>
              <w:rPr>
                <w:sz w:val="26"/>
                <w:szCs w:val="26"/>
              </w:rPr>
            </w:pPr>
            <w:r w:rsidRPr="00F64762">
              <w:rPr>
                <w:sz w:val="26"/>
                <w:szCs w:val="26"/>
              </w:rPr>
              <w:t>chó cắn</w:t>
            </w:r>
          </w:p>
        </w:tc>
      </w:tr>
      <w:tr w:rsidR="006711F7" w14:paraId="1D7156F0" w14:textId="77777777" w:rsidTr="00D665BB">
        <w:trPr>
          <w:jc w:val="center"/>
        </w:trPr>
        <w:tc>
          <w:tcPr>
            <w:tcW w:w="2293" w:type="dxa"/>
          </w:tcPr>
          <w:p w14:paraId="133C2AAF" w14:textId="77777777" w:rsidR="006711F7" w:rsidRPr="00F64762" w:rsidRDefault="006711F7" w:rsidP="00D665BB">
            <w:pPr>
              <w:spacing w:before="60" w:after="60"/>
              <w:jc w:val="center"/>
              <w:rPr>
                <w:sz w:val="26"/>
                <w:szCs w:val="26"/>
              </w:rPr>
            </w:pPr>
            <w:r w:rsidRPr="00F64762">
              <w:rPr>
                <w:sz w:val="26"/>
                <w:szCs w:val="26"/>
              </w:rPr>
              <w:t>17</w:t>
            </w:r>
          </w:p>
        </w:tc>
        <w:tc>
          <w:tcPr>
            <w:tcW w:w="3415" w:type="dxa"/>
          </w:tcPr>
          <w:p w14:paraId="063E41DC" w14:textId="77777777" w:rsidR="006711F7" w:rsidRPr="00F64762" w:rsidRDefault="006711F7" w:rsidP="00D665BB">
            <w:pPr>
              <w:spacing w:before="60" w:after="60"/>
              <w:jc w:val="center"/>
              <w:rPr>
                <w:sz w:val="26"/>
                <w:szCs w:val="26"/>
              </w:rPr>
            </w:pPr>
            <w:r w:rsidRPr="00F64762">
              <w:rPr>
                <w:sz w:val="26"/>
                <w:szCs w:val="26"/>
              </w:rPr>
              <w:t>cắn con</w:t>
            </w:r>
          </w:p>
        </w:tc>
      </w:tr>
      <w:tr w:rsidR="006711F7" w14:paraId="5DDA1CED" w14:textId="77777777" w:rsidTr="00D665BB">
        <w:trPr>
          <w:jc w:val="center"/>
        </w:trPr>
        <w:tc>
          <w:tcPr>
            <w:tcW w:w="2293" w:type="dxa"/>
          </w:tcPr>
          <w:p w14:paraId="2020E9A4" w14:textId="77777777" w:rsidR="006711F7" w:rsidRPr="00F64762" w:rsidRDefault="006711F7" w:rsidP="00D665BB">
            <w:pPr>
              <w:spacing w:before="60" w:after="60"/>
              <w:jc w:val="center"/>
              <w:rPr>
                <w:sz w:val="26"/>
                <w:szCs w:val="26"/>
              </w:rPr>
            </w:pPr>
            <w:r w:rsidRPr="00F64762">
              <w:rPr>
                <w:sz w:val="26"/>
                <w:szCs w:val="26"/>
              </w:rPr>
              <w:t>18</w:t>
            </w:r>
          </w:p>
        </w:tc>
        <w:tc>
          <w:tcPr>
            <w:tcW w:w="3415" w:type="dxa"/>
          </w:tcPr>
          <w:p w14:paraId="29AFF1C0" w14:textId="77777777" w:rsidR="006711F7" w:rsidRPr="00F64762" w:rsidRDefault="006711F7" w:rsidP="00D665BB">
            <w:pPr>
              <w:spacing w:before="60" w:after="60"/>
              <w:jc w:val="center"/>
              <w:rPr>
                <w:sz w:val="26"/>
                <w:szCs w:val="26"/>
              </w:rPr>
            </w:pPr>
            <w:r w:rsidRPr="00F64762">
              <w:rPr>
                <w:sz w:val="26"/>
                <w:szCs w:val="26"/>
              </w:rPr>
              <w:t>mèo và</w:t>
            </w:r>
          </w:p>
        </w:tc>
      </w:tr>
      <w:tr w:rsidR="006711F7" w14:paraId="416D982C" w14:textId="77777777" w:rsidTr="00D665BB">
        <w:trPr>
          <w:jc w:val="center"/>
        </w:trPr>
        <w:tc>
          <w:tcPr>
            <w:tcW w:w="2293" w:type="dxa"/>
          </w:tcPr>
          <w:p w14:paraId="1394A98F" w14:textId="77777777" w:rsidR="006711F7" w:rsidRPr="00F64762" w:rsidRDefault="006711F7" w:rsidP="00D665BB">
            <w:pPr>
              <w:spacing w:before="60" w:after="60"/>
              <w:jc w:val="center"/>
              <w:rPr>
                <w:sz w:val="26"/>
                <w:szCs w:val="26"/>
              </w:rPr>
            </w:pPr>
            <w:r w:rsidRPr="00F64762">
              <w:rPr>
                <w:sz w:val="26"/>
                <w:szCs w:val="26"/>
              </w:rPr>
              <w:t>19</w:t>
            </w:r>
          </w:p>
        </w:tc>
        <w:tc>
          <w:tcPr>
            <w:tcW w:w="3415" w:type="dxa"/>
          </w:tcPr>
          <w:p w14:paraId="49399749" w14:textId="77777777" w:rsidR="006711F7" w:rsidRPr="00F64762" w:rsidRDefault="006711F7" w:rsidP="00D665BB">
            <w:pPr>
              <w:spacing w:before="60" w:after="60"/>
              <w:jc w:val="center"/>
              <w:rPr>
                <w:sz w:val="26"/>
                <w:szCs w:val="26"/>
              </w:rPr>
            </w:pPr>
            <w:r w:rsidRPr="00F64762">
              <w:rPr>
                <w:sz w:val="26"/>
                <w:szCs w:val="26"/>
              </w:rPr>
              <w:t>và chiếc</w:t>
            </w:r>
          </w:p>
        </w:tc>
      </w:tr>
    </w:tbl>
    <w:p w14:paraId="2473A2DB" w14:textId="77777777"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23"/>
      <w:bookmarkEnd w:id="124"/>
      <w:r>
        <w:rPr>
          <w:b/>
          <w:noProof/>
          <w:color w:val="000000" w:themeColor="text1"/>
        </w:rPr>
        <w:t xml:space="preserve">: </w:t>
      </w:r>
      <w:r>
        <w:rPr>
          <w:noProof/>
          <w:color w:val="000000" w:themeColor="text1"/>
        </w:rPr>
        <w:t>Là tập hợp dang sách từ gồm 1-gram, 2-gram và 3-gram.</w:t>
      </w:r>
    </w:p>
    <w:p w14:paraId="033B815B" w14:textId="77777777"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14:paraId="1CDE32B6" w14:textId="77777777" w:rsidR="006711F7" w:rsidRPr="001A1CBA" w:rsidRDefault="006711F7" w:rsidP="006711F7">
      <w:pPr>
        <w:pStyle w:val="Bng"/>
        <w:rPr>
          <w:noProof/>
        </w:rPr>
      </w:pPr>
      <w:bookmarkStart w:id="125" w:name="_Toc485154548"/>
      <w:r>
        <w:rPr>
          <w:noProof/>
        </w:rPr>
        <w:t xml:space="preserve">Bảng </w:t>
      </w:r>
      <w:r w:rsidR="004F6D3F">
        <w:rPr>
          <w:noProof/>
        </w:rPr>
        <w:t>2</w:t>
      </w:r>
      <w:r>
        <w:rPr>
          <w:noProof/>
        </w:rPr>
        <w:t>.4: Danh sách từ điển trigram</w:t>
      </w:r>
      <w:bookmarkEnd w:id="125"/>
    </w:p>
    <w:tbl>
      <w:tblPr>
        <w:tblStyle w:val="TableGrid"/>
        <w:tblW w:w="0" w:type="auto"/>
        <w:jc w:val="center"/>
        <w:tblLayout w:type="fixed"/>
        <w:tblLook w:val="04A0" w:firstRow="1" w:lastRow="0" w:firstColumn="1" w:lastColumn="0" w:noHBand="0" w:noVBand="1"/>
      </w:tblPr>
      <w:tblGrid>
        <w:gridCol w:w="2293"/>
        <w:gridCol w:w="3415"/>
      </w:tblGrid>
      <w:tr w:rsidR="006711F7" w14:paraId="43DD4B58" w14:textId="77777777" w:rsidTr="00D665BB">
        <w:trPr>
          <w:trHeight w:val="20"/>
          <w:tblHeader/>
          <w:jc w:val="center"/>
        </w:trPr>
        <w:tc>
          <w:tcPr>
            <w:tcW w:w="2293" w:type="dxa"/>
            <w:vAlign w:val="center"/>
          </w:tcPr>
          <w:p w14:paraId="134C41DF" w14:textId="77777777"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14:paraId="6F87B2A5" w14:textId="77777777" w:rsidR="006711F7" w:rsidRPr="003755E9" w:rsidRDefault="006711F7" w:rsidP="00D665BB">
            <w:pPr>
              <w:spacing w:before="60" w:after="60"/>
              <w:jc w:val="center"/>
              <w:rPr>
                <w:b/>
                <w:sz w:val="26"/>
                <w:szCs w:val="26"/>
              </w:rPr>
            </w:pPr>
            <w:r w:rsidRPr="003755E9">
              <w:rPr>
                <w:b/>
                <w:sz w:val="26"/>
                <w:szCs w:val="26"/>
              </w:rPr>
              <w:t>Từ</w:t>
            </w:r>
          </w:p>
        </w:tc>
      </w:tr>
      <w:tr w:rsidR="006711F7" w14:paraId="22906536" w14:textId="77777777" w:rsidTr="00D665BB">
        <w:trPr>
          <w:trHeight w:val="20"/>
          <w:tblHeader/>
          <w:jc w:val="center"/>
        </w:trPr>
        <w:tc>
          <w:tcPr>
            <w:tcW w:w="2293" w:type="dxa"/>
            <w:vAlign w:val="center"/>
          </w:tcPr>
          <w:p w14:paraId="1BA03BEC" w14:textId="77777777" w:rsidR="006711F7" w:rsidRPr="00F64762" w:rsidRDefault="006711F7" w:rsidP="00D665BB">
            <w:pPr>
              <w:spacing w:before="60" w:after="60"/>
              <w:jc w:val="center"/>
              <w:rPr>
                <w:sz w:val="26"/>
                <w:szCs w:val="26"/>
              </w:rPr>
            </w:pPr>
            <w:r w:rsidRPr="00F64762">
              <w:rPr>
                <w:sz w:val="26"/>
                <w:szCs w:val="26"/>
              </w:rPr>
              <w:t>1</w:t>
            </w:r>
          </w:p>
        </w:tc>
        <w:tc>
          <w:tcPr>
            <w:tcW w:w="3415" w:type="dxa"/>
          </w:tcPr>
          <w:p w14:paraId="6D27951D" w14:textId="77777777" w:rsidR="006711F7" w:rsidRPr="00F64762" w:rsidRDefault="006711F7" w:rsidP="00D665BB">
            <w:pPr>
              <w:spacing w:before="60" w:after="60"/>
              <w:jc w:val="center"/>
              <w:rPr>
                <w:sz w:val="26"/>
                <w:szCs w:val="26"/>
              </w:rPr>
            </w:pPr>
            <w:r w:rsidRPr="00F64762">
              <w:rPr>
                <w:sz w:val="26"/>
                <w:szCs w:val="26"/>
              </w:rPr>
              <w:t>con</w:t>
            </w:r>
          </w:p>
        </w:tc>
      </w:tr>
      <w:tr w:rsidR="006711F7" w14:paraId="7B7AD69F" w14:textId="77777777" w:rsidTr="00D665BB">
        <w:trPr>
          <w:trHeight w:val="20"/>
          <w:tblHeader/>
          <w:jc w:val="center"/>
        </w:trPr>
        <w:tc>
          <w:tcPr>
            <w:tcW w:w="2293" w:type="dxa"/>
            <w:vAlign w:val="center"/>
          </w:tcPr>
          <w:p w14:paraId="18877CD8" w14:textId="77777777" w:rsidR="006711F7" w:rsidRPr="00F64762" w:rsidRDefault="006711F7" w:rsidP="00D665BB">
            <w:pPr>
              <w:spacing w:before="60" w:after="60"/>
              <w:jc w:val="center"/>
              <w:rPr>
                <w:sz w:val="26"/>
                <w:szCs w:val="26"/>
              </w:rPr>
            </w:pPr>
            <w:r w:rsidRPr="00F64762">
              <w:rPr>
                <w:sz w:val="26"/>
                <w:szCs w:val="26"/>
              </w:rPr>
              <w:t>2</w:t>
            </w:r>
          </w:p>
        </w:tc>
        <w:tc>
          <w:tcPr>
            <w:tcW w:w="3415" w:type="dxa"/>
          </w:tcPr>
          <w:p w14:paraId="20CD3519" w14:textId="77777777" w:rsidR="006711F7" w:rsidRPr="00F64762" w:rsidRDefault="006711F7" w:rsidP="00D665BB">
            <w:pPr>
              <w:spacing w:before="60" w:after="60"/>
              <w:jc w:val="center"/>
              <w:rPr>
                <w:sz w:val="26"/>
                <w:szCs w:val="26"/>
              </w:rPr>
            </w:pPr>
            <w:r w:rsidRPr="00F64762">
              <w:rPr>
                <w:sz w:val="26"/>
                <w:szCs w:val="26"/>
              </w:rPr>
              <w:t>mèo</w:t>
            </w:r>
          </w:p>
        </w:tc>
      </w:tr>
      <w:tr w:rsidR="006711F7" w14:paraId="563FD407" w14:textId="77777777" w:rsidTr="00D665BB">
        <w:trPr>
          <w:trHeight w:val="20"/>
          <w:tblHeader/>
          <w:jc w:val="center"/>
        </w:trPr>
        <w:tc>
          <w:tcPr>
            <w:tcW w:w="2293" w:type="dxa"/>
            <w:vAlign w:val="center"/>
          </w:tcPr>
          <w:p w14:paraId="32888A19" w14:textId="77777777" w:rsidR="006711F7" w:rsidRPr="00F64762" w:rsidRDefault="006711F7" w:rsidP="00D665BB">
            <w:pPr>
              <w:spacing w:before="60" w:after="60"/>
              <w:jc w:val="center"/>
              <w:rPr>
                <w:sz w:val="26"/>
                <w:szCs w:val="26"/>
              </w:rPr>
            </w:pPr>
            <w:r w:rsidRPr="00F64762">
              <w:rPr>
                <w:sz w:val="26"/>
                <w:szCs w:val="26"/>
              </w:rPr>
              <w:t>3</w:t>
            </w:r>
          </w:p>
        </w:tc>
        <w:tc>
          <w:tcPr>
            <w:tcW w:w="3415" w:type="dxa"/>
          </w:tcPr>
          <w:p w14:paraId="3B26B022" w14:textId="77777777" w:rsidR="006711F7" w:rsidRPr="00F64762" w:rsidRDefault="006711F7" w:rsidP="00D665BB">
            <w:pPr>
              <w:spacing w:before="60" w:after="60"/>
              <w:jc w:val="center"/>
              <w:rPr>
                <w:sz w:val="26"/>
                <w:szCs w:val="26"/>
              </w:rPr>
            </w:pPr>
            <w:r w:rsidRPr="00F64762">
              <w:rPr>
                <w:sz w:val="26"/>
                <w:szCs w:val="26"/>
              </w:rPr>
              <w:t>ngồi</w:t>
            </w:r>
          </w:p>
        </w:tc>
      </w:tr>
      <w:tr w:rsidR="006711F7" w14:paraId="392EB83C" w14:textId="77777777" w:rsidTr="00D665BB">
        <w:trPr>
          <w:trHeight w:val="20"/>
          <w:tblHeader/>
          <w:jc w:val="center"/>
        </w:trPr>
        <w:tc>
          <w:tcPr>
            <w:tcW w:w="2293" w:type="dxa"/>
            <w:vAlign w:val="center"/>
          </w:tcPr>
          <w:p w14:paraId="69B5FBEA" w14:textId="77777777" w:rsidR="006711F7" w:rsidRPr="00F64762" w:rsidRDefault="006711F7" w:rsidP="00D665BB">
            <w:pPr>
              <w:spacing w:before="60" w:after="60"/>
              <w:jc w:val="center"/>
              <w:rPr>
                <w:sz w:val="26"/>
                <w:szCs w:val="26"/>
              </w:rPr>
            </w:pPr>
            <w:r w:rsidRPr="00F64762">
              <w:rPr>
                <w:sz w:val="26"/>
                <w:szCs w:val="26"/>
              </w:rPr>
              <w:t>4</w:t>
            </w:r>
          </w:p>
        </w:tc>
        <w:tc>
          <w:tcPr>
            <w:tcW w:w="3415" w:type="dxa"/>
          </w:tcPr>
          <w:p w14:paraId="058E2504" w14:textId="77777777" w:rsidR="006711F7" w:rsidRPr="00F64762" w:rsidRDefault="006711F7" w:rsidP="00D665BB">
            <w:pPr>
              <w:spacing w:before="60" w:after="60"/>
              <w:jc w:val="center"/>
              <w:rPr>
                <w:sz w:val="26"/>
                <w:szCs w:val="26"/>
              </w:rPr>
            </w:pPr>
            <w:r w:rsidRPr="00F64762">
              <w:rPr>
                <w:sz w:val="26"/>
                <w:szCs w:val="26"/>
              </w:rPr>
              <w:t>trên</w:t>
            </w:r>
          </w:p>
        </w:tc>
      </w:tr>
      <w:tr w:rsidR="006711F7" w14:paraId="30FB11D7" w14:textId="77777777" w:rsidTr="00D665BB">
        <w:trPr>
          <w:trHeight w:val="20"/>
          <w:tblHeader/>
          <w:jc w:val="center"/>
        </w:trPr>
        <w:tc>
          <w:tcPr>
            <w:tcW w:w="2293" w:type="dxa"/>
            <w:vAlign w:val="center"/>
          </w:tcPr>
          <w:p w14:paraId="505EAEF6" w14:textId="77777777" w:rsidR="006711F7" w:rsidRPr="00F64762" w:rsidRDefault="006711F7" w:rsidP="00D665BB">
            <w:pPr>
              <w:spacing w:before="60" w:after="60"/>
              <w:jc w:val="center"/>
              <w:rPr>
                <w:sz w:val="26"/>
                <w:szCs w:val="26"/>
              </w:rPr>
            </w:pPr>
            <w:r w:rsidRPr="00F64762">
              <w:rPr>
                <w:sz w:val="26"/>
                <w:szCs w:val="26"/>
              </w:rPr>
              <w:t>5</w:t>
            </w:r>
          </w:p>
        </w:tc>
        <w:tc>
          <w:tcPr>
            <w:tcW w:w="3415" w:type="dxa"/>
          </w:tcPr>
          <w:p w14:paraId="5B6AF30D" w14:textId="77777777" w:rsidR="006711F7" w:rsidRPr="00F64762" w:rsidRDefault="006711F7" w:rsidP="00D665BB">
            <w:pPr>
              <w:spacing w:before="60" w:after="60"/>
              <w:jc w:val="center"/>
              <w:rPr>
                <w:sz w:val="26"/>
                <w:szCs w:val="26"/>
              </w:rPr>
            </w:pPr>
            <w:r w:rsidRPr="00F64762">
              <w:rPr>
                <w:sz w:val="26"/>
                <w:szCs w:val="26"/>
              </w:rPr>
              <w:t>chiếc</w:t>
            </w:r>
          </w:p>
        </w:tc>
      </w:tr>
      <w:tr w:rsidR="006711F7" w14:paraId="0631E8C1" w14:textId="77777777" w:rsidTr="00D665BB">
        <w:trPr>
          <w:trHeight w:val="20"/>
          <w:tblHeader/>
          <w:jc w:val="center"/>
        </w:trPr>
        <w:tc>
          <w:tcPr>
            <w:tcW w:w="2293" w:type="dxa"/>
            <w:vAlign w:val="center"/>
          </w:tcPr>
          <w:p w14:paraId="2AE82FF6" w14:textId="77777777" w:rsidR="006711F7" w:rsidRPr="00F64762" w:rsidRDefault="006711F7" w:rsidP="00D665BB">
            <w:pPr>
              <w:spacing w:before="60" w:after="60"/>
              <w:jc w:val="center"/>
              <w:rPr>
                <w:sz w:val="26"/>
                <w:szCs w:val="26"/>
              </w:rPr>
            </w:pPr>
            <w:r w:rsidRPr="00F64762">
              <w:rPr>
                <w:sz w:val="26"/>
                <w:szCs w:val="26"/>
              </w:rPr>
              <w:t>6</w:t>
            </w:r>
          </w:p>
        </w:tc>
        <w:tc>
          <w:tcPr>
            <w:tcW w:w="3415" w:type="dxa"/>
          </w:tcPr>
          <w:p w14:paraId="2884B574" w14:textId="77777777" w:rsidR="006711F7" w:rsidRPr="00F64762" w:rsidRDefault="006711F7" w:rsidP="00D665BB">
            <w:pPr>
              <w:spacing w:before="60" w:after="60"/>
              <w:jc w:val="center"/>
              <w:rPr>
                <w:sz w:val="26"/>
                <w:szCs w:val="26"/>
              </w:rPr>
            </w:pPr>
            <w:r w:rsidRPr="00F64762">
              <w:rPr>
                <w:sz w:val="26"/>
                <w:szCs w:val="26"/>
              </w:rPr>
              <w:t>mũ</w:t>
            </w:r>
          </w:p>
        </w:tc>
      </w:tr>
      <w:tr w:rsidR="006711F7" w14:paraId="4F2FADC1" w14:textId="77777777" w:rsidTr="00D665BB">
        <w:trPr>
          <w:trHeight w:val="20"/>
          <w:tblHeader/>
          <w:jc w:val="center"/>
        </w:trPr>
        <w:tc>
          <w:tcPr>
            <w:tcW w:w="2293" w:type="dxa"/>
            <w:vAlign w:val="center"/>
          </w:tcPr>
          <w:p w14:paraId="43BADDC6" w14:textId="77777777" w:rsidR="006711F7" w:rsidRPr="00F64762" w:rsidRDefault="006711F7" w:rsidP="00D665BB">
            <w:pPr>
              <w:spacing w:before="60" w:after="60"/>
              <w:jc w:val="center"/>
              <w:rPr>
                <w:sz w:val="26"/>
                <w:szCs w:val="26"/>
              </w:rPr>
            </w:pPr>
            <w:r w:rsidRPr="00F64762">
              <w:rPr>
                <w:sz w:val="26"/>
                <w:szCs w:val="26"/>
              </w:rPr>
              <w:t>7</w:t>
            </w:r>
          </w:p>
        </w:tc>
        <w:tc>
          <w:tcPr>
            <w:tcW w:w="3415" w:type="dxa"/>
          </w:tcPr>
          <w:p w14:paraId="72DACE77" w14:textId="77777777" w:rsidR="006711F7" w:rsidRPr="00F64762" w:rsidRDefault="006711F7" w:rsidP="00D665BB">
            <w:pPr>
              <w:spacing w:before="60" w:after="60"/>
              <w:jc w:val="center"/>
              <w:rPr>
                <w:sz w:val="26"/>
                <w:szCs w:val="26"/>
              </w:rPr>
            </w:pPr>
            <w:r w:rsidRPr="00F64762">
              <w:rPr>
                <w:sz w:val="26"/>
                <w:szCs w:val="26"/>
              </w:rPr>
              <w:t>chó</w:t>
            </w:r>
          </w:p>
        </w:tc>
      </w:tr>
      <w:tr w:rsidR="006711F7" w14:paraId="6351D6FC" w14:textId="77777777" w:rsidTr="00D665BB">
        <w:trPr>
          <w:trHeight w:val="20"/>
          <w:tblHeader/>
          <w:jc w:val="center"/>
        </w:trPr>
        <w:tc>
          <w:tcPr>
            <w:tcW w:w="2293" w:type="dxa"/>
            <w:vAlign w:val="center"/>
          </w:tcPr>
          <w:p w14:paraId="7329AF22" w14:textId="77777777" w:rsidR="006711F7" w:rsidRPr="00F64762" w:rsidRDefault="006711F7" w:rsidP="00D665BB">
            <w:pPr>
              <w:spacing w:before="60" w:after="60"/>
              <w:jc w:val="center"/>
              <w:rPr>
                <w:sz w:val="26"/>
                <w:szCs w:val="26"/>
              </w:rPr>
            </w:pPr>
            <w:r w:rsidRPr="00F64762">
              <w:rPr>
                <w:sz w:val="26"/>
                <w:szCs w:val="26"/>
              </w:rPr>
              <w:t>8</w:t>
            </w:r>
          </w:p>
        </w:tc>
        <w:tc>
          <w:tcPr>
            <w:tcW w:w="3415" w:type="dxa"/>
          </w:tcPr>
          <w:p w14:paraId="2130AC61" w14:textId="77777777" w:rsidR="006711F7" w:rsidRPr="00F64762" w:rsidRDefault="006711F7" w:rsidP="00D665BB">
            <w:pPr>
              <w:spacing w:before="60" w:after="60"/>
              <w:jc w:val="center"/>
              <w:rPr>
                <w:sz w:val="26"/>
                <w:szCs w:val="26"/>
              </w:rPr>
            </w:pPr>
            <w:r w:rsidRPr="00F64762">
              <w:rPr>
                <w:sz w:val="26"/>
                <w:szCs w:val="26"/>
              </w:rPr>
              <w:t>cắn</w:t>
            </w:r>
          </w:p>
        </w:tc>
      </w:tr>
      <w:tr w:rsidR="006711F7" w14:paraId="26586118" w14:textId="77777777" w:rsidTr="00D665BB">
        <w:trPr>
          <w:trHeight w:val="20"/>
          <w:tblHeader/>
          <w:jc w:val="center"/>
        </w:trPr>
        <w:tc>
          <w:tcPr>
            <w:tcW w:w="2293" w:type="dxa"/>
            <w:vAlign w:val="center"/>
          </w:tcPr>
          <w:p w14:paraId="55B161E7" w14:textId="77777777"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14:paraId="1105CB63" w14:textId="77777777" w:rsidR="006711F7" w:rsidRPr="00F64762" w:rsidRDefault="006711F7" w:rsidP="00D665BB">
            <w:pPr>
              <w:spacing w:before="60" w:after="60"/>
              <w:jc w:val="center"/>
              <w:rPr>
                <w:sz w:val="26"/>
                <w:szCs w:val="26"/>
              </w:rPr>
            </w:pPr>
            <w:r w:rsidRPr="00F64762">
              <w:rPr>
                <w:sz w:val="26"/>
                <w:szCs w:val="26"/>
              </w:rPr>
              <w:t>và</w:t>
            </w:r>
          </w:p>
        </w:tc>
      </w:tr>
      <w:tr w:rsidR="006711F7" w14:paraId="4CB50084" w14:textId="77777777" w:rsidTr="00D665BB">
        <w:trPr>
          <w:trHeight w:val="20"/>
          <w:tblHeader/>
          <w:jc w:val="center"/>
        </w:trPr>
        <w:tc>
          <w:tcPr>
            <w:tcW w:w="2293" w:type="dxa"/>
            <w:vAlign w:val="center"/>
          </w:tcPr>
          <w:p w14:paraId="27919E2D" w14:textId="77777777" w:rsidR="006711F7" w:rsidRPr="00F64762" w:rsidRDefault="006711F7" w:rsidP="00D665BB">
            <w:pPr>
              <w:spacing w:before="60" w:after="60"/>
              <w:jc w:val="center"/>
              <w:rPr>
                <w:sz w:val="26"/>
                <w:szCs w:val="26"/>
              </w:rPr>
            </w:pPr>
            <w:r w:rsidRPr="00F64762">
              <w:rPr>
                <w:sz w:val="26"/>
                <w:szCs w:val="26"/>
              </w:rPr>
              <w:t>10</w:t>
            </w:r>
          </w:p>
        </w:tc>
        <w:tc>
          <w:tcPr>
            <w:tcW w:w="3415" w:type="dxa"/>
          </w:tcPr>
          <w:p w14:paraId="186DF0A1" w14:textId="77777777" w:rsidR="006711F7" w:rsidRPr="00F64762" w:rsidRDefault="006711F7" w:rsidP="00D665BB">
            <w:pPr>
              <w:spacing w:before="60" w:after="60"/>
              <w:jc w:val="center"/>
              <w:rPr>
                <w:sz w:val="26"/>
                <w:szCs w:val="26"/>
              </w:rPr>
            </w:pPr>
            <w:r w:rsidRPr="00F64762">
              <w:rPr>
                <w:sz w:val="26"/>
                <w:szCs w:val="26"/>
              </w:rPr>
              <w:t>con mèo</w:t>
            </w:r>
          </w:p>
        </w:tc>
      </w:tr>
      <w:tr w:rsidR="006711F7" w14:paraId="01ADDE1A" w14:textId="77777777" w:rsidTr="00D665BB">
        <w:trPr>
          <w:trHeight w:val="20"/>
          <w:tblHeader/>
          <w:jc w:val="center"/>
        </w:trPr>
        <w:tc>
          <w:tcPr>
            <w:tcW w:w="2293" w:type="dxa"/>
            <w:vAlign w:val="center"/>
          </w:tcPr>
          <w:p w14:paraId="56E1B25A" w14:textId="77777777" w:rsidR="006711F7" w:rsidRPr="00F64762" w:rsidRDefault="006711F7" w:rsidP="00D665BB">
            <w:pPr>
              <w:spacing w:before="60" w:after="60"/>
              <w:jc w:val="center"/>
              <w:rPr>
                <w:sz w:val="26"/>
                <w:szCs w:val="26"/>
              </w:rPr>
            </w:pPr>
            <w:r w:rsidRPr="00F64762">
              <w:rPr>
                <w:sz w:val="26"/>
                <w:szCs w:val="26"/>
              </w:rPr>
              <w:t>11</w:t>
            </w:r>
          </w:p>
        </w:tc>
        <w:tc>
          <w:tcPr>
            <w:tcW w:w="3415" w:type="dxa"/>
          </w:tcPr>
          <w:p w14:paraId="2B83FDD7" w14:textId="77777777" w:rsidR="006711F7" w:rsidRPr="00F64762" w:rsidRDefault="006711F7" w:rsidP="00D665BB">
            <w:pPr>
              <w:spacing w:before="60" w:after="60"/>
              <w:jc w:val="center"/>
              <w:rPr>
                <w:sz w:val="26"/>
                <w:szCs w:val="26"/>
              </w:rPr>
            </w:pPr>
            <w:r w:rsidRPr="00F64762">
              <w:rPr>
                <w:sz w:val="26"/>
                <w:szCs w:val="26"/>
              </w:rPr>
              <w:t>mèo ngồi</w:t>
            </w:r>
          </w:p>
        </w:tc>
      </w:tr>
      <w:tr w:rsidR="006711F7" w14:paraId="0251AB42" w14:textId="77777777" w:rsidTr="00D665BB">
        <w:trPr>
          <w:trHeight w:val="20"/>
          <w:tblHeader/>
          <w:jc w:val="center"/>
        </w:trPr>
        <w:tc>
          <w:tcPr>
            <w:tcW w:w="2293" w:type="dxa"/>
            <w:vAlign w:val="center"/>
          </w:tcPr>
          <w:p w14:paraId="062E3961" w14:textId="77777777" w:rsidR="006711F7" w:rsidRPr="00F64762" w:rsidRDefault="006711F7" w:rsidP="00D665BB">
            <w:pPr>
              <w:spacing w:before="60" w:after="60"/>
              <w:jc w:val="center"/>
              <w:rPr>
                <w:sz w:val="26"/>
                <w:szCs w:val="26"/>
              </w:rPr>
            </w:pPr>
            <w:r w:rsidRPr="00F64762">
              <w:rPr>
                <w:sz w:val="26"/>
                <w:szCs w:val="26"/>
              </w:rPr>
              <w:t>12</w:t>
            </w:r>
          </w:p>
        </w:tc>
        <w:tc>
          <w:tcPr>
            <w:tcW w:w="3415" w:type="dxa"/>
          </w:tcPr>
          <w:p w14:paraId="365BFEFB" w14:textId="77777777" w:rsidR="006711F7" w:rsidRPr="00F64762" w:rsidRDefault="006711F7" w:rsidP="00D665BB">
            <w:pPr>
              <w:spacing w:before="60" w:after="60"/>
              <w:jc w:val="center"/>
              <w:rPr>
                <w:sz w:val="26"/>
                <w:szCs w:val="26"/>
              </w:rPr>
            </w:pPr>
            <w:r w:rsidRPr="00F64762">
              <w:rPr>
                <w:sz w:val="26"/>
                <w:szCs w:val="26"/>
              </w:rPr>
              <w:t>ngồi trên</w:t>
            </w:r>
          </w:p>
        </w:tc>
      </w:tr>
      <w:tr w:rsidR="006711F7" w14:paraId="49FA81EE" w14:textId="77777777" w:rsidTr="00D665BB">
        <w:trPr>
          <w:trHeight w:val="20"/>
          <w:tblHeader/>
          <w:jc w:val="center"/>
        </w:trPr>
        <w:tc>
          <w:tcPr>
            <w:tcW w:w="2293" w:type="dxa"/>
            <w:vAlign w:val="center"/>
          </w:tcPr>
          <w:p w14:paraId="1223C37E" w14:textId="77777777" w:rsidR="006711F7" w:rsidRPr="00F64762" w:rsidRDefault="006711F7" w:rsidP="00D665BB">
            <w:pPr>
              <w:spacing w:before="60" w:after="60"/>
              <w:jc w:val="center"/>
              <w:rPr>
                <w:sz w:val="26"/>
                <w:szCs w:val="26"/>
              </w:rPr>
            </w:pPr>
            <w:r w:rsidRPr="00F64762">
              <w:rPr>
                <w:sz w:val="26"/>
                <w:szCs w:val="26"/>
              </w:rPr>
              <w:t>13</w:t>
            </w:r>
          </w:p>
        </w:tc>
        <w:tc>
          <w:tcPr>
            <w:tcW w:w="3415" w:type="dxa"/>
          </w:tcPr>
          <w:p w14:paraId="010F7B51" w14:textId="77777777" w:rsidR="006711F7" w:rsidRPr="00F64762" w:rsidRDefault="006711F7" w:rsidP="00D665BB">
            <w:pPr>
              <w:spacing w:before="60" w:after="60"/>
              <w:jc w:val="center"/>
              <w:rPr>
                <w:sz w:val="26"/>
                <w:szCs w:val="26"/>
              </w:rPr>
            </w:pPr>
            <w:r w:rsidRPr="00F64762">
              <w:rPr>
                <w:sz w:val="26"/>
                <w:szCs w:val="26"/>
              </w:rPr>
              <w:t>trên chiếc</w:t>
            </w:r>
          </w:p>
        </w:tc>
      </w:tr>
      <w:tr w:rsidR="006711F7" w14:paraId="04FE8295" w14:textId="77777777" w:rsidTr="00D665BB">
        <w:trPr>
          <w:trHeight w:val="20"/>
          <w:tblHeader/>
          <w:jc w:val="center"/>
        </w:trPr>
        <w:tc>
          <w:tcPr>
            <w:tcW w:w="2293" w:type="dxa"/>
            <w:vAlign w:val="center"/>
          </w:tcPr>
          <w:p w14:paraId="2A576772" w14:textId="77777777" w:rsidR="006711F7" w:rsidRPr="00F64762" w:rsidRDefault="006711F7" w:rsidP="00D665BB">
            <w:pPr>
              <w:spacing w:before="60" w:after="60"/>
              <w:jc w:val="center"/>
              <w:rPr>
                <w:sz w:val="26"/>
                <w:szCs w:val="26"/>
              </w:rPr>
            </w:pPr>
            <w:r w:rsidRPr="00F64762">
              <w:rPr>
                <w:sz w:val="26"/>
                <w:szCs w:val="26"/>
              </w:rPr>
              <w:t>14</w:t>
            </w:r>
          </w:p>
        </w:tc>
        <w:tc>
          <w:tcPr>
            <w:tcW w:w="3415" w:type="dxa"/>
          </w:tcPr>
          <w:p w14:paraId="76285980" w14:textId="77777777" w:rsidR="006711F7" w:rsidRPr="00F64762" w:rsidRDefault="006711F7" w:rsidP="00D665BB">
            <w:pPr>
              <w:spacing w:before="60" w:after="60"/>
              <w:jc w:val="center"/>
              <w:rPr>
                <w:sz w:val="26"/>
                <w:szCs w:val="26"/>
              </w:rPr>
            </w:pPr>
            <w:r w:rsidRPr="00F64762">
              <w:rPr>
                <w:sz w:val="26"/>
                <w:szCs w:val="26"/>
              </w:rPr>
              <w:t>chiếc mũ</w:t>
            </w:r>
          </w:p>
        </w:tc>
      </w:tr>
      <w:tr w:rsidR="006711F7" w14:paraId="11EDBB14" w14:textId="77777777" w:rsidTr="00D665BB">
        <w:trPr>
          <w:trHeight w:val="20"/>
          <w:tblHeader/>
          <w:jc w:val="center"/>
        </w:trPr>
        <w:tc>
          <w:tcPr>
            <w:tcW w:w="2293" w:type="dxa"/>
            <w:vAlign w:val="center"/>
          </w:tcPr>
          <w:p w14:paraId="32E44401" w14:textId="77777777" w:rsidR="006711F7" w:rsidRPr="00F64762" w:rsidRDefault="006711F7" w:rsidP="00D665BB">
            <w:pPr>
              <w:spacing w:before="60" w:after="60"/>
              <w:jc w:val="center"/>
              <w:rPr>
                <w:sz w:val="26"/>
                <w:szCs w:val="26"/>
              </w:rPr>
            </w:pPr>
            <w:r w:rsidRPr="00F64762">
              <w:rPr>
                <w:sz w:val="26"/>
                <w:szCs w:val="26"/>
              </w:rPr>
              <w:t>15</w:t>
            </w:r>
          </w:p>
        </w:tc>
        <w:tc>
          <w:tcPr>
            <w:tcW w:w="3415" w:type="dxa"/>
          </w:tcPr>
          <w:p w14:paraId="7A11A4D7" w14:textId="77777777" w:rsidR="006711F7" w:rsidRPr="00F64762" w:rsidRDefault="006711F7" w:rsidP="00D665BB">
            <w:pPr>
              <w:spacing w:before="60" w:after="60"/>
              <w:jc w:val="center"/>
              <w:rPr>
                <w:sz w:val="26"/>
                <w:szCs w:val="26"/>
              </w:rPr>
            </w:pPr>
            <w:r w:rsidRPr="00F64762">
              <w:rPr>
                <w:sz w:val="26"/>
                <w:szCs w:val="26"/>
              </w:rPr>
              <w:t>con chó</w:t>
            </w:r>
          </w:p>
        </w:tc>
      </w:tr>
      <w:tr w:rsidR="006711F7" w14:paraId="08434C67" w14:textId="77777777" w:rsidTr="00D665BB">
        <w:trPr>
          <w:trHeight w:val="20"/>
          <w:tblHeader/>
          <w:jc w:val="center"/>
        </w:trPr>
        <w:tc>
          <w:tcPr>
            <w:tcW w:w="2293" w:type="dxa"/>
            <w:vAlign w:val="center"/>
          </w:tcPr>
          <w:p w14:paraId="682EA230" w14:textId="77777777" w:rsidR="006711F7" w:rsidRPr="00F64762" w:rsidRDefault="006711F7" w:rsidP="00D665BB">
            <w:pPr>
              <w:spacing w:before="60" w:after="60"/>
              <w:jc w:val="center"/>
              <w:rPr>
                <w:sz w:val="26"/>
                <w:szCs w:val="26"/>
              </w:rPr>
            </w:pPr>
            <w:r w:rsidRPr="00F64762">
              <w:rPr>
                <w:sz w:val="26"/>
                <w:szCs w:val="26"/>
              </w:rPr>
              <w:t>16</w:t>
            </w:r>
          </w:p>
        </w:tc>
        <w:tc>
          <w:tcPr>
            <w:tcW w:w="3415" w:type="dxa"/>
          </w:tcPr>
          <w:p w14:paraId="601106EB" w14:textId="77777777" w:rsidR="006711F7" w:rsidRPr="00F64762" w:rsidRDefault="006711F7" w:rsidP="00D665BB">
            <w:pPr>
              <w:spacing w:before="60" w:after="60"/>
              <w:jc w:val="center"/>
              <w:rPr>
                <w:sz w:val="26"/>
                <w:szCs w:val="26"/>
              </w:rPr>
            </w:pPr>
            <w:r w:rsidRPr="00F64762">
              <w:rPr>
                <w:sz w:val="26"/>
                <w:szCs w:val="26"/>
              </w:rPr>
              <w:t>chó cắn</w:t>
            </w:r>
          </w:p>
        </w:tc>
      </w:tr>
      <w:tr w:rsidR="006711F7" w14:paraId="6ED8CB57" w14:textId="77777777" w:rsidTr="00D665BB">
        <w:trPr>
          <w:trHeight w:val="20"/>
          <w:tblHeader/>
          <w:jc w:val="center"/>
        </w:trPr>
        <w:tc>
          <w:tcPr>
            <w:tcW w:w="2293" w:type="dxa"/>
            <w:vAlign w:val="center"/>
          </w:tcPr>
          <w:p w14:paraId="18D6B588" w14:textId="77777777" w:rsidR="006711F7" w:rsidRPr="00F64762" w:rsidRDefault="006711F7" w:rsidP="00D665BB">
            <w:pPr>
              <w:spacing w:before="60" w:after="60"/>
              <w:jc w:val="center"/>
              <w:rPr>
                <w:sz w:val="26"/>
                <w:szCs w:val="26"/>
              </w:rPr>
            </w:pPr>
            <w:r w:rsidRPr="00F64762">
              <w:rPr>
                <w:sz w:val="26"/>
                <w:szCs w:val="26"/>
              </w:rPr>
              <w:t>17</w:t>
            </w:r>
          </w:p>
        </w:tc>
        <w:tc>
          <w:tcPr>
            <w:tcW w:w="3415" w:type="dxa"/>
          </w:tcPr>
          <w:p w14:paraId="7FFED907" w14:textId="77777777" w:rsidR="006711F7" w:rsidRPr="00F64762" w:rsidRDefault="006711F7" w:rsidP="00D665BB">
            <w:pPr>
              <w:spacing w:before="60" w:after="60"/>
              <w:jc w:val="center"/>
              <w:rPr>
                <w:sz w:val="26"/>
                <w:szCs w:val="26"/>
              </w:rPr>
            </w:pPr>
            <w:r w:rsidRPr="00F64762">
              <w:rPr>
                <w:sz w:val="26"/>
                <w:szCs w:val="26"/>
              </w:rPr>
              <w:t>cắn con</w:t>
            </w:r>
          </w:p>
        </w:tc>
      </w:tr>
      <w:tr w:rsidR="006711F7" w14:paraId="1B150F94" w14:textId="77777777" w:rsidTr="00D665BB">
        <w:trPr>
          <w:trHeight w:val="20"/>
          <w:tblHeader/>
          <w:jc w:val="center"/>
        </w:trPr>
        <w:tc>
          <w:tcPr>
            <w:tcW w:w="2293" w:type="dxa"/>
            <w:vAlign w:val="center"/>
          </w:tcPr>
          <w:p w14:paraId="0DFDB4BB" w14:textId="77777777" w:rsidR="006711F7" w:rsidRPr="00F64762" w:rsidRDefault="006711F7" w:rsidP="00D665BB">
            <w:pPr>
              <w:spacing w:before="60" w:after="60"/>
              <w:jc w:val="center"/>
              <w:rPr>
                <w:sz w:val="26"/>
                <w:szCs w:val="26"/>
              </w:rPr>
            </w:pPr>
            <w:r w:rsidRPr="00F64762">
              <w:rPr>
                <w:sz w:val="26"/>
                <w:szCs w:val="26"/>
              </w:rPr>
              <w:t>18</w:t>
            </w:r>
          </w:p>
        </w:tc>
        <w:tc>
          <w:tcPr>
            <w:tcW w:w="3415" w:type="dxa"/>
          </w:tcPr>
          <w:p w14:paraId="590B219B" w14:textId="77777777" w:rsidR="006711F7" w:rsidRPr="00F64762" w:rsidRDefault="006711F7" w:rsidP="00D665BB">
            <w:pPr>
              <w:spacing w:before="60" w:after="60"/>
              <w:jc w:val="center"/>
              <w:rPr>
                <w:sz w:val="26"/>
                <w:szCs w:val="26"/>
              </w:rPr>
            </w:pPr>
            <w:r w:rsidRPr="00F64762">
              <w:rPr>
                <w:sz w:val="26"/>
                <w:szCs w:val="26"/>
              </w:rPr>
              <w:t>mèo và</w:t>
            </w:r>
          </w:p>
        </w:tc>
      </w:tr>
      <w:tr w:rsidR="006711F7" w14:paraId="780BAD15" w14:textId="77777777" w:rsidTr="00D665BB">
        <w:trPr>
          <w:trHeight w:val="20"/>
          <w:tblHeader/>
          <w:jc w:val="center"/>
        </w:trPr>
        <w:tc>
          <w:tcPr>
            <w:tcW w:w="2293" w:type="dxa"/>
            <w:vAlign w:val="center"/>
          </w:tcPr>
          <w:p w14:paraId="12035332" w14:textId="77777777" w:rsidR="006711F7" w:rsidRPr="00F64762" w:rsidRDefault="006711F7" w:rsidP="00D665BB">
            <w:pPr>
              <w:spacing w:before="60" w:after="60"/>
              <w:jc w:val="center"/>
              <w:rPr>
                <w:sz w:val="26"/>
                <w:szCs w:val="26"/>
              </w:rPr>
            </w:pPr>
            <w:r w:rsidRPr="00F64762">
              <w:rPr>
                <w:sz w:val="26"/>
                <w:szCs w:val="26"/>
              </w:rPr>
              <w:t>19</w:t>
            </w:r>
          </w:p>
        </w:tc>
        <w:tc>
          <w:tcPr>
            <w:tcW w:w="3415" w:type="dxa"/>
          </w:tcPr>
          <w:p w14:paraId="249B6202" w14:textId="77777777" w:rsidR="006711F7" w:rsidRPr="00F64762" w:rsidRDefault="006711F7" w:rsidP="00D665BB">
            <w:pPr>
              <w:spacing w:before="60" w:after="60"/>
              <w:jc w:val="center"/>
              <w:rPr>
                <w:sz w:val="26"/>
                <w:szCs w:val="26"/>
              </w:rPr>
            </w:pPr>
            <w:r w:rsidRPr="00F64762">
              <w:rPr>
                <w:sz w:val="26"/>
                <w:szCs w:val="26"/>
              </w:rPr>
              <w:t>và chiếc</w:t>
            </w:r>
          </w:p>
        </w:tc>
      </w:tr>
      <w:tr w:rsidR="006711F7" w14:paraId="06E09188" w14:textId="77777777" w:rsidTr="00D665BB">
        <w:trPr>
          <w:trHeight w:val="20"/>
          <w:tblHeader/>
          <w:jc w:val="center"/>
        </w:trPr>
        <w:tc>
          <w:tcPr>
            <w:tcW w:w="2293" w:type="dxa"/>
            <w:vAlign w:val="center"/>
          </w:tcPr>
          <w:p w14:paraId="72FBEDF8" w14:textId="77777777" w:rsidR="006711F7" w:rsidRPr="00F64762" w:rsidRDefault="006711F7" w:rsidP="00D665BB">
            <w:pPr>
              <w:spacing w:before="60" w:after="60"/>
              <w:jc w:val="center"/>
              <w:rPr>
                <w:sz w:val="26"/>
                <w:szCs w:val="26"/>
              </w:rPr>
            </w:pPr>
            <w:r w:rsidRPr="00F64762">
              <w:rPr>
                <w:sz w:val="26"/>
                <w:szCs w:val="26"/>
              </w:rPr>
              <w:t>20</w:t>
            </w:r>
          </w:p>
        </w:tc>
        <w:tc>
          <w:tcPr>
            <w:tcW w:w="3415" w:type="dxa"/>
          </w:tcPr>
          <w:p w14:paraId="45E5404D" w14:textId="77777777" w:rsidR="006711F7" w:rsidRPr="00F64762" w:rsidRDefault="006711F7" w:rsidP="00D665BB">
            <w:pPr>
              <w:spacing w:before="60" w:after="60"/>
              <w:jc w:val="center"/>
              <w:rPr>
                <w:sz w:val="26"/>
                <w:szCs w:val="26"/>
              </w:rPr>
            </w:pPr>
            <w:r w:rsidRPr="00F64762">
              <w:rPr>
                <w:sz w:val="26"/>
                <w:szCs w:val="26"/>
              </w:rPr>
              <w:t>con mèo ngồi</w:t>
            </w:r>
          </w:p>
        </w:tc>
      </w:tr>
      <w:tr w:rsidR="006711F7" w14:paraId="183E7D44" w14:textId="77777777" w:rsidTr="00D665BB">
        <w:trPr>
          <w:trHeight w:val="20"/>
          <w:tblHeader/>
          <w:jc w:val="center"/>
        </w:trPr>
        <w:tc>
          <w:tcPr>
            <w:tcW w:w="2293" w:type="dxa"/>
            <w:vAlign w:val="center"/>
          </w:tcPr>
          <w:p w14:paraId="703BD3CA" w14:textId="77777777" w:rsidR="006711F7" w:rsidRPr="00F64762" w:rsidRDefault="006711F7" w:rsidP="00D665BB">
            <w:pPr>
              <w:spacing w:before="60" w:after="60"/>
              <w:jc w:val="center"/>
              <w:rPr>
                <w:sz w:val="26"/>
                <w:szCs w:val="26"/>
              </w:rPr>
            </w:pPr>
            <w:r w:rsidRPr="00F64762">
              <w:rPr>
                <w:sz w:val="26"/>
                <w:szCs w:val="26"/>
              </w:rPr>
              <w:t>21</w:t>
            </w:r>
          </w:p>
        </w:tc>
        <w:tc>
          <w:tcPr>
            <w:tcW w:w="3415" w:type="dxa"/>
          </w:tcPr>
          <w:p w14:paraId="4238CDDD" w14:textId="77777777" w:rsidR="006711F7" w:rsidRPr="00F64762" w:rsidRDefault="006711F7" w:rsidP="00D665BB">
            <w:pPr>
              <w:spacing w:before="60" w:after="60"/>
              <w:jc w:val="center"/>
              <w:rPr>
                <w:sz w:val="26"/>
                <w:szCs w:val="26"/>
              </w:rPr>
            </w:pPr>
            <w:r w:rsidRPr="00F64762">
              <w:rPr>
                <w:sz w:val="26"/>
                <w:szCs w:val="26"/>
              </w:rPr>
              <w:t>mèo ngồi trên</w:t>
            </w:r>
          </w:p>
        </w:tc>
      </w:tr>
      <w:tr w:rsidR="006711F7" w14:paraId="6B713212" w14:textId="77777777" w:rsidTr="00D665BB">
        <w:trPr>
          <w:trHeight w:val="20"/>
          <w:tblHeader/>
          <w:jc w:val="center"/>
        </w:trPr>
        <w:tc>
          <w:tcPr>
            <w:tcW w:w="2293" w:type="dxa"/>
            <w:vAlign w:val="center"/>
          </w:tcPr>
          <w:p w14:paraId="30585559" w14:textId="77777777" w:rsidR="006711F7" w:rsidRPr="00F64762" w:rsidRDefault="006711F7" w:rsidP="00D665BB">
            <w:pPr>
              <w:spacing w:before="60" w:after="60"/>
              <w:jc w:val="center"/>
              <w:rPr>
                <w:sz w:val="26"/>
                <w:szCs w:val="26"/>
              </w:rPr>
            </w:pPr>
            <w:r w:rsidRPr="00F64762">
              <w:rPr>
                <w:sz w:val="26"/>
                <w:szCs w:val="26"/>
              </w:rPr>
              <w:t>22</w:t>
            </w:r>
          </w:p>
        </w:tc>
        <w:tc>
          <w:tcPr>
            <w:tcW w:w="3415" w:type="dxa"/>
          </w:tcPr>
          <w:p w14:paraId="47CF0149" w14:textId="77777777" w:rsidR="006711F7" w:rsidRPr="00F64762" w:rsidRDefault="006711F7" w:rsidP="00D665BB">
            <w:pPr>
              <w:spacing w:before="60" w:after="60"/>
              <w:jc w:val="center"/>
              <w:rPr>
                <w:sz w:val="26"/>
                <w:szCs w:val="26"/>
              </w:rPr>
            </w:pPr>
            <w:r w:rsidRPr="00F64762">
              <w:rPr>
                <w:sz w:val="26"/>
                <w:szCs w:val="26"/>
              </w:rPr>
              <w:t>ngồi trên chiếc</w:t>
            </w:r>
          </w:p>
        </w:tc>
      </w:tr>
      <w:tr w:rsidR="006711F7" w14:paraId="6E9A8D56" w14:textId="77777777" w:rsidTr="00D665BB">
        <w:trPr>
          <w:trHeight w:val="20"/>
          <w:tblHeader/>
          <w:jc w:val="center"/>
        </w:trPr>
        <w:tc>
          <w:tcPr>
            <w:tcW w:w="2293" w:type="dxa"/>
            <w:vAlign w:val="center"/>
          </w:tcPr>
          <w:p w14:paraId="709AD399" w14:textId="77777777" w:rsidR="006711F7" w:rsidRPr="00F64762" w:rsidRDefault="006711F7" w:rsidP="00D665BB">
            <w:pPr>
              <w:spacing w:before="60" w:after="60"/>
              <w:jc w:val="center"/>
              <w:rPr>
                <w:sz w:val="26"/>
                <w:szCs w:val="26"/>
              </w:rPr>
            </w:pPr>
            <w:r w:rsidRPr="00F64762">
              <w:rPr>
                <w:sz w:val="26"/>
                <w:szCs w:val="26"/>
              </w:rPr>
              <w:t>23</w:t>
            </w:r>
          </w:p>
        </w:tc>
        <w:tc>
          <w:tcPr>
            <w:tcW w:w="3415" w:type="dxa"/>
          </w:tcPr>
          <w:p w14:paraId="7EB4868B" w14:textId="77777777" w:rsidR="006711F7" w:rsidRPr="00F64762" w:rsidRDefault="006711F7" w:rsidP="00D665BB">
            <w:pPr>
              <w:spacing w:before="60" w:after="60"/>
              <w:jc w:val="center"/>
              <w:rPr>
                <w:sz w:val="26"/>
                <w:szCs w:val="26"/>
              </w:rPr>
            </w:pPr>
            <w:r w:rsidRPr="00F64762">
              <w:rPr>
                <w:sz w:val="26"/>
                <w:szCs w:val="26"/>
              </w:rPr>
              <w:t>trên chiếc mũ</w:t>
            </w:r>
          </w:p>
        </w:tc>
      </w:tr>
      <w:tr w:rsidR="006711F7" w14:paraId="157467A7" w14:textId="77777777" w:rsidTr="00D665BB">
        <w:trPr>
          <w:trHeight w:val="20"/>
          <w:tblHeader/>
          <w:jc w:val="center"/>
        </w:trPr>
        <w:tc>
          <w:tcPr>
            <w:tcW w:w="2293" w:type="dxa"/>
            <w:vAlign w:val="center"/>
          </w:tcPr>
          <w:p w14:paraId="3A2D0C69" w14:textId="77777777" w:rsidR="006711F7" w:rsidRPr="00F64762" w:rsidRDefault="006711F7" w:rsidP="00D665BB">
            <w:pPr>
              <w:spacing w:before="60" w:after="60"/>
              <w:jc w:val="center"/>
              <w:rPr>
                <w:sz w:val="26"/>
                <w:szCs w:val="26"/>
              </w:rPr>
            </w:pPr>
            <w:r w:rsidRPr="00F64762">
              <w:rPr>
                <w:sz w:val="26"/>
                <w:szCs w:val="26"/>
              </w:rPr>
              <w:t>24</w:t>
            </w:r>
          </w:p>
        </w:tc>
        <w:tc>
          <w:tcPr>
            <w:tcW w:w="3415" w:type="dxa"/>
          </w:tcPr>
          <w:p w14:paraId="6D41EED6" w14:textId="77777777" w:rsidR="006711F7" w:rsidRPr="00F64762" w:rsidRDefault="006711F7" w:rsidP="00D665BB">
            <w:pPr>
              <w:spacing w:before="60" w:after="60"/>
              <w:jc w:val="center"/>
              <w:rPr>
                <w:sz w:val="26"/>
                <w:szCs w:val="26"/>
              </w:rPr>
            </w:pPr>
            <w:r w:rsidRPr="00F64762">
              <w:rPr>
                <w:sz w:val="26"/>
                <w:szCs w:val="26"/>
              </w:rPr>
              <w:t>con chó cắn</w:t>
            </w:r>
          </w:p>
        </w:tc>
      </w:tr>
      <w:tr w:rsidR="006711F7" w14:paraId="22A3EBF0" w14:textId="77777777" w:rsidTr="00D665BB">
        <w:trPr>
          <w:trHeight w:val="20"/>
          <w:tblHeader/>
          <w:jc w:val="center"/>
        </w:trPr>
        <w:tc>
          <w:tcPr>
            <w:tcW w:w="2293" w:type="dxa"/>
            <w:vAlign w:val="center"/>
          </w:tcPr>
          <w:p w14:paraId="2DB93854" w14:textId="77777777" w:rsidR="006711F7" w:rsidRPr="00F64762" w:rsidRDefault="006711F7" w:rsidP="00D665BB">
            <w:pPr>
              <w:spacing w:before="60" w:after="60"/>
              <w:jc w:val="center"/>
              <w:rPr>
                <w:sz w:val="26"/>
                <w:szCs w:val="26"/>
              </w:rPr>
            </w:pPr>
            <w:r w:rsidRPr="00F64762">
              <w:rPr>
                <w:sz w:val="26"/>
                <w:szCs w:val="26"/>
              </w:rPr>
              <w:t>25</w:t>
            </w:r>
          </w:p>
        </w:tc>
        <w:tc>
          <w:tcPr>
            <w:tcW w:w="3415" w:type="dxa"/>
          </w:tcPr>
          <w:p w14:paraId="35B2AD02" w14:textId="77777777" w:rsidR="006711F7" w:rsidRPr="00F64762" w:rsidRDefault="006711F7" w:rsidP="00D665BB">
            <w:pPr>
              <w:spacing w:before="60" w:after="60"/>
              <w:jc w:val="center"/>
              <w:rPr>
                <w:sz w:val="26"/>
                <w:szCs w:val="26"/>
              </w:rPr>
            </w:pPr>
            <w:r w:rsidRPr="00F64762">
              <w:rPr>
                <w:sz w:val="26"/>
                <w:szCs w:val="26"/>
              </w:rPr>
              <w:t>chó cắn con</w:t>
            </w:r>
          </w:p>
        </w:tc>
      </w:tr>
      <w:tr w:rsidR="006711F7" w14:paraId="33736C4F" w14:textId="77777777" w:rsidTr="00D665BB">
        <w:trPr>
          <w:trHeight w:val="20"/>
          <w:tblHeader/>
          <w:jc w:val="center"/>
        </w:trPr>
        <w:tc>
          <w:tcPr>
            <w:tcW w:w="2293" w:type="dxa"/>
            <w:vAlign w:val="center"/>
          </w:tcPr>
          <w:p w14:paraId="059F113C" w14:textId="77777777" w:rsidR="006711F7" w:rsidRPr="00F64762" w:rsidRDefault="006711F7" w:rsidP="00D665BB">
            <w:pPr>
              <w:spacing w:before="60" w:after="60"/>
              <w:jc w:val="center"/>
              <w:rPr>
                <w:sz w:val="26"/>
                <w:szCs w:val="26"/>
              </w:rPr>
            </w:pPr>
            <w:r w:rsidRPr="00F64762">
              <w:rPr>
                <w:sz w:val="26"/>
                <w:szCs w:val="26"/>
              </w:rPr>
              <w:t>26</w:t>
            </w:r>
          </w:p>
        </w:tc>
        <w:tc>
          <w:tcPr>
            <w:tcW w:w="3415" w:type="dxa"/>
          </w:tcPr>
          <w:p w14:paraId="4264E35E" w14:textId="77777777" w:rsidR="006711F7" w:rsidRPr="00F64762" w:rsidRDefault="006711F7" w:rsidP="00D665BB">
            <w:pPr>
              <w:spacing w:before="60" w:after="60"/>
              <w:jc w:val="center"/>
              <w:rPr>
                <w:sz w:val="26"/>
                <w:szCs w:val="26"/>
              </w:rPr>
            </w:pPr>
            <w:r w:rsidRPr="00F64762">
              <w:rPr>
                <w:sz w:val="26"/>
                <w:szCs w:val="26"/>
              </w:rPr>
              <w:t>cắn con mèo</w:t>
            </w:r>
          </w:p>
        </w:tc>
      </w:tr>
      <w:tr w:rsidR="006711F7" w14:paraId="289524F1" w14:textId="77777777" w:rsidTr="00D665BB">
        <w:trPr>
          <w:trHeight w:val="20"/>
          <w:tblHeader/>
          <w:jc w:val="center"/>
        </w:trPr>
        <w:tc>
          <w:tcPr>
            <w:tcW w:w="2293" w:type="dxa"/>
            <w:vAlign w:val="center"/>
          </w:tcPr>
          <w:p w14:paraId="6E0EE066" w14:textId="77777777" w:rsidR="006711F7" w:rsidRPr="00F64762" w:rsidRDefault="006711F7" w:rsidP="00D665BB">
            <w:pPr>
              <w:spacing w:before="60" w:after="60"/>
              <w:jc w:val="center"/>
              <w:rPr>
                <w:sz w:val="26"/>
                <w:szCs w:val="26"/>
              </w:rPr>
            </w:pPr>
            <w:r w:rsidRPr="00F64762">
              <w:rPr>
                <w:sz w:val="26"/>
                <w:szCs w:val="26"/>
              </w:rPr>
              <w:t>27</w:t>
            </w:r>
          </w:p>
        </w:tc>
        <w:tc>
          <w:tcPr>
            <w:tcW w:w="3415" w:type="dxa"/>
          </w:tcPr>
          <w:p w14:paraId="4BC390C1" w14:textId="77777777" w:rsidR="006711F7" w:rsidRPr="00F64762" w:rsidRDefault="006711F7" w:rsidP="00D665BB">
            <w:pPr>
              <w:spacing w:before="60" w:after="60"/>
              <w:jc w:val="center"/>
              <w:rPr>
                <w:sz w:val="26"/>
                <w:szCs w:val="26"/>
              </w:rPr>
            </w:pPr>
            <w:r w:rsidRPr="00F64762">
              <w:rPr>
                <w:sz w:val="26"/>
                <w:szCs w:val="26"/>
              </w:rPr>
              <w:t>con mèo và</w:t>
            </w:r>
          </w:p>
        </w:tc>
      </w:tr>
      <w:tr w:rsidR="006711F7" w14:paraId="35F7F1FF" w14:textId="77777777" w:rsidTr="00D665BB">
        <w:trPr>
          <w:trHeight w:val="20"/>
          <w:tblHeader/>
          <w:jc w:val="center"/>
        </w:trPr>
        <w:tc>
          <w:tcPr>
            <w:tcW w:w="2293" w:type="dxa"/>
            <w:vAlign w:val="center"/>
          </w:tcPr>
          <w:p w14:paraId="7CB6E972" w14:textId="77777777" w:rsidR="006711F7" w:rsidRPr="00F64762" w:rsidRDefault="006711F7" w:rsidP="00D665BB">
            <w:pPr>
              <w:spacing w:before="60" w:after="60"/>
              <w:jc w:val="center"/>
              <w:rPr>
                <w:sz w:val="26"/>
                <w:szCs w:val="26"/>
              </w:rPr>
            </w:pPr>
            <w:r w:rsidRPr="00F64762">
              <w:rPr>
                <w:sz w:val="26"/>
                <w:szCs w:val="26"/>
              </w:rPr>
              <w:t>28</w:t>
            </w:r>
          </w:p>
        </w:tc>
        <w:tc>
          <w:tcPr>
            <w:tcW w:w="3415" w:type="dxa"/>
          </w:tcPr>
          <w:p w14:paraId="1026A796" w14:textId="77777777" w:rsidR="006711F7" w:rsidRPr="00F64762" w:rsidRDefault="006711F7" w:rsidP="00D665BB">
            <w:pPr>
              <w:spacing w:before="60" w:after="60"/>
              <w:jc w:val="center"/>
              <w:rPr>
                <w:sz w:val="26"/>
                <w:szCs w:val="26"/>
              </w:rPr>
            </w:pPr>
            <w:r w:rsidRPr="00F64762">
              <w:rPr>
                <w:sz w:val="26"/>
                <w:szCs w:val="26"/>
              </w:rPr>
              <w:t>mèo và chiếc</w:t>
            </w:r>
          </w:p>
        </w:tc>
      </w:tr>
      <w:tr w:rsidR="006711F7" w14:paraId="477EDC2B" w14:textId="77777777" w:rsidTr="00D665BB">
        <w:trPr>
          <w:trHeight w:val="20"/>
          <w:tblHeader/>
          <w:jc w:val="center"/>
        </w:trPr>
        <w:tc>
          <w:tcPr>
            <w:tcW w:w="2293" w:type="dxa"/>
            <w:vAlign w:val="center"/>
          </w:tcPr>
          <w:p w14:paraId="040B8893" w14:textId="77777777" w:rsidR="006711F7" w:rsidRPr="00F64762" w:rsidRDefault="006711F7" w:rsidP="00D665BB">
            <w:pPr>
              <w:spacing w:before="60" w:after="60"/>
              <w:jc w:val="center"/>
              <w:rPr>
                <w:sz w:val="26"/>
                <w:szCs w:val="26"/>
              </w:rPr>
            </w:pPr>
            <w:r w:rsidRPr="00F64762">
              <w:rPr>
                <w:sz w:val="26"/>
                <w:szCs w:val="26"/>
              </w:rPr>
              <w:t>29</w:t>
            </w:r>
          </w:p>
        </w:tc>
        <w:tc>
          <w:tcPr>
            <w:tcW w:w="3415" w:type="dxa"/>
          </w:tcPr>
          <w:p w14:paraId="49832713" w14:textId="77777777" w:rsidR="006711F7" w:rsidRPr="00F64762" w:rsidRDefault="006711F7" w:rsidP="00D665BB">
            <w:pPr>
              <w:spacing w:before="60" w:after="60"/>
              <w:jc w:val="center"/>
              <w:rPr>
                <w:sz w:val="26"/>
                <w:szCs w:val="26"/>
              </w:rPr>
            </w:pPr>
            <w:r w:rsidRPr="00F64762">
              <w:rPr>
                <w:sz w:val="26"/>
                <w:szCs w:val="26"/>
              </w:rPr>
              <w:t>và chiếc mũ</w:t>
            </w:r>
          </w:p>
        </w:tc>
      </w:tr>
    </w:tbl>
    <w:p w14:paraId="68D13669" w14:textId="77777777"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14:paraId="3D213D5A" w14:textId="77777777" w:rsidR="006711F7" w:rsidRPr="00587CE3" w:rsidRDefault="006711F7" w:rsidP="006711F7">
      <w:pPr>
        <w:spacing w:line="360" w:lineRule="auto"/>
        <w:ind w:firstLine="720"/>
        <w:rPr>
          <w:b/>
          <w:szCs w:val="26"/>
        </w:rPr>
      </w:pPr>
      <w:r w:rsidRPr="00587CE3">
        <w:rPr>
          <w:b/>
          <w:szCs w:val="26"/>
        </w:rPr>
        <w:t>Bài toán</w:t>
      </w:r>
    </w:p>
    <w:p w14:paraId="3F3B6C0E" w14:textId="77777777"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proofErr w:type="gramStart"/>
      <w:r w:rsidRPr="0075686F">
        <w:rPr>
          <w:rFonts w:eastAsiaTheme="minorEastAsia"/>
        </w:rPr>
        <w:t>, ...</w:t>
      </w:r>
      <w:proofErr w:type="gramEnd"/>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14:paraId="65AD1E10" w14:textId="77777777"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14:paraId="3D6748DE" w14:textId="77777777" w:rsidR="006711F7" w:rsidRPr="002B13F4" w:rsidRDefault="006711F7" w:rsidP="006711F7">
      <w:pPr>
        <w:pStyle w:val="NormalThesis13size"/>
        <w:ind w:firstLine="0"/>
        <w:rPr>
          <w:b/>
          <w:i/>
        </w:rPr>
      </w:pPr>
      <w:r w:rsidRPr="002B13F4">
        <w:rPr>
          <w:b/>
          <w:i/>
        </w:rPr>
        <w:lastRenderedPageBreak/>
        <w:t>a). Trọng số xuất hiện của từ</w:t>
      </w:r>
      <w:r>
        <w:rPr>
          <w:b/>
          <w:i/>
        </w:rPr>
        <w:t xml:space="preserve"> (count)</w:t>
      </w:r>
    </w:p>
    <w:p w14:paraId="3E634C8F" w14:textId="77777777" w:rsidR="006711F7" w:rsidRDefault="006711F7" w:rsidP="006711F7">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14:paraId="027CD09C" w14:textId="77777777" w:rsidR="006711F7" w:rsidRPr="00B812C1" w:rsidRDefault="00C66D70"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14:paraId="095BAF2A" w14:textId="77777777" w:rsidR="006711F7" w:rsidRDefault="006711F7" w:rsidP="006711F7">
      <w:pPr>
        <w:pStyle w:val="NormalThesis13size"/>
      </w:pPr>
      <w:proofErr w:type="gramStart"/>
      <w:r>
        <w:t xml:space="preserve">Trong ví dụ ở </w:t>
      </w:r>
      <w:r w:rsidRPr="00A00E50">
        <w:t xml:space="preserve">Bảng 3.1 </w:t>
      </w:r>
      <w:r>
        <w:t xml:space="preserve">sử dụng tập từ điển </w:t>
      </w:r>
      <w:r w:rsidRPr="00A00E50">
        <w:t>Bả</w:t>
      </w:r>
      <w:r w:rsidR="004F6D3F">
        <w:t>ng 2</w:t>
      </w:r>
      <w:r w:rsidRPr="00A00E50">
        <w:t>.2.</w:t>
      </w:r>
      <w:proofErr w:type="gramEnd"/>
      <w:r w:rsidRPr="00A00E50">
        <w:t xml:space="preserve"> </w:t>
      </w:r>
      <w:r>
        <w:t>Trong câu C1, “con”, “mèo”, “ngồi”, “trên”, “chiếc” và “mũ” mỗi từ xuất hiện 1 lần. Trong câu C2, “con” xuất hiện 2 lần và “mèo”, “chiếc”, “mũ”, “chó”, “cắn” và “và” mỗi từ xuất hiện 1 lần. Như vậy trọng số cho C1 và C2 sẽ là:</w:t>
      </w:r>
    </w:p>
    <w:p w14:paraId="1D5BA478" w14:textId="77777777" w:rsidR="006711F7" w:rsidRDefault="006711F7" w:rsidP="006711F7">
      <w:pPr>
        <w:pStyle w:val="NormalThesis13size"/>
      </w:pPr>
      <w:r>
        <w:t xml:space="preserve">C1: {1, 1, 1, 1, 1, 1, 0, 0, </w:t>
      </w:r>
      <w:proofErr w:type="gramStart"/>
      <w:r>
        <w:t>0</w:t>
      </w:r>
      <w:proofErr w:type="gramEnd"/>
      <w:r>
        <w:t>}</w:t>
      </w:r>
    </w:p>
    <w:p w14:paraId="5FC161A1" w14:textId="77777777" w:rsidR="006711F7" w:rsidRDefault="006711F7" w:rsidP="006711F7">
      <w:pPr>
        <w:pStyle w:val="NormalThesis13size"/>
      </w:pPr>
      <w:r>
        <w:t xml:space="preserve">C2: {2, 1, 0, 0, 1, 1, 1, 1, </w:t>
      </w:r>
      <w:proofErr w:type="gramStart"/>
      <w:r>
        <w:t>1</w:t>
      </w:r>
      <w:proofErr w:type="gramEnd"/>
      <w:r>
        <w:t>}</w:t>
      </w:r>
    </w:p>
    <w:p w14:paraId="18CB4A79" w14:textId="77777777" w:rsidR="006711F7" w:rsidRPr="001A1CBA" w:rsidRDefault="006711F7" w:rsidP="006711F7">
      <w:pPr>
        <w:pStyle w:val="Bng"/>
        <w:rPr>
          <w:noProof/>
        </w:rPr>
      </w:pPr>
      <w:bookmarkStart w:id="126" w:name="_Toc485154549"/>
      <w:r>
        <w:rPr>
          <w:noProof/>
        </w:rPr>
        <w:t>Bả</w:t>
      </w:r>
      <w:r w:rsidR="004F6D3F">
        <w:rPr>
          <w:noProof/>
        </w:rPr>
        <w:t>ng 2</w:t>
      </w:r>
      <w:r>
        <w:rPr>
          <w:noProof/>
        </w:rPr>
        <w:t>.5: Danh sách từ điển unigram với trọng số xuất hiện của từ.</w:t>
      </w:r>
      <w:bookmarkEnd w:id="126"/>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14:paraId="4298100D" w14:textId="77777777" w:rsidTr="00D665BB">
        <w:trPr>
          <w:trHeight w:val="20"/>
          <w:jc w:val="center"/>
        </w:trPr>
        <w:tc>
          <w:tcPr>
            <w:tcW w:w="1015" w:type="dxa"/>
            <w:vAlign w:val="center"/>
          </w:tcPr>
          <w:p w14:paraId="49F4D22F" w14:textId="77777777"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14:paraId="503020D3" w14:textId="77777777"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14:paraId="616830FE" w14:textId="77777777"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14:paraId="752C6127" w14:textId="77777777" w:rsidR="006711F7" w:rsidRPr="00891ED3" w:rsidRDefault="006711F7" w:rsidP="00D665BB">
            <w:pPr>
              <w:spacing w:after="120"/>
              <w:jc w:val="center"/>
              <w:rPr>
                <w:b/>
                <w:sz w:val="26"/>
                <w:szCs w:val="26"/>
              </w:rPr>
            </w:pPr>
            <w:r w:rsidRPr="00891ED3">
              <w:rPr>
                <w:b/>
                <w:sz w:val="26"/>
                <w:szCs w:val="26"/>
              </w:rPr>
              <w:t>C2</w:t>
            </w:r>
          </w:p>
        </w:tc>
      </w:tr>
      <w:tr w:rsidR="006711F7" w:rsidRPr="002630A6" w14:paraId="450EF399" w14:textId="77777777" w:rsidTr="00D665BB">
        <w:trPr>
          <w:trHeight w:val="20"/>
          <w:jc w:val="center"/>
        </w:trPr>
        <w:tc>
          <w:tcPr>
            <w:tcW w:w="1015" w:type="dxa"/>
            <w:vAlign w:val="center"/>
          </w:tcPr>
          <w:p w14:paraId="5EAC985D" w14:textId="77777777" w:rsidR="006711F7" w:rsidRPr="008F2DFB" w:rsidRDefault="006711F7" w:rsidP="00D665BB">
            <w:pPr>
              <w:spacing w:after="120"/>
              <w:jc w:val="center"/>
              <w:rPr>
                <w:sz w:val="26"/>
                <w:szCs w:val="26"/>
              </w:rPr>
            </w:pPr>
            <w:r w:rsidRPr="008F2DFB">
              <w:rPr>
                <w:sz w:val="26"/>
                <w:szCs w:val="26"/>
              </w:rPr>
              <w:t>1</w:t>
            </w:r>
          </w:p>
        </w:tc>
        <w:tc>
          <w:tcPr>
            <w:tcW w:w="1710" w:type="dxa"/>
            <w:vAlign w:val="center"/>
          </w:tcPr>
          <w:p w14:paraId="1E5E193B" w14:textId="77777777"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14:paraId="1AFAA010"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1BDB3F0F" w14:textId="77777777" w:rsidR="006711F7" w:rsidRPr="006A266B" w:rsidRDefault="006711F7" w:rsidP="00D665BB">
            <w:pPr>
              <w:spacing w:after="120"/>
              <w:jc w:val="center"/>
              <w:rPr>
                <w:sz w:val="26"/>
                <w:szCs w:val="26"/>
                <w:lang w:val="en-US"/>
              </w:rPr>
            </w:pPr>
            <w:r>
              <w:rPr>
                <w:sz w:val="26"/>
                <w:szCs w:val="26"/>
                <w:lang w:val="en-US"/>
              </w:rPr>
              <w:t>2</w:t>
            </w:r>
          </w:p>
        </w:tc>
      </w:tr>
      <w:tr w:rsidR="006711F7" w:rsidRPr="002630A6" w14:paraId="43778C5E" w14:textId="77777777" w:rsidTr="00D665BB">
        <w:trPr>
          <w:trHeight w:val="20"/>
          <w:jc w:val="center"/>
        </w:trPr>
        <w:tc>
          <w:tcPr>
            <w:tcW w:w="1015" w:type="dxa"/>
            <w:vAlign w:val="center"/>
          </w:tcPr>
          <w:p w14:paraId="69A4038E" w14:textId="77777777" w:rsidR="006711F7" w:rsidRPr="008F2DFB" w:rsidRDefault="006711F7" w:rsidP="00D665BB">
            <w:pPr>
              <w:spacing w:after="120"/>
              <w:jc w:val="center"/>
              <w:rPr>
                <w:sz w:val="26"/>
                <w:szCs w:val="26"/>
              </w:rPr>
            </w:pPr>
            <w:r w:rsidRPr="008F2DFB">
              <w:rPr>
                <w:sz w:val="26"/>
                <w:szCs w:val="26"/>
              </w:rPr>
              <w:t>2</w:t>
            </w:r>
          </w:p>
        </w:tc>
        <w:tc>
          <w:tcPr>
            <w:tcW w:w="1710" w:type="dxa"/>
            <w:vAlign w:val="center"/>
          </w:tcPr>
          <w:p w14:paraId="542949A8" w14:textId="77777777"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14:paraId="4EFBA186"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2670764F"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57EEAE79" w14:textId="77777777" w:rsidTr="00D665BB">
        <w:trPr>
          <w:trHeight w:val="20"/>
          <w:jc w:val="center"/>
        </w:trPr>
        <w:tc>
          <w:tcPr>
            <w:tcW w:w="1015" w:type="dxa"/>
            <w:vAlign w:val="center"/>
          </w:tcPr>
          <w:p w14:paraId="5C50B98E" w14:textId="77777777" w:rsidR="006711F7" w:rsidRPr="008F2DFB" w:rsidRDefault="006711F7" w:rsidP="00D665BB">
            <w:pPr>
              <w:spacing w:after="120"/>
              <w:jc w:val="center"/>
              <w:rPr>
                <w:sz w:val="26"/>
                <w:szCs w:val="26"/>
              </w:rPr>
            </w:pPr>
            <w:r w:rsidRPr="008F2DFB">
              <w:rPr>
                <w:sz w:val="26"/>
                <w:szCs w:val="26"/>
              </w:rPr>
              <w:t>3</w:t>
            </w:r>
          </w:p>
        </w:tc>
        <w:tc>
          <w:tcPr>
            <w:tcW w:w="1710" w:type="dxa"/>
            <w:vAlign w:val="center"/>
          </w:tcPr>
          <w:p w14:paraId="1FEB5A66" w14:textId="77777777"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14:paraId="22F7BE6B"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1550CDAA"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4A5F1426" w14:textId="77777777" w:rsidTr="00D665BB">
        <w:trPr>
          <w:trHeight w:val="20"/>
          <w:jc w:val="center"/>
        </w:trPr>
        <w:tc>
          <w:tcPr>
            <w:tcW w:w="1015" w:type="dxa"/>
            <w:vAlign w:val="center"/>
          </w:tcPr>
          <w:p w14:paraId="7AA84F3D" w14:textId="77777777" w:rsidR="006711F7" w:rsidRPr="008F2DFB" w:rsidRDefault="006711F7" w:rsidP="00D665BB">
            <w:pPr>
              <w:spacing w:after="120"/>
              <w:jc w:val="center"/>
              <w:rPr>
                <w:sz w:val="26"/>
                <w:szCs w:val="26"/>
              </w:rPr>
            </w:pPr>
            <w:r w:rsidRPr="008F2DFB">
              <w:rPr>
                <w:sz w:val="26"/>
                <w:szCs w:val="26"/>
              </w:rPr>
              <w:t>4</w:t>
            </w:r>
          </w:p>
        </w:tc>
        <w:tc>
          <w:tcPr>
            <w:tcW w:w="1710" w:type="dxa"/>
            <w:vAlign w:val="center"/>
          </w:tcPr>
          <w:p w14:paraId="25F4DDF5" w14:textId="77777777"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14:paraId="3DF3D127"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4DAB9424"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3010590C" w14:textId="77777777" w:rsidTr="00D665BB">
        <w:trPr>
          <w:trHeight w:val="20"/>
          <w:jc w:val="center"/>
        </w:trPr>
        <w:tc>
          <w:tcPr>
            <w:tcW w:w="1015" w:type="dxa"/>
            <w:vAlign w:val="center"/>
          </w:tcPr>
          <w:p w14:paraId="3C94E54C" w14:textId="77777777" w:rsidR="006711F7" w:rsidRPr="008F2DFB" w:rsidRDefault="006711F7" w:rsidP="00D665BB">
            <w:pPr>
              <w:spacing w:after="120"/>
              <w:jc w:val="center"/>
              <w:rPr>
                <w:sz w:val="26"/>
                <w:szCs w:val="26"/>
              </w:rPr>
            </w:pPr>
            <w:r w:rsidRPr="008F2DFB">
              <w:rPr>
                <w:sz w:val="26"/>
                <w:szCs w:val="26"/>
              </w:rPr>
              <w:t>5</w:t>
            </w:r>
          </w:p>
        </w:tc>
        <w:tc>
          <w:tcPr>
            <w:tcW w:w="1710" w:type="dxa"/>
            <w:vAlign w:val="center"/>
          </w:tcPr>
          <w:p w14:paraId="372D793D" w14:textId="77777777"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14:paraId="6690F0D3"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6173BC6C"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5A97596A" w14:textId="77777777" w:rsidTr="00D665BB">
        <w:trPr>
          <w:trHeight w:val="20"/>
          <w:jc w:val="center"/>
        </w:trPr>
        <w:tc>
          <w:tcPr>
            <w:tcW w:w="1015" w:type="dxa"/>
            <w:vAlign w:val="center"/>
          </w:tcPr>
          <w:p w14:paraId="7E34E4B7" w14:textId="77777777" w:rsidR="006711F7" w:rsidRPr="008F2DFB" w:rsidRDefault="006711F7" w:rsidP="00D665BB">
            <w:pPr>
              <w:spacing w:after="120"/>
              <w:jc w:val="center"/>
              <w:rPr>
                <w:sz w:val="26"/>
                <w:szCs w:val="26"/>
              </w:rPr>
            </w:pPr>
            <w:r w:rsidRPr="008F2DFB">
              <w:rPr>
                <w:sz w:val="26"/>
                <w:szCs w:val="26"/>
              </w:rPr>
              <w:t>6</w:t>
            </w:r>
          </w:p>
        </w:tc>
        <w:tc>
          <w:tcPr>
            <w:tcW w:w="1710" w:type="dxa"/>
            <w:vAlign w:val="center"/>
          </w:tcPr>
          <w:p w14:paraId="4E374BFF" w14:textId="77777777"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14:paraId="3A6B57DE"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4316BE82"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4E66753B" w14:textId="77777777" w:rsidTr="00D665BB">
        <w:trPr>
          <w:trHeight w:val="20"/>
          <w:jc w:val="center"/>
        </w:trPr>
        <w:tc>
          <w:tcPr>
            <w:tcW w:w="1015" w:type="dxa"/>
            <w:vAlign w:val="center"/>
          </w:tcPr>
          <w:p w14:paraId="7B4E2FB1" w14:textId="77777777" w:rsidR="006711F7" w:rsidRPr="008F2DFB" w:rsidRDefault="006711F7" w:rsidP="00D665BB">
            <w:pPr>
              <w:spacing w:after="120"/>
              <w:jc w:val="center"/>
              <w:rPr>
                <w:sz w:val="26"/>
                <w:szCs w:val="26"/>
              </w:rPr>
            </w:pPr>
            <w:r w:rsidRPr="008F2DFB">
              <w:rPr>
                <w:sz w:val="26"/>
                <w:szCs w:val="26"/>
              </w:rPr>
              <w:t>7</w:t>
            </w:r>
          </w:p>
        </w:tc>
        <w:tc>
          <w:tcPr>
            <w:tcW w:w="1710" w:type="dxa"/>
            <w:vAlign w:val="center"/>
          </w:tcPr>
          <w:p w14:paraId="018880A2" w14:textId="77777777"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14:paraId="6CBB668B"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6C59DC54"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6A0BE58E" w14:textId="77777777" w:rsidTr="00D665BB">
        <w:trPr>
          <w:trHeight w:val="20"/>
          <w:jc w:val="center"/>
        </w:trPr>
        <w:tc>
          <w:tcPr>
            <w:tcW w:w="1015" w:type="dxa"/>
            <w:vAlign w:val="center"/>
          </w:tcPr>
          <w:p w14:paraId="4BAC35DE" w14:textId="77777777" w:rsidR="006711F7" w:rsidRPr="008F2DFB" w:rsidRDefault="006711F7" w:rsidP="00D665BB">
            <w:pPr>
              <w:spacing w:after="120"/>
              <w:jc w:val="center"/>
              <w:rPr>
                <w:sz w:val="26"/>
                <w:szCs w:val="26"/>
              </w:rPr>
            </w:pPr>
            <w:r w:rsidRPr="008F2DFB">
              <w:rPr>
                <w:sz w:val="26"/>
                <w:szCs w:val="26"/>
              </w:rPr>
              <w:t>8</w:t>
            </w:r>
          </w:p>
        </w:tc>
        <w:tc>
          <w:tcPr>
            <w:tcW w:w="1710" w:type="dxa"/>
            <w:vAlign w:val="center"/>
          </w:tcPr>
          <w:p w14:paraId="289B72E5" w14:textId="77777777"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14:paraId="6E938E96"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2DD1F0B4"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0BC4C7AE" w14:textId="77777777" w:rsidTr="00D665BB">
        <w:trPr>
          <w:trHeight w:val="20"/>
          <w:jc w:val="center"/>
        </w:trPr>
        <w:tc>
          <w:tcPr>
            <w:tcW w:w="1015" w:type="dxa"/>
            <w:vAlign w:val="center"/>
          </w:tcPr>
          <w:p w14:paraId="65727351" w14:textId="77777777" w:rsidR="006711F7" w:rsidRPr="008F2DFB" w:rsidRDefault="006711F7" w:rsidP="00D665BB">
            <w:pPr>
              <w:spacing w:after="120"/>
              <w:jc w:val="center"/>
              <w:rPr>
                <w:sz w:val="26"/>
                <w:szCs w:val="26"/>
              </w:rPr>
            </w:pPr>
            <w:r w:rsidRPr="008F2DFB">
              <w:rPr>
                <w:sz w:val="26"/>
                <w:szCs w:val="26"/>
              </w:rPr>
              <w:t>9</w:t>
            </w:r>
          </w:p>
        </w:tc>
        <w:tc>
          <w:tcPr>
            <w:tcW w:w="1710" w:type="dxa"/>
            <w:vAlign w:val="center"/>
          </w:tcPr>
          <w:p w14:paraId="72BED87E" w14:textId="77777777"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14:paraId="1E845376"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558288BE" w14:textId="77777777" w:rsidR="006711F7" w:rsidRPr="006A266B" w:rsidRDefault="006711F7" w:rsidP="00D665BB">
            <w:pPr>
              <w:spacing w:after="120"/>
              <w:jc w:val="center"/>
              <w:rPr>
                <w:sz w:val="26"/>
                <w:szCs w:val="26"/>
                <w:lang w:val="en-US"/>
              </w:rPr>
            </w:pPr>
            <w:r>
              <w:rPr>
                <w:sz w:val="26"/>
                <w:szCs w:val="26"/>
                <w:lang w:val="en-US"/>
              </w:rPr>
              <w:t>1</w:t>
            </w:r>
          </w:p>
        </w:tc>
      </w:tr>
    </w:tbl>
    <w:p w14:paraId="172D0BD8" w14:textId="77777777"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14:paraId="362C28B3" w14:textId="77777777"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thu được qua</w:t>
      </w:r>
      <w:r w:rsidRPr="007D64ED">
        <w:rPr>
          <w:rStyle w:val="apple-converted-space"/>
        </w:rPr>
        <w:t> </w:t>
      </w:r>
      <w:hyperlink r:id="rId15"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14:paraId="57221C97" w14:textId="77777777" w:rsidR="006711F7" w:rsidRPr="006973D4" w:rsidRDefault="00C66D70"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14:paraId="52AFA439" w14:textId="77777777" w:rsidR="006711F7" w:rsidRDefault="006711F7" w:rsidP="006711F7">
      <w:pPr>
        <w:pStyle w:val="NormalThesis13size"/>
      </w:pPr>
      <w:r>
        <w:t>Trọng số TF-IDF được tính như sau:</w:t>
      </w:r>
    </w:p>
    <w:p w14:paraId="373BF09B" w14:textId="77777777" w:rsidR="006711F7" w:rsidRDefault="006711F7" w:rsidP="006711F7">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14:paraId="118A323E" w14:textId="77777777" w:rsidR="006711F7" w:rsidRDefault="006711F7" w:rsidP="006711F7">
      <w:pPr>
        <w:pStyle w:val="NormalThesis13size"/>
      </w:pPr>
      <w:r>
        <w:rPr>
          <w:rStyle w:val="Emphasis"/>
          <w:i w:val="0"/>
          <w:iCs w:val="0"/>
        </w:rPr>
        <w:t>Trong đó:</w:t>
      </w:r>
    </w:p>
    <w:p w14:paraId="7DB63662" w14:textId="77777777"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14:paraId="525140D7" w14:textId="77777777" w:rsidR="006711F7" w:rsidRPr="006973D4" w:rsidRDefault="006711F7" w:rsidP="006711F7">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14:paraId="12316009" w14:textId="77777777"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t>. Được tính như công thức sau:</w:t>
      </w:r>
    </w:p>
    <w:p w14:paraId="0B3DEA47" w14:textId="77777777" w:rsidR="006711F7" w:rsidRPr="006973D4" w:rsidRDefault="006711F7" w:rsidP="006711F7">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14:paraId="61515153" w14:textId="77777777" w:rsidR="006711F7"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w:t>
      </w:r>
      <w:proofErr w:type="gramEnd"/>
      <w:r>
        <w:t xml:space="preserve"> Trọng số TF-IDF cho từ “con” trong C1 được tính như sau:</w:t>
      </w:r>
    </w:p>
    <w:p w14:paraId="07A9CB73" w14:textId="77777777" w:rsidR="006711F7" w:rsidRPr="00DA4A31" w:rsidRDefault="006711F7" w:rsidP="006711F7">
      <w:pPr>
        <w:pStyle w:val="NormalThesis13size"/>
        <w:numPr>
          <w:ilvl w:val="0"/>
          <w:numId w:val="22"/>
        </w:numPr>
      </w:pPr>
      <w:proofErr w:type="gramStart"/>
      <w:r w:rsidRPr="00DA4A31">
        <w:t>TF(</w:t>
      </w:r>
      <w:proofErr w:type="gramEnd"/>
      <w:r w:rsidRPr="00DA4A31">
        <w:t xml:space="preserve">“con”,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14:paraId="17EEBCA4" w14:textId="77777777" w:rsidR="006711F7" w:rsidRPr="00DA4A31" w:rsidRDefault="006711F7" w:rsidP="006711F7">
      <w:pPr>
        <w:pStyle w:val="NormalThesis13size"/>
        <w:numPr>
          <w:ilvl w:val="0"/>
          <w:numId w:val="22"/>
        </w:numPr>
      </w:pPr>
      <w:r w:rsidRPr="00DA4A31">
        <w:t xml:space="preserve">IDF (“con”, D) = </w:t>
      </w:r>
      <w:proofErr w:type="gramStart"/>
      <w:r w:rsidRPr="00DA4A31">
        <w:t>log(</w:t>
      </w:r>
      <w:proofErr w:type="gramEnd"/>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14:paraId="3CC7AC74" w14:textId="77777777" w:rsidR="006711F7" w:rsidRPr="00DA4A31" w:rsidRDefault="006711F7" w:rsidP="006711F7">
      <w:pPr>
        <w:pStyle w:val="NormalThesis13size"/>
        <w:numPr>
          <w:ilvl w:val="0"/>
          <w:numId w:val="22"/>
        </w:numPr>
      </w:pPr>
      <w:r w:rsidRPr="00DA4A31">
        <w:lastRenderedPageBreak/>
        <w:t>TF-</w:t>
      </w:r>
      <w:proofErr w:type="gramStart"/>
      <w:r w:rsidRPr="00DA4A31">
        <w:t>IDF(</w:t>
      </w:r>
      <w:proofErr w:type="gramEnd"/>
      <w:r w:rsidRPr="00DA4A31">
        <w:t>“con”, C1, D) = TF(“con”, C1) x IDF(“con”, D) = 0.1667 x 0 = 0</w:t>
      </w:r>
    </w:p>
    <w:p w14:paraId="532FC5EA" w14:textId="77777777" w:rsidR="006711F7" w:rsidRPr="00DA4A31" w:rsidRDefault="006711F7" w:rsidP="006711F7">
      <w:pPr>
        <w:pStyle w:val="NormalThesis13size"/>
      </w:pPr>
      <w:r w:rsidRPr="00DA4A31">
        <w:t>Trọng số TF-IDF cho từ “chó” trong C2 được tính như sau:</w:t>
      </w:r>
    </w:p>
    <w:p w14:paraId="6AC891CC" w14:textId="77777777" w:rsidR="006711F7" w:rsidRPr="00DA4A31" w:rsidRDefault="006711F7" w:rsidP="006711F7">
      <w:pPr>
        <w:pStyle w:val="NormalThesis13size"/>
        <w:numPr>
          <w:ilvl w:val="0"/>
          <w:numId w:val="22"/>
        </w:numPr>
      </w:pPr>
      <w:proofErr w:type="gramStart"/>
      <w:r w:rsidRPr="00DA4A31">
        <w:t>TF(</w:t>
      </w:r>
      <w:proofErr w:type="gramEnd"/>
      <w:r w:rsidRPr="00DA4A31">
        <w:t xml:space="preserve">“chó”,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14:paraId="2B8E3F9D" w14:textId="77777777" w:rsidR="006711F7" w:rsidRPr="00DA4A31" w:rsidRDefault="006711F7" w:rsidP="006711F7">
      <w:pPr>
        <w:pStyle w:val="NormalThesis13size"/>
        <w:numPr>
          <w:ilvl w:val="0"/>
          <w:numId w:val="22"/>
        </w:numPr>
      </w:pPr>
      <w:r w:rsidRPr="00DA4A31">
        <w:t xml:space="preserve">IDF (“chó”, D) = </w:t>
      </w:r>
      <w:proofErr w:type="gramStart"/>
      <w:r w:rsidRPr="00DA4A31">
        <w:t>log(</w:t>
      </w:r>
      <w:proofErr w:type="gramEnd"/>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14:paraId="0B2B314C" w14:textId="77777777" w:rsidR="006711F7" w:rsidRPr="00DA4A31" w:rsidRDefault="006711F7" w:rsidP="006711F7">
      <w:pPr>
        <w:pStyle w:val="NormalThesis13size"/>
        <w:numPr>
          <w:ilvl w:val="0"/>
          <w:numId w:val="22"/>
        </w:numPr>
      </w:pPr>
      <w:r w:rsidRPr="00DA4A31">
        <w:t>TF-</w:t>
      </w:r>
      <w:proofErr w:type="gramStart"/>
      <w:r w:rsidRPr="00DA4A31">
        <w:t>IDF(</w:t>
      </w:r>
      <w:proofErr w:type="gramEnd"/>
      <w:r w:rsidRPr="00DA4A31">
        <w:t xml:space="preserve">“chó”, C2, D) = TF(“chó”, C2) x IDF(“chó”, D) = 0.125 x 0.301 = </w:t>
      </w:r>
      <w:r>
        <w:t>0.038</w:t>
      </w:r>
    </w:p>
    <w:p w14:paraId="130EDA1F" w14:textId="77777777" w:rsidR="006711F7" w:rsidRDefault="006711F7" w:rsidP="006711F7">
      <w:pPr>
        <w:pStyle w:val="NormalThesis13size"/>
      </w:pPr>
      <w:r>
        <w:t xml:space="preserve">C1: {0, 0, 0.05, 0.05, 0, 0, 0, </w:t>
      </w:r>
      <w:proofErr w:type="gramStart"/>
      <w:r>
        <w:t>0</w:t>
      </w:r>
      <w:proofErr w:type="gramEnd"/>
      <w:r>
        <w:t>}</w:t>
      </w:r>
    </w:p>
    <w:p w14:paraId="3BD2A2DD" w14:textId="77777777" w:rsidR="006711F7" w:rsidRDefault="006711F7" w:rsidP="006711F7">
      <w:pPr>
        <w:pStyle w:val="NormalThesis13size"/>
      </w:pPr>
      <w:r>
        <w:t xml:space="preserve">C2: {0, 0, 0, 0, 0, 0.038, 0.038, </w:t>
      </w:r>
      <w:proofErr w:type="gramStart"/>
      <w:r>
        <w:t>0.038</w:t>
      </w:r>
      <w:proofErr w:type="gramEnd"/>
      <w:r>
        <w:t>}</w:t>
      </w:r>
    </w:p>
    <w:p w14:paraId="1ABEDCB1" w14:textId="77777777" w:rsidR="006711F7" w:rsidRDefault="006711F7" w:rsidP="006711F7">
      <w:pPr>
        <w:pStyle w:val="Bng"/>
        <w:rPr>
          <w:noProof/>
        </w:rPr>
      </w:pPr>
      <w:bookmarkStart w:id="127" w:name="_Toc485154550"/>
      <w:r>
        <w:rPr>
          <w:noProof/>
        </w:rPr>
        <w:t>Bả</w:t>
      </w:r>
      <w:r w:rsidR="004F6D3F">
        <w:rPr>
          <w:noProof/>
        </w:rPr>
        <w:t>ng 2</w:t>
      </w:r>
      <w:r>
        <w:rPr>
          <w:noProof/>
        </w:rPr>
        <w:t>.6: Danh sách từ điển unigram với trọng số TF-IDF.</w:t>
      </w:r>
      <w:bookmarkEnd w:id="127"/>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14:paraId="1466D671" w14:textId="77777777" w:rsidTr="00D665BB">
        <w:trPr>
          <w:trHeight w:val="20"/>
          <w:jc w:val="center"/>
        </w:trPr>
        <w:tc>
          <w:tcPr>
            <w:tcW w:w="1015" w:type="dxa"/>
            <w:vAlign w:val="center"/>
          </w:tcPr>
          <w:p w14:paraId="27253510" w14:textId="77777777"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14:paraId="59717A95" w14:textId="77777777"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14:paraId="717882D0" w14:textId="77777777"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14:paraId="373F59DA" w14:textId="77777777" w:rsidR="006711F7" w:rsidRPr="00891ED3" w:rsidRDefault="006711F7" w:rsidP="00D665BB">
            <w:pPr>
              <w:spacing w:after="120"/>
              <w:jc w:val="center"/>
              <w:rPr>
                <w:b/>
                <w:sz w:val="26"/>
                <w:szCs w:val="26"/>
              </w:rPr>
            </w:pPr>
            <w:r w:rsidRPr="00891ED3">
              <w:rPr>
                <w:b/>
                <w:sz w:val="26"/>
                <w:szCs w:val="26"/>
              </w:rPr>
              <w:t>C2</w:t>
            </w:r>
          </w:p>
        </w:tc>
      </w:tr>
      <w:tr w:rsidR="006711F7" w:rsidRPr="002630A6" w14:paraId="30A3DFD4" w14:textId="77777777" w:rsidTr="00D665BB">
        <w:trPr>
          <w:trHeight w:val="20"/>
          <w:jc w:val="center"/>
        </w:trPr>
        <w:tc>
          <w:tcPr>
            <w:tcW w:w="1015" w:type="dxa"/>
            <w:vAlign w:val="center"/>
          </w:tcPr>
          <w:p w14:paraId="483D6326" w14:textId="77777777" w:rsidR="006711F7" w:rsidRPr="008F2DFB" w:rsidRDefault="006711F7" w:rsidP="00D665BB">
            <w:pPr>
              <w:spacing w:after="120"/>
              <w:jc w:val="center"/>
              <w:rPr>
                <w:sz w:val="26"/>
                <w:szCs w:val="26"/>
              </w:rPr>
            </w:pPr>
            <w:r w:rsidRPr="008F2DFB">
              <w:rPr>
                <w:sz w:val="26"/>
                <w:szCs w:val="26"/>
              </w:rPr>
              <w:t>1</w:t>
            </w:r>
          </w:p>
        </w:tc>
        <w:tc>
          <w:tcPr>
            <w:tcW w:w="1710" w:type="dxa"/>
            <w:vAlign w:val="center"/>
          </w:tcPr>
          <w:p w14:paraId="7611882F" w14:textId="77777777"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14:paraId="19A27C0C"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097D8D56"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6680933B" w14:textId="77777777" w:rsidTr="00D665BB">
        <w:trPr>
          <w:trHeight w:val="20"/>
          <w:jc w:val="center"/>
        </w:trPr>
        <w:tc>
          <w:tcPr>
            <w:tcW w:w="1015" w:type="dxa"/>
            <w:vAlign w:val="center"/>
          </w:tcPr>
          <w:p w14:paraId="19CE9BB7" w14:textId="77777777" w:rsidR="006711F7" w:rsidRPr="008F2DFB" w:rsidRDefault="006711F7" w:rsidP="00D665BB">
            <w:pPr>
              <w:spacing w:after="120"/>
              <w:jc w:val="center"/>
              <w:rPr>
                <w:sz w:val="26"/>
                <w:szCs w:val="26"/>
              </w:rPr>
            </w:pPr>
            <w:r w:rsidRPr="008F2DFB">
              <w:rPr>
                <w:sz w:val="26"/>
                <w:szCs w:val="26"/>
              </w:rPr>
              <w:t>2</w:t>
            </w:r>
          </w:p>
        </w:tc>
        <w:tc>
          <w:tcPr>
            <w:tcW w:w="1710" w:type="dxa"/>
            <w:vAlign w:val="center"/>
          </w:tcPr>
          <w:p w14:paraId="26386AD6" w14:textId="77777777"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14:paraId="5D6765CA"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62B8CC40"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05A54F85" w14:textId="77777777" w:rsidTr="00D665BB">
        <w:trPr>
          <w:trHeight w:val="20"/>
          <w:jc w:val="center"/>
        </w:trPr>
        <w:tc>
          <w:tcPr>
            <w:tcW w:w="1015" w:type="dxa"/>
            <w:vAlign w:val="center"/>
          </w:tcPr>
          <w:p w14:paraId="6D9D326C" w14:textId="77777777" w:rsidR="006711F7" w:rsidRPr="008F2DFB" w:rsidRDefault="006711F7" w:rsidP="00D665BB">
            <w:pPr>
              <w:spacing w:after="120"/>
              <w:jc w:val="center"/>
              <w:rPr>
                <w:sz w:val="26"/>
                <w:szCs w:val="26"/>
              </w:rPr>
            </w:pPr>
            <w:r w:rsidRPr="008F2DFB">
              <w:rPr>
                <w:sz w:val="26"/>
                <w:szCs w:val="26"/>
              </w:rPr>
              <w:t>3</w:t>
            </w:r>
          </w:p>
        </w:tc>
        <w:tc>
          <w:tcPr>
            <w:tcW w:w="1710" w:type="dxa"/>
            <w:vAlign w:val="center"/>
          </w:tcPr>
          <w:p w14:paraId="42A439F8" w14:textId="77777777"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14:paraId="3150A5C1" w14:textId="77777777"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14:paraId="7DF39B9A"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04150512" w14:textId="77777777" w:rsidTr="00D665BB">
        <w:trPr>
          <w:trHeight w:val="20"/>
          <w:jc w:val="center"/>
        </w:trPr>
        <w:tc>
          <w:tcPr>
            <w:tcW w:w="1015" w:type="dxa"/>
            <w:vAlign w:val="center"/>
          </w:tcPr>
          <w:p w14:paraId="31E85C70" w14:textId="77777777" w:rsidR="006711F7" w:rsidRPr="008F2DFB" w:rsidRDefault="006711F7" w:rsidP="00D665BB">
            <w:pPr>
              <w:spacing w:after="120"/>
              <w:jc w:val="center"/>
              <w:rPr>
                <w:sz w:val="26"/>
                <w:szCs w:val="26"/>
              </w:rPr>
            </w:pPr>
            <w:r w:rsidRPr="008F2DFB">
              <w:rPr>
                <w:sz w:val="26"/>
                <w:szCs w:val="26"/>
              </w:rPr>
              <w:t>4</w:t>
            </w:r>
          </w:p>
        </w:tc>
        <w:tc>
          <w:tcPr>
            <w:tcW w:w="1710" w:type="dxa"/>
            <w:vAlign w:val="center"/>
          </w:tcPr>
          <w:p w14:paraId="3A2EF43A" w14:textId="77777777"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14:paraId="365C301C" w14:textId="77777777"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14:paraId="09AE7040"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3874BC5D" w14:textId="77777777" w:rsidTr="00D665BB">
        <w:trPr>
          <w:trHeight w:val="20"/>
          <w:jc w:val="center"/>
        </w:trPr>
        <w:tc>
          <w:tcPr>
            <w:tcW w:w="1015" w:type="dxa"/>
            <w:vAlign w:val="center"/>
          </w:tcPr>
          <w:p w14:paraId="35703165" w14:textId="77777777" w:rsidR="006711F7" w:rsidRPr="008F2DFB" w:rsidRDefault="006711F7" w:rsidP="00D665BB">
            <w:pPr>
              <w:spacing w:after="120"/>
              <w:jc w:val="center"/>
              <w:rPr>
                <w:sz w:val="26"/>
                <w:szCs w:val="26"/>
              </w:rPr>
            </w:pPr>
            <w:r w:rsidRPr="008F2DFB">
              <w:rPr>
                <w:sz w:val="26"/>
                <w:szCs w:val="26"/>
              </w:rPr>
              <w:t>5</w:t>
            </w:r>
          </w:p>
        </w:tc>
        <w:tc>
          <w:tcPr>
            <w:tcW w:w="1710" w:type="dxa"/>
            <w:vAlign w:val="center"/>
          </w:tcPr>
          <w:p w14:paraId="2C23CFD3" w14:textId="77777777"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14:paraId="74E8AD36"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1D49EF79"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200756C6" w14:textId="77777777" w:rsidTr="00D665BB">
        <w:trPr>
          <w:trHeight w:val="20"/>
          <w:jc w:val="center"/>
        </w:trPr>
        <w:tc>
          <w:tcPr>
            <w:tcW w:w="1015" w:type="dxa"/>
            <w:vAlign w:val="center"/>
          </w:tcPr>
          <w:p w14:paraId="716B1998" w14:textId="77777777" w:rsidR="006711F7" w:rsidRPr="008F2DFB" w:rsidRDefault="006711F7" w:rsidP="00D665BB">
            <w:pPr>
              <w:spacing w:after="120"/>
              <w:jc w:val="center"/>
              <w:rPr>
                <w:sz w:val="26"/>
                <w:szCs w:val="26"/>
              </w:rPr>
            </w:pPr>
            <w:r w:rsidRPr="008F2DFB">
              <w:rPr>
                <w:sz w:val="26"/>
                <w:szCs w:val="26"/>
              </w:rPr>
              <w:t>6</w:t>
            </w:r>
          </w:p>
        </w:tc>
        <w:tc>
          <w:tcPr>
            <w:tcW w:w="1710" w:type="dxa"/>
            <w:vAlign w:val="center"/>
          </w:tcPr>
          <w:p w14:paraId="34C1C5F2" w14:textId="77777777"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14:paraId="08D393C8"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37D92258"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21B5A5BD" w14:textId="77777777" w:rsidTr="00D665BB">
        <w:trPr>
          <w:trHeight w:val="20"/>
          <w:jc w:val="center"/>
        </w:trPr>
        <w:tc>
          <w:tcPr>
            <w:tcW w:w="1015" w:type="dxa"/>
            <w:vAlign w:val="center"/>
          </w:tcPr>
          <w:p w14:paraId="5498A45F" w14:textId="77777777" w:rsidR="006711F7" w:rsidRPr="008F2DFB" w:rsidRDefault="006711F7" w:rsidP="00D665BB">
            <w:pPr>
              <w:spacing w:after="120"/>
              <w:jc w:val="center"/>
              <w:rPr>
                <w:sz w:val="26"/>
                <w:szCs w:val="26"/>
              </w:rPr>
            </w:pPr>
            <w:r w:rsidRPr="008F2DFB">
              <w:rPr>
                <w:sz w:val="26"/>
                <w:szCs w:val="26"/>
              </w:rPr>
              <w:t>7</w:t>
            </w:r>
          </w:p>
        </w:tc>
        <w:tc>
          <w:tcPr>
            <w:tcW w:w="1710" w:type="dxa"/>
            <w:vAlign w:val="center"/>
          </w:tcPr>
          <w:p w14:paraId="7EE6C46C" w14:textId="77777777"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14:paraId="760A635C"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0792B1A4" w14:textId="77777777" w:rsidR="006711F7" w:rsidRPr="006A266B" w:rsidRDefault="006711F7" w:rsidP="00D665BB">
            <w:pPr>
              <w:spacing w:after="120"/>
              <w:jc w:val="center"/>
              <w:rPr>
                <w:sz w:val="26"/>
                <w:szCs w:val="26"/>
                <w:lang w:val="en-US"/>
              </w:rPr>
            </w:pPr>
            <w:r>
              <w:t>0.038</w:t>
            </w:r>
          </w:p>
        </w:tc>
      </w:tr>
      <w:tr w:rsidR="006711F7" w:rsidRPr="002630A6" w14:paraId="58F9FBE2" w14:textId="77777777" w:rsidTr="00D665BB">
        <w:trPr>
          <w:trHeight w:val="20"/>
          <w:jc w:val="center"/>
        </w:trPr>
        <w:tc>
          <w:tcPr>
            <w:tcW w:w="1015" w:type="dxa"/>
            <w:vAlign w:val="center"/>
          </w:tcPr>
          <w:p w14:paraId="50A4103C" w14:textId="77777777" w:rsidR="006711F7" w:rsidRPr="008F2DFB" w:rsidRDefault="006711F7" w:rsidP="00D665BB">
            <w:pPr>
              <w:spacing w:after="120"/>
              <w:jc w:val="center"/>
              <w:rPr>
                <w:sz w:val="26"/>
                <w:szCs w:val="26"/>
              </w:rPr>
            </w:pPr>
            <w:r w:rsidRPr="008F2DFB">
              <w:rPr>
                <w:sz w:val="26"/>
                <w:szCs w:val="26"/>
              </w:rPr>
              <w:t>8</w:t>
            </w:r>
          </w:p>
        </w:tc>
        <w:tc>
          <w:tcPr>
            <w:tcW w:w="1710" w:type="dxa"/>
            <w:vAlign w:val="center"/>
          </w:tcPr>
          <w:p w14:paraId="410FC010" w14:textId="77777777"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14:paraId="1447FFBB"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292A5B36" w14:textId="77777777" w:rsidR="006711F7" w:rsidRPr="006A266B" w:rsidRDefault="006711F7" w:rsidP="00D665BB">
            <w:pPr>
              <w:spacing w:after="120"/>
              <w:jc w:val="center"/>
              <w:rPr>
                <w:sz w:val="26"/>
                <w:szCs w:val="26"/>
                <w:lang w:val="en-US"/>
              </w:rPr>
            </w:pPr>
            <w:r>
              <w:t>0.038</w:t>
            </w:r>
          </w:p>
        </w:tc>
      </w:tr>
      <w:tr w:rsidR="006711F7" w:rsidRPr="002630A6" w14:paraId="194C5C2E" w14:textId="77777777" w:rsidTr="00D665BB">
        <w:trPr>
          <w:trHeight w:val="20"/>
          <w:jc w:val="center"/>
        </w:trPr>
        <w:tc>
          <w:tcPr>
            <w:tcW w:w="1015" w:type="dxa"/>
            <w:vAlign w:val="center"/>
          </w:tcPr>
          <w:p w14:paraId="09410211" w14:textId="77777777" w:rsidR="006711F7" w:rsidRPr="008F2DFB" w:rsidRDefault="006711F7" w:rsidP="00D665BB">
            <w:pPr>
              <w:spacing w:after="120"/>
              <w:jc w:val="center"/>
              <w:rPr>
                <w:sz w:val="26"/>
                <w:szCs w:val="26"/>
              </w:rPr>
            </w:pPr>
            <w:r w:rsidRPr="008F2DFB">
              <w:rPr>
                <w:sz w:val="26"/>
                <w:szCs w:val="26"/>
              </w:rPr>
              <w:t>9</w:t>
            </w:r>
          </w:p>
        </w:tc>
        <w:tc>
          <w:tcPr>
            <w:tcW w:w="1710" w:type="dxa"/>
            <w:vAlign w:val="center"/>
          </w:tcPr>
          <w:p w14:paraId="1DF90E69" w14:textId="77777777"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14:paraId="76AA8983"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076A6FB6" w14:textId="77777777" w:rsidR="006711F7" w:rsidRPr="006A266B" w:rsidRDefault="006711F7" w:rsidP="00D665BB">
            <w:pPr>
              <w:spacing w:after="120"/>
              <w:jc w:val="center"/>
              <w:rPr>
                <w:sz w:val="26"/>
                <w:szCs w:val="26"/>
                <w:lang w:val="en-US"/>
              </w:rPr>
            </w:pPr>
            <w:r>
              <w:t>0.038</w:t>
            </w:r>
          </w:p>
        </w:tc>
      </w:tr>
    </w:tbl>
    <w:p w14:paraId="217919FE" w14:textId="77777777" w:rsidR="006711F7" w:rsidRPr="002B13F4" w:rsidRDefault="006711F7" w:rsidP="006711F7">
      <w:pPr>
        <w:pStyle w:val="NormalThesis13size"/>
        <w:ind w:firstLine="0"/>
        <w:rPr>
          <w:b/>
          <w:i/>
        </w:rPr>
      </w:pPr>
      <w:r w:rsidRPr="002B13F4">
        <w:rPr>
          <w:b/>
          <w:i/>
        </w:rPr>
        <w:t>c). Trọng số Binary</w:t>
      </w:r>
    </w:p>
    <w:p w14:paraId="3DE6F17A" w14:textId="77777777" w:rsidR="006711F7" w:rsidRDefault="006711F7" w:rsidP="006711F7">
      <w:pPr>
        <w:pStyle w:val="NormalThesis13size"/>
      </w:pPr>
      <w:proofErr w:type="gramStart"/>
      <w:r>
        <w:t>Trọng số binary quan tâm đến sự xuất hiện hay không xuất hiện của từ trong câu.</w:t>
      </w:r>
      <w:proofErr w:type="gramEnd"/>
      <w:r>
        <w:t xml:space="preserve"> </w:t>
      </w:r>
      <w:proofErr w:type="gramStart"/>
      <w:r>
        <w:t>Nếu xuất hiện giá trị là 1 ngược lại nếu không xuất hiện trọng số là 0.</w:t>
      </w:r>
      <w:proofErr w:type="gramEnd"/>
    </w:p>
    <w:p w14:paraId="5FCAA4BE" w14:textId="77777777" w:rsidR="006711F7" w:rsidRPr="00972ED6" w:rsidRDefault="00C66D70"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14:paraId="7C1EFB8A" w14:textId="77777777" w:rsidR="006711F7" w:rsidRPr="006219A9"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w:t>
      </w:r>
      <w:proofErr w:type="gramEnd"/>
      <w:r>
        <w:t xml:space="preserve"> Trong C1 có các từ “con”, “mèo”, “ngồi”, </w:t>
      </w:r>
      <w:proofErr w:type="gramStart"/>
      <w:r>
        <w:t>“</w:t>
      </w:r>
      <w:proofErr w:type="gramEnd"/>
      <w:r>
        <w:t xml:space="preserve">trên”, “chiếc” và “mũ”. Trong C2 có các từ “con”, “mèo”, “chiếc”, “mũ”, </w:t>
      </w:r>
      <w:proofErr w:type="gramStart"/>
      <w:r>
        <w:t>“</w:t>
      </w:r>
      <w:proofErr w:type="gramEnd"/>
      <w:r>
        <w:t>chó”, “cắn” và “và”. Như vậy trọng số cho C1 và C2 sẽ là:</w:t>
      </w:r>
    </w:p>
    <w:p w14:paraId="4BA4DA43" w14:textId="77777777" w:rsidR="006711F7" w:rsidRDefault="006711F7" w:rsidP="006711F7">
      <w:pPr>
        <w:pStyle w:val="NormalThesis13size"/>
      </w:pPr>
      <w:r>
        <w:t xml:space="preserve">C1: {1, 1, 1, 1, 1, 1, 0, 0, </w:t>
      </w:r>
      <w:proofErr w:type="gramStart"/>
      <w:r>
        <w:t>0</w:t>
      </w:r>
      <w:proofErr w:type="gramEnd"/>
      <w:r>
        <w:t>}</w:t>
      </w:r>
    </w:p>
    <w:p w14:paraId="0E56235F" w14:textId="77777777" w:rsidR="006711F7" w:rsidRDefault="006711F7" w:rsidP="006711F7">
      <w:pPr>
        <w:pStyle w:val="NormalThesis13size"/>
      </w:pPr>
      <w:r>
        <w:t xml:space="preserve">C2: {1, 1, 0, 0, 1, 1, 1, 1, </w:t>
      </w:r>
      <w:proofErr w:type="gramStart"/>
      <w:r>
        <w:t>1</w:t>
      </w:r>
      <w:proofErr w:type="gramEnd"/>
      <w:r>
        <w:t>}</w:t>
      </w:r>
    </w:p>
    <w:p w14:paraId="19979DA0" w14:textId="77777777" w:rsidR="006711F7" w:rsidRDefault="006711F7" w:rsidP="006711F7">
      <w:pPr>
        <w:pStyle w:val="Bng"/>
        <w:rPr>
          <w:noProof/>
        </w:rPr>
      </w:pPr>
      <w:bookmarkStart w:id="128" w:name="_Toc485154551"/>
      <w:r>
        <w:rPr>
          <w:noProof/>
        </w:rPr>
        <w:t>Bả</w:t>
      </w:r>
      <w:r w:rsidR="004F6D3F">
        <w:rPr>
          <w:noProof/>
        </w:rPr>
        <w:t>ng 2</w:t>
      </w:r>
      <w:r>
        <w:rPr>
          <w:noProof/>
        </w:rPr>
        <w:t>.7: Danh sách từ điển unigram với trọng số Binary.</w:t>
      </w:r>
      <w:bookmarkEnd w:id="128"/>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14:paraId="506AADEC" w14:textId="77777777" w:rsidTr="00D665BB">
        <w:trPr>
          <w:trHeight w:val="20"/>
          <w:jc w:val="center"/>
        </w:trPr>
        <w:tc>
          <w:tcPr>
            <w:tcW w:w="1015" w:type="dxa"/>
            <w:vAlign w:val="center"/>
          </w:tcPr>
          <w:p w14:paraId="6886B9BF" w14:textId="77777777"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14:paraId="1390BE30" w14:textId="77777777"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14:paraId="32DCFD32" w14:textId="77777777"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14:paraId="62EA451F" w14:textId="77777777" w:rsidR="006711F7" w:rsidRPr="00891ED3" w:rsidRDefault="006711F7" w:rsidP="00D665BB">
            <w:pPr>
              <w:spacing w:after="120"/>
              <w:jc w:val="center"/>
              <w:rPr>
                <w:b/>
                <w:sz w:val="26"/>
                <w:szCs w:val="26"/>
              </w:rPr>
            </w:pPr>
            <w:r w:rsidRPr="00891ED3">
              <w:rPr>
                <w:b/>
                <w:sz w:val="26"/>
                <w:szCs w:val="26"/>
              </w:rPr>
              <w:t>C2</w:t>
            </w:r>
          </w:p>
        </w:tc>
      </w:tr>
      <w:tr w:rsidR="006711F7" w:rsidRPr="002630A6" w14:paraId="2C7E79D7" w14:textId="77777777" w:rsidTr="00D665BB">
        <w:trPr>
          <w:trHeight w:val="20"/>
          <w:jc w:val="center"/>
        </w:trPr>
        <w:tc>
          <w:tcPr>
            <w:tcW w:w="1015" w:type="dxa"/>
            <w:vAlign w:val="center"/>
          </w:tcPr>
          <w:p w14:paraId="279F13A6" w14:textId="77777777" w:rsidR="006711F7" w:rsidRPr="008F2DFB" w:rsidRDefault="006711F7" w:rsidP="00D665BB">
            <w:pPr>
              <w:spacing w:after="120"/>
              <w:jc w:val="center"/>
              <w:rPr>
                <w:sz w:val="26"/>
                <w:szCs w:val="26"/>
              </w:rPr>
            </w:pPr>
            <w:r w:rsidRPr="008F2DFB">
              <w:rPr>
                <w:sz w:val="26"/>
                <w:szCs w:val="26"/>
              </w:rPr>
              <w:t>1</w:t>
            </w:r>
          </w:p>
        </w:tc>
        <w:tc>
          <w:tcPr>
            <w:tcW w:w="1710" w:type="dxa"/>
            <w:vAlign w:val="center"/>
          </w:tcPr>
          <w:p w14:paraId="1CC183C6" w14:textId="77777777"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14:paraId="46E90CCF"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759D3EC8"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166573F3" w14:textId="77777777" w:rsidTr="00D665BB">
        <w:trPr>
          <w:trHeight w:val="20"/>
          <w:jc w:val="center"/>
        </w:trPr>
        <w:tc>
          <w:tcPr>
            <w:tcW w:w="1015" w:type="dxa"/>
            <w:vAlign w:val="center"/>
          </w:tcPr>
          <w:p w14:paraId="0B14F843" w14:textId="77777777" w:rsidR="006711F7" w:rsidRPr="008F2DFB" w:rsidRDefault="006711F7" w:rsidP="00D665BB">
            <w:pPr>
              <w:spacing w:after="120"/>
              <w:jc w:val="center"/>
              <w:rPr>
                <w:sz w:val="26"/>
                <w:szCs w:val="26"/>
              </w:rPr>
            </w:pPr>
            <w:r w:rsidRPr="008F2DFB">
              <w:rPr>
                <w:sz w:val="26"/>
                <w:szCs w:val="26"/>
              </w:rPr>
              <w:t>2</w:t>
            </w:r>
          </w:p>
        </w:tc>
        <w:tc>
          <w:tcPr>
            <w:tcW w:w="1710" w:type="dxa"/>
            <w:vAlign w:val="center"/>
          </w:tcPr>
          <w:p w14:paraId="3E84DCEF" w14:textId="77777777"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14:paraId="0A1C9851"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060C0697"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031FDBAA" w14:textId="77777777" w:rsidTr="00D665BB">
        <w:trPr>
          <w:trHeight w:val="20"/>
          <w:jc w:val="center"/>
        </w:trPr>
        <w:tc>
          <w:tcPr>
            <w:tcW w:w="1015" w:type="dxa"/>
            <w:vAlign w:val="center"/>
          </w:tcPr>
          <w:p w14:paraId="4D1DE161" w14:textId="77777777" w:rsidR="006711F7" w:rsidRPr="008F2DFB" w:rsidRDefault="006711F7" w:rsidP="00D665BB">
            <w:pPr>
              <w:spacing w:after="120"/>
              <w:jc w:val="center"/>
              <w:rPr>
                <w:sz w:val="26"/>
                <w:szCs w:val="26"/>
              </w:rPr>
            </w:pPr>
            <w:r w:rsidRPr="008F2DFB">
              <w:rPr>
                <w:sz w:val="26"/>
                <w:szCs w:val="26"/>
              </w:rPr>
              <w:t>3</w:t>
            </w:r>
          </w:p>
        </w:tc>
        <w:tc>
          <w:tcPr>
            <w:tcW w:w="1710" w:type="dxa"/>
            <w:vAlign w:val="center"/>
          </w:tcPr>
          <w:p w14:paraId="0E5C379C" w14:textId="77777777"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14:paraId="02CE0855"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3522623F"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5745073D" w14:textId="77777777" w:rsidTr="00D665BB">
        <w:trPr>
          <w:trHeight w:val="20"/>
          <w:jc w:val="center"/>
        </w:trPr>
        <w:tc>
          <w:tcPr>
            <w:tcW w:w="1015" w:type="dxa"/>
            <w:vAlign w:val="center"/>
          </w:tcPr>
          <w:p w14:paraId="783ACBE4" w14:textId="77777777" w:rsidR="006711F7" w:rsidRPr="008F2DFB" w:rsidRDefault="006711F7" w:rsidP="00D665BB">
            <w:pPr>
              <w:spacing w:after="120"/>
              <w:jc w:val="center"/>
              <w:rPr>
                <w:sz w:val="26"/>
                <w:szCs w:val="26"/>
              </w:rPr>
            </w:pPr>
            <w:r w:rsidRPr="008F2DFB">
              <w:rPr>
                <w:sz w:val="26"/>
                <w:szCs w:val="26"/>
              </w:rPr>
              <w:t>4</w:t>
            </w:r>
          </w:p>
        </w:tc>
        <w:tc>
          <w:tcPr>
            <w:tcW w:w="1710" w:type="dxa"/>
            <w:vAlign w:val="center"/>
          </w:tcPr>
          <w:p w14:paraId="02ACE072" w14:textId="77777777"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14:paraId="3D2B2E23"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3C95BB73" w14:textId="77777777" w:rsidR="006711F7" w:rsidRPr="006A266B" w:rsidRDefault="006711F7" w:rsidP="00D665BB">
            <w:pPr>
              <w:spacing w:after="120"/>
              <w:jc w:val="center"/>
              <w:rPr>
                <w:sz w:val="26"/>
                <w:szCs w:val="26"/>
                <w:lang w:val="en-US"/>
              </w:rPr>
            </w:pPr>
            <w:r>
              <w:rPr>
                <w:sz w:val="26"/>
                <w:szCs w:val="26"/>
                <w:lang w:val="en-US"/>
              </w:rPr>
              <w:t>0</w:t>
            </w:r>
          </w:p>
        </w:tc>
      </w:tr>
      <w:tr w:rsidR="006711F7" w:rsidRPr="002630A6" w14:paraId="7F0748DF" w14:textId="77777777" w:rsidTr="00D665BB">
        <w:trPr>
          <w:trHeight w:val="20"/>
          <w:jc w:val="center"/>
        </w:trPr>
        <w:tc>
          <w:tcPr>
            <w:tcW w:w="1015" w:type="dxa"/>
            <w:vAlign w:val="center"/>
          </w:tcPr>
          <w:p w14:paraId="0E338E8C" w14:textId="77777777" w:rsidR="006711F7" w:rsidRPr="008F2DFB" w:rsidRDefault="006711F7" w:rsidP="00D665BB">
            <w:pPr>
              <w:spacing w:after="120"/>
              <w:jc w:val="center"/>
              <w:rPr>
                <w:sz w:val="26"/>
                <w:szCs w:val="26"/>
              </w:rPr>
            </w:pPr>
            <w:r w:rsidRPr="008F2DFB">
              <w:rPr>
                <w:sz w:val="26"/>
                <w:szCs w:val="26"/>
              </w:rPr>
              <w:t>5</w:t>
            </w:r>
          </w:p>
        </w:tc>
        <w:tc>
          <w:tcPr>
            <w:tcW w:w="1710" w:type="dxa"/>
            <w:vAlign w:val="center"/>
          </w:tcPr>
          <w:p w14:paraId="6AF04D19" w14:textId="77777777"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14:paraId="1FCAB9C9"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3F4617AE"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358A6537" w14:textId="77777777" w:rsidTr="00D665BB">
        <w:trPr>
          <w:trHeight w:val="20"/>
          <w:jc w:val="center"/>
        </w:trPr>
        <w:tc>
          <w:tcPr>
            <w:tcW w:w="1015" w:type="dxa"/>
            <w:vAlign w:val="center"/>
          </w:tcPr>
          <w:p w14:paraId="55838AF9" w14:textId="77777777" w:rsidR="006711F7" w:rsidRPr="008F2DFB" w:rsidRDefault="006711F7" w:rsidP="00D665BB">
            <w:pPr>
              <w:spacing w:after="120"/>
              <w:jc w:val="center"/>
              <w:rPr>
                <w:sz w:val="26"/>
                <w:szCs w:val="26"/>
              </w:rPr>
            </w:pPr>
            <w:r w:rsidRPr="008F2DFB">
              <w:rPr>
                <w:sz w:val="26"/>
                <w:szCs w:val="26"/>
              </w:rPr>
              <w:t>6</w:t>
            </w:r>
          </w:p>
        </w:tc>
        <w:tc>
          <w:tcPr>
            <w:tcW w:w="1710" w:type="dxa"/>
            <w:vAlign w:val="center"/>
          </w:tcPr>
          <w:p w14:paraId="327744F4" w14:textId="77777777"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14:paraId="249D1DF5" w14:textId="77777777"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14:paraId="3A930743"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3A4DE809" w14:textId="77777777" w:rsidTr="00D665BB">
        <w:trPr>
          <w:trHeight w:val="20"/>
          <w:jc w:val="center"/>
        </w:trPr>
        <w:tc>
          <w:tcPr>
            <w:tcW w:w="1015" w:type="dxa"/>
            <w:vAlign w:val="center"/>
          </w:tcPr>
          <w:p w14:paraId="1959BA96" w14:textId="77777777" w:rsidR="006711F7" w:rsidRPr="008F2DFB" w:rsidRDefault="006711F7" w:rsidP="00D665BB">
            <w:pPr>
              <w:spacing w:after="120"/>
              <w:jc w:val="center"/>
              <w:rPr>
                <w:sz w:val="26"/>
                <w:szCs w:val="26"/>
              </w:rPr>
            </w:pPr>
            <w:r w:rsidRPr="008F2DFB">
              <w:rPr>
                <w:sz w:val="26"/>
                <w:szCs w:val="26"/>
              </w:rPr>
              <w:t>7</w:t>
            </w:r>
          </w:p>
        </w:tc>
        <w:tc>
          <w:tcPr>
            <w:tcW w:w="1710" w:type="dxa"/>
            <w:vAlign w:val="center"/>
          </w:tcPr>
          <w:p w14:paraId="2257CA89" w14:textId="77777777"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14:paraId="1D01AC88"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6444B12D"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419C10B4" w14:textId="77777777" w:rsidTr="00D665BB">
        <w:trPr>
          <w:trHeight w:val="20"/>
          <w:jc w:val="center"/>
        </w:trPr>
        <w:tc>
          <w:tcPr>
            <w:tcW w:w="1015" w:type="dxa"/>
            <w:vAlign w:val="center"/>
          </w:tcPr>
          <w:p w14:paraId="59CB6F32" w14:textId="77777777" w:rsidR="006711F7" w:rsidRPr="008F2DFB" w:rsidRDefault="006711F7" w:rsidP="00D665BB">
            <w:pPr>
              <w:spacing w:after="120"/>
              <w:jc w:val="center"/>
              <w:rPr>
                <w:sz w:val="26"/>
                <w:szCs w:val="26"/>
              </w:rPr>
            </w:pPr>
            <w:r w:rsidRPr="008F2DFB">
              <w:rPr>
                <w:sz w:val="26"/>
                <w:szCs w:val="26"/>
              </w:rPr>
              <w:t>8</w:t>
            </w:r>
          </w:p>
        </w:tc>
        <w:tc>
          <w:tcPr>
            <w:tcW w:w="1710" w:type="dxa"/>
            <w:vAlign w:val="center"/>
          </w:tcPr>
          <w:p w14:paraId="6C75A767" w14:textId="77777777"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14:paraId="78A41D3D"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4B02B30F" w14:textId="77777777" w:rsidR="006711F7" w:rsidRPr="006A266B" w:rsidRDefault="006711F7" w:rsidP="00D665BB">
            <w:pPr>
              <w:spacing w:after="120"/>
              <w:jc w:val="center"/>
              <w:rPr>
                <w:sz w:val="26"/>
                <w:szCs w:val="26"/>
                <w:lang w:val="en-US"/>
              </w:rPr>
            </w:pPr>
            <w:r>
              <w:rPr>
                <w:sz w:val="26"/>
                <w:szCs w:val="26"/>
                <w:lang w:val="en-US"/>
              </w:rPr>
              <w:t>1</w:t>
            </w:r>
          </w:p>
        </w:tc>
      </w:tr>
      <w:tr w:rsidR="006711F7" w:rsidRPr="002630A6" w14:paraId="2BD1D50D" w14:textId="77777777" w:rsidTr="00D665BB">
        <w:trPr>
          <w:trHeight w:val="20"/>
          <w:jc w:val="center"/>
        </w:trPr>
        <w:tc>
          <w:tcPr>
            <w:tcW w:w="1015" w:type="dxa"/>
            <w:vAlign w:val="center"/>
          </w:tcPr>
          <w:p w14:paraId="1B39A375" w14:textId="77777777" w:rsidR="006711F7" w:rsidRPr="008F2DFB" w:rsidRDefault="006711F7" w:rsidP="00D665BB">
            <w:pPr>
              <w:spacing w:after="120"/>
              <w:jc w:val="center"/>
              <w:rPr>
                <w:sz w:val="26"/>
                <w:szCs w:val="26"/>
              </w:rPr>
            </w:pPr>
            <w:r w:rsidRPr="008F2DFB">
              <w:rPr>
                <w:sz w:val="26"/>
                <w:szCs w:val="26"/>
              </w:rPr>
              <w:t>9</w:t>
            </w:r>
          </w:p>
        </w:tc>
        <w:tc>
          <w:tcPr>
            <w:tcW w:w="1710" w:type="dxa"/>
            <w:vAlign w:val="center"/>
          </w:tcPr>
          <w:p w14:paraId="0D407FB9" w14:textId="77777777"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14:paraId="7E7082DE" w14:textId="77777777"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14:paraId="3D59745C" w14:textId="77777777" w:rsidR="006711F7" w:rsidRPr="006A266B" w:rsidRDefault="006711F7" w:rsidP="00D665BB">
            <w:pPr>
              <w:spacing w:after="120"/>
              <w:jc w:val="center"/>
              <w:rPr>
                <w:sz w:val="26"/>
                <w:szCs w:val="26"/>
                <w:lang w:val="en-US"/>
              </w:rPr>
            </w:pPr>
            <w:r>
              <w:rPr>
                <w:sz w:val="26"/>
                <w:szCs w:val="26"/>
                <w:lang w:val="en-US"/>
              </w:rPr>
              <w:t>1</w:t>
            </w:r>
          </w:p>
        </w:tc>
      </w:tr>
    </w:tbl>
    <w:p w14:paraId="2BE70F38" w14:textId="77777777" w:rsidR="006711F7" w:rsidRPr="004131DC" w:rsidRDefault="006711F7" w:rsidP="006711F7">
      <w:pPr>
        <w:pStyle w:val="NormalThesis13size"/>
        <w:ind w:firstLine="0"/>
      </w:pPr>
    </w:p>
    <w:p w14:paraId="5A3F935C" w14:textId="77777777" w:rsidR="00A4385B" w:rsidRPr="004131DC" w:rsidRDefault="00E566B6" w:rsidP="00DF49E0">
      <w:pPr>
        <w:pStyle w:val="Tiucp1"/>
        <w:numPr>
          <w:ilvl w:val="0"/>
          <w:numId w:val="0"/>
        </w:numPr>
        <w:outlineLvl w:val="2"/>
        <w:rPr>
          <w:i/>
          <w:szCs w:val="28"/>
        </w:rPr>
      </w:pPr>
      <w:bookmarkStart w:id="129" w:name="_Toc482202233"/>
      <w:bookmarkStart w:id="130" w:name="_Toc485154520"/>
      <w:r w:rsidRPr="009D1D47">
        <w:rPr>
          <w:i/>
        </w:rPr>
        <w:t>2.</w:t>
      </w:r>
      <w:r w:rsidR="00032ADD">
        <w:rPr>
          <w:i/>
        </w:rPr>
        <w:t>2</w:t>
      </w:r>
      <w:r w:rsidRPr="009D1D47">
        <w:rPr>
          <w:i/>
        </w:rPr>
        <w:t>.2</w:t>
      </w:r>
      <w:r w:rsidR="009628B2">
        <w:rPr>
          <w:i/>
        </w:rPr>
        <w:t>.</w:t>
      </w:r>
      <w:r w:rsidRPr="009D1D47">
        <w:rPr>
          <w:i/>
        </w:rPr>
        <w:tab/>
        <w:t>Đặc trưng ký hiệu đặc biệt</w:t>
      </w:r>
      <w:bookmarkEnd w:id="129"/>
      <w:bookmarkEnd w:id="130"/>
    </w:p>
    <w:p w14:paraId="54051D38" w14:textId="77777777"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w:t>
      </w:r>
      <w:proofErr w:type="gramStart"/>
      <w:r>
        <w:t>Mỗi mạng xã hội đều có sẵn một tập hợp các biểu tượng cho phép người dùng sử dụng trong các bài viết đây là những dấu hiệu quan trọng trong việc giao tiếp không chính thức.</w:t>
      </w:r>
      <w:proofErr w:type="gramEnd"/>
      <w:r>
        <w:t xml:space="preserve"> </w:t>
      </w:r>
      <w:proofErr w:type="gramStart"/>
      <w:r w:rsidR="004D02FE" w:rsidRPr="004D02FE">
        <w:t xml:space="preserve">Biểu tượng cảm xúc là </w:t>
      </w:r>
      <w:r w:rsidR="004D02FE" w:rsidRPr="004D02FE">
        <w:lastRenderedPageBreak/>
        <w:t>những dấu hiệu quan trọng trong việc giao tiếp không chính thức.</w:t>
      </w:r>
      <w:proofErr w:type="gramEnd"/>
      <w:r w:rsidR="004D02FE" w:rsidRPr="004D02FE">
        <w:t xml:space="preserve"> </w:t>
      </w:r>
      <w:proofErr w:type="gramStart"/>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w:t>
      </w:r>
      <w:proofErr w:type="gramEnd"/>
      <w:r w:rsidR="004D02FE" w:rsidRPr="004D02FE">
        <w:t xml:space="preserve"> </w:t>
      </w:r>
      <w:proofErr w:type="gramStart"/>
      <w:r w:rsidR="004D02FE" w:rsidRPr="004D02FE">
        <w:t>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w:t>
      </w:r>
      <w:proofErr w:type="gramEnd"/>
      <w:r w:rsidR="004D02FE" w:rsidRPr="004D02FE">
        <w:t xml:space="preserve"> </w:t>
      </w:r>
      <w:proofErr w:type="gramStart"/>
      <w:r w:rsidR="004D02FE" w:rsidRPr="004D02FE">
        <w:t>Nam giới và phụ nữ cũng khác nhau trong các loại biểu tượng cảm xúc được sử dụng.</w:t>
      </w:r>
      <w:proofErr w:type="gramEnd"/>
      <w:r w:rsidR="004D02FE" w:rsidRPr="004D02FE">
        <w:t xml:space="preserve"> Trong khi cả đàn ông và phụ nữ thích nụ cười (:)), phụ nữ có thể sử dụng các biểu tượng cảm xúc như trái </w:t>
      </w:r>
      <w:proofErr w:type="gramStart"/>
      <w:r w:rsidR="004D02FE" w:rsidRPr="004D02FE">
        <w:t>tim</w:t>
      </w:r>
      <w:proofErr w:type="gramEnd"/>
      <w:r w:rsidR="004D02FE" w:rsidRPr="004D02FE">
        <w:t xml:space="preserve"> (&lt;3) và nam giới có khuynh hướng nở nụ cười (: D) và nháy mắt (;)).</w:t>
      </w:r>
    </w:p>
    <w:p w14:paraId="633EBD4A" w14:textId="77777777" w:rsidR="00A4385B" w:rsidRDefault="006164AE" w:rsidP="00DF49E0">
      <w:pPr>
        <w:pStyle w:val="Tiucp1"/>
        <w:numPr>
          <w:ilvl w:val="0"/>
          <w:numId w:val="0"/>
        </w:numPr>
        <w:outlineLvl w:val="1"/>
        <w:rPr>
          <w:szCs w:val="28"/>
        </w:rPr>
      </w:pPr>
      <w:bookmarkStart w:id="131" w:name="_Toc472149680"/>
      <w:bookmarkStart w:id="132" w:name="_Toc472149794"/>
      <w:bookmarkStart w:id="133" w:name="_Toc472149843"/>
      <w:bookmarkStart w:id="134" w:name="_Toc472149892"/>
      <w:bookmarkStart w:id="135" w:name="_Toc472149940"/>
      <w:bookmarkStart w:id="136" w:name="_Toc472150113"/>
      <w:bookmarkStart w:id="137" w:name="_Toc482202234"/>
      <w:bookmarkStart w:id="138" w:name="_Toc485154521"/>
      <w:bookmarkEnd w:id="131"/>
      <w:bookmarkEnd w:id="132"/>
      <w:bookmarkEnd w:id="133"/>
      <w:bookmarkEnd w:id="134"/>
      <w:bookmarkEnd w:id="135"/>
      <w:bookmarkEnd w:id="136"/>
      <w:r>
        <w:t>2.</w:t>
      </w:r>
      <w:r w:rsidR="00032ADD">
        <w:t>3</w:t>
      </w:r>
      <w:r w:rsidR="009628B2">
        <w:t>.</w:t>
      </w:r>
      <w:r>
        <w:tab/>
      </w:r>
      <w:r w:rsidR="005D7A44">
        <w:t>Kỹ thuật học máy</w:t>
      </w:r>
      <w:r>
        <w:t xml:space="preserve"> SVM</w:t>
      </w:r>
      <w:bookmarkEnd w:id="137"/>
      <w:bookmarkEnd w:id="138"/>
    </w:p>
    <w:p w14:paraId="78F0B8D0" w14:textId="77777777"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14:paraId="45EF0A35" w14:textId="77777777" w:rsidR="00B07DFA" w:rsidRPr="008C1D36" w:rsidRDefault="001D2D09" w:rsidP="001D2D09">
      <w:pPr>
        <w:pStyle w:val="NormalThesis13size"/>
        <w:ind w:firstLine="0"/>
        <w:outlineLvl w:val="2"/>
        <w:rPr>
          <w:b/>
          <w:i/>
        </w:rPr>
      </w:pPr>
      <w:bookmarkStart w:id="139" w:name="_Toc468975127"/>
      <w:bookmarkStart w:id="140" w:name="_Toc468975341"/>
      <w:bookmarkStart w:id="141" w:name="_Toc469566796"/>
      <w:bookmarkStart w:id="142" w:name="_Toc485154522"/>
      <w:r>
        <w:rPr>
          <w:b/>
          <w:i/>
        </w:rPr>
        <w:t>2.</w:t>
      </w:r>
      <w:r w:rsidR="00032ADD">
        <w:rPr>
          <w:b/>
          <w:i/>
        </w:rPr>
        <w:t>3</w:t>
      </w:r>
      <w:r>
        <w:rPr>
          <w:b/>
          <w:i/>
        </w:rPr>
        <w:t>.1.</w:t>
      </w:r>
      <w:r w:rsidR="00186759" w:rsidRPr="008C1D36">
        <w:rPr>
          <w:b/>
          <w:i/>
        </w:rPr>
        <w:tab/>
      </w:r>
      <w:r w:rsidR="00B07DFA" w:rsidRPr="008C1D36">
        <w:rPr>
          <w:b/>
          <w:i/>
        </w:rPr>
        <w:t>Ý tưởng</w:t>
      </w:r>
      <w:bookmarkEnd w:id="139"/>
      <w:bookmarkEnd w:id="140"/>
      <w:bookmarkEnd w:id="141"/>
      <w:bookmarkEnd w:id="142"/>
    </w:p>
    <w:p w14:paraId="7E677CD3" w14:textId="77777777"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14:paraId="632CA83B" w14:textId="77777777"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14:paraId="433EC9C2" w14:textId="77777777" w:rsidR="00B07DFA" w:rsidRPr="009F6AC4" w:rsidRDefault="00B07DFA" w:rsidP="00612655">
      <w:pPr>
        <w:jc w:val="center"/>
      </w:pPr>
      <w:r w:rsidRPr="009F6AC4">
        <w:rPr>
          <w:noProof/>
        </w:rPr>
        <w:drawing>
          <wp:inline distT="0" distB="0" distL="0" distR="0" wp14:anchorId="69E091D0" wp14:editId="6746CF1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14:paraId="5ACEE7A6" w14:textId="77777777" w:rsidR="00B07DFA" w:rsidRPr="009F6AC4" w:rsidRDefault="009945AB" w:rsidP="00B06D29">
      <w:pPr>
        <w:pStyle w:val="Hnhnh"/>
        <w:rPr>
          <w:noProof/>
        </w:rPr>
      </w:pPr>
      <w:bookmarkStart w:id="143" w:name="_Toc437346710"/>
      <w:bookmarkStart w:id="144" w:name="_Toc468976172"/>
      <w:bookmarkStart w:id="145" w:name="_Toc468976289"/>
      <w:bookmarkStart w:id="146" w:name="_Toc468976383"/>
      <w:bookmarkStart w:id="147" w:name="_Toc468977162"/>
      <w:bookmarkStart w:id="148" w:name="_Toc469565975"/>
      <w:bookmarkStart w:id="149" w:name="_Toc469566122"/>
      <w:bookmarkStart w:id="150" w:name="_Toc469566196"/>
      <w:bookmarkStart w:id="151" w:name="_Toc485154563"/>
      <w:proofErr w:type="gramStart"/>
      <w:r>
        <w:lastRenderedPageBreak/>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43"/>
      <w:bookmarkEnd w:id="144"/>
      <w:bookmarkEnd w:id="145"/>
      <w:bookmarkEnd w:id="146"/>
      <w:bookmarkEnd w:id="147"/>
      <w:bookmarkEnd w:id="148"/>
      <w:bookmarkEnd w:id="149"/>
      <w:bookmarkEnd w:id="150"/>
      <w:bookmarkEnd w:id="151"/>
      <w:proofErr w:type="gramEnd"/>
    </w:p>
    <w:p w14:paraId="4E99B2C8" w14:textId="77777777" w:rsidR="00B07DFA" w:rsidRPr="008C1D36" w:rsidRDefault="001D2D09" w:rsidP="001D2D09">
      <w:pPr>
        <w:pStyle w:val="NormalThesis13size"/>
        <w:ind w:firstLine="0"/>
        <w:outlineLvl w:val="2"/>
        <w:rPr>
          <w:b/>
          <w:i/>
        </w:rPr>
      </w:pPr>
      <w:bookmarkStart w:id="152" w:name="_Toc468975128"/>
      <w:bookmarkStart w:id="153" w:name="_Toc468975342"/>
      <w:bookmarkStart w:id="154" w:name="_Toc469566797"/>
      <w:bookmarkStart w:id="155" w:name="_Toc485154523"/>
      <w:r>
        <w:rPr>
          <w:b/>
          <w:i/>
        </w:rPr>
        <w:t>2.</w:t>
      </w:r>
      <w:r w:rsidR="00032ADD">
        <w:rPr>
          <w:b/>
          <w:i/>
        </w:rPr>
        <w:t>3</w:t>
      </w:r>
      <w:r>
        <w:rPr>
          <w:b/>
          <w:i/>
        </w:rPr>
        <w:t>.2.</w:t>
      </w:r>
      <w:r w:rsidR="00186759" w:rsidRPr="008C1D36">
        <w:rPr>
          <w:b/>
          <w:i/>
        </w:rPr>
        <w:tab/>
      </w:r>
      <w:r w:rsidR="00B07DFA" w:rsidRPr="008C1D36">
        <w:rPr>
          <w:b/>
          <w:i/>
        </w:rPr>
        <w:t>Cơ sở lý thuyết</w:t>
      </w:r>
      <w:bookmarkEnd w:id="152"/>
      <w:bookmarkEnd w:id="153"/>
      <w:bookmarkEnd w:id="154"/>
      <w:bookmarkEnd w:id="155"/>
    </w:p>
    <w:p w14:paraId="796C7693" w14:textId="77777777"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14:paraId="510DD006" w14:textId="77777777"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14:paraId="19F2624E" w14:textId="77777777"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14:paraId="02B201F0" w14:textId="77777777"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14:paraId="0200FF20" w14:textId="77777777"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14:paraId="7B48252C" w14:textId="77777777"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14:paraId="19C702D1" w14:textId="77777777" w:rsidR="00B07DFA" w:rsidRPr="008C1D36" w:rsidRDefault="001D2D09" w:rsidP="001D2D09">
      <w:pPr>
        <w:pStyle w:val="NormalThesis13size"/>
        <w:ind w:firstLine="0"/>
        <w:outlineLvl w:val="2"/>
        <w:rPr>
          <w:b/>
          <w:i/>
          <w:noProof/>
          <w:lang w:val="vi-VN"/>
        </w:rPr>
      </w:pPr>
      <w:bookmarkStart w:id="156" w:name="_Toc485154524"/>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56"/>
    </w:p>
    <w:p w14:paraId="02C3C540" w14:textId="77777777"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14:paraId="2B72DA01" w14:textId="77777777"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14:paraId="70222337" w14:textId="77777777" w:rsidR="003C042D" w:rsidRPr="005E2AB4" w:rsidRDefault="003C042D" w:rsidP="005E2AB4">
      <w:pPr>
        <w:pStyle w:val="NormalThesis13size"/>
        <w:ind w:firstLine="0"/>
        <w:rPr>
          <w:b/>
        </w:rPr>
      </w:pPr>
      <w:r w:rsidRPr="005E2AB4">
        <w:rPr>
          <w:b/>
        </w:rPr>
        <w:t xml:space="preserve">Trường hợp 1: </w:t>
      </w:r>
    </w:p>
    <w:p w14:paraId="68ADF76E" w14:textId="77777777" w:rsidR="00B07DFA" w:rsidRPr="005E2AB4" w:rsidRDefault="003C042D" w:rsidP="005E2AB4">
      <w:pPr>
        <w:pStyle w:val="NormalThesis13size"/>
      </w:pPr>
      <w:proofErr w:type="gramStart"/>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roofErr w:type="gramEnd"/>
    </w:p>
    <w:p w14:paraId="74FA19F0" w14:textId="77777777" w:rsidR="00B07DFA" w:rsidRPr="009F6AC4" w:rsidRDefault="00B07DFA" w:rsidP="00747800">
      <w:pPr>
        <w:jc w:val="center"/>
      </w:pPr>
      <w:r w:rsidRPr="009F6AC4">
        <w:rPr>
          <w:noProof/>
        </w:rPr>
        <w:drawing>
          <wp:inline distT="0" distB="0" distL="0" distR="0" wp14:anchorId="2283D98F" wp14:editId="373E16DF">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64002D45" wp14:editId="75D59C1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14:paraId="39C20A5E" w14:textId="77777777" w:rsidR="00B07DFA" w:rsidRPr="000D1205" w:rsidRDefault="00B07DFA" w:rsidP="00B06D29">
      <w:pPr>
        <w:pStyle w:val="Hnhnh"/>
        <w:rPr>
          <w:lang w:val="vi-VN"/>
        </w:rPr>
      </w:pPr>
      <w:bookmarkStart w:id="157" w:name="_Toc437346711"/>
      <w:bookmarkStart w:id="158" w:name="_Toc468976173"/>
      <w:bookmarkStart w:id="159" w:name="_Toc468976290"/>
      <w:bookmarkStart w:id="160" w:name="_Toc468976384"/>
      <w:bookmarkStart w:id="161" w:name="_Toc468977163"/>
      <w:r>
        <w:tab/>
      </w:r>
      <w:bookmarkStart w:id="162" w:name="_Toc469565976"/>
      <w:bookmarkStart w:id="163" w:name="_Toc469566123"/>
      <w:bookmarkStart w:id="164" w:name="_Toc469566197"/>
      <w:bookmarkStart w:id="165" w:name="_Toc485154564"/>
      <w:r w:rsidR="00EC1C3B">
        <w:t>Hình 2.</w:t>
      </w:r>
      <w:r w:rsidR="009945AB">
        <w:t>2</w:t>
      </w:r>
      <w:r w:rsidRPr="009F6AC4">
        <w:t>: Minh họa bài toán phân 2 lớp bằng phương phá</w:t>
      </w:r>
      <w:r>
        <w:t>p SVM</w:t>
      </w:r>
      <w:bookmarkEnd w:id="157"/>
      <w:bookmarkEnd w:id="158"/>
      <w:bookmarkEnd w:id="159"/>
      <w:bookmarkEnd w:id="160"/>
      <w:bookmarkEnd w:id="161"/>
      <w:bookmarkEnd w:id="162"/>
      <w:bookmarkEnd w:id="163"/>
      <w:bookmarkEnd w:id="164"/>
      <w:bookmarkEnd w:id="165"/>
    </w:p>
    <w:p w14:paraId="64148D7D" w14:textId="77777777"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14:paraId="0384F058" w14:textId="77777777"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14:paraId="1E052415" w14:textId="77777777"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14:paraId="4645F160" w14:textId="77777777" w:rsidR="003C042D" w:rsidRDefault="003C042D" w:rsidP="003C042D">
      <w:pPr>
        <w:tabs>
          <w:tab w:val="center" w:pos="3988"/>
        </w:tabs>
      </w:pPr>
      <w:r>
        <w:t xml:space="preserve"> </w:t>
      </w:r>
      <w:r>
        <w:tab/>
      </w:r>
      <w:r>
        <w:rPr>
          <w:noProof/>
        </w:rPr>
        <w:drawing>
          <wp:inline distT="0" distB="0" distL="0" distR="0" wp14:anchorId="1ED2DB87" wp14:editId="1A3C9F8A">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9"/>
                    <a:stretch>
                      <a:fillRect/>
                    </a:stretch>
                  </pic:blipFill>
                  <pic:spPr>
                    <a:xfrm>
                      <a:off x="0" y="0"/>
                      <a:ext cx="3819145" cy="347472"/>
                    </a:xfrm>
                    <a:prstGeom prst="rect">
                      <a:avLst/>
                    </a:prstGeom>
                  </pic:spPr>
                </pic:pic>
              </a:graphicData>
            </a:graphic>
          </wp:inline>
        </w:drawing>
      </w:r>
      <w:r>
        <w:t xml:space="preserve"> </w:t>
      </w:r>
    </w:p>
    <w:p w14:paraId="0449CF1D" w14:textId="77777777" w:rsidR="003C042D" w:rsidRDefault="003C042D" w:rsidP="003C042D">
      <w:pPr>
        <w:pStyle w:val="NormalThesis13size"/>
      </w:pPr>
      <w:r>
        <w:t xml:space="preserve"> Lúc này ta cần giải bài toán tối ưu: </w:t>
      </w:r>
    </w:p>
    <w:p w14:paraId="1E9B39D8" w14:textId="77777777" w:rsidR="003C042D" w:rsidRDefault="003C042D" w:rsidP="003C042D">
      <w:pPr>
        <w:spacing w:after="248" w:line="259" w:lineRule="auto"/>
        <w:ind w:right="36"/>
        <w:jc w:val="center"/>
      </w:pPr>
      <w:r>
        <w:rPr>
          <w:noProof/>
        </w:rPr>
        <w:lastRenderedPageBreak/>
        <w:drawing>
          <wp:inline distT="0" distB="0" distL="0" distR="0" wp14:anchorId="22C12E47" wp14:editId="681915A9">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20"/>
                    <a:stretch>
                      <a:fillRect/>
                    </a:stretch>
                  </pic:blipFill>
                  <pic:spPr>
                    <a:xfrm>
                      <a:off x="0" y="0"/>
                      <a:ext cx="2124456" cy="612648"/>
                    </a:xfrm>
                    <a:prstGeom prst="rect">
                      <a:avLst/>
                    </a:prstGeom>
                  </pic:spPr>
                </pic:pic>
              </a:graphicData>
            </a:graphic>
          </wp:inline>
        </w:drawing>
      </w:r>
      <w:r>
        <w:t xml:space="preserve"> </w:t>
      </w:r>
    </w:p>
    <w:p w14:paraId="4406D0AF" w14:textId="77777777" w:rsidR="003C042D" w:rsidRPr="003C042D" w:rsidRDefault="003C042D" w:rsidP="003C042D">
      <w:pPr>
        <w:pStyle w:val="NormalThesis13size"/>
        <w:ind w:firstLine="0"/>
        <w:rPr>
          <w:b/>
        </w:rPr>
      </w:pPr>
      <w:r w:rsidRPr="003C042D">
        <w:rPr>
          <w:b/>
        </w:rPr>
        <w:t xml:space="preserve">Trường hợp 2: </w:t>
      </w:r>
    </w:p>
    <w:p w14:paraId="5480B2C6" w14:textId="77777777"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14:paraId="685730AA" w14:textId="77777777" w:rsidR="003C042D" w:rsidRDefault="003C042D" w:rsidP="003C042D">
      <w:pPr>
        <w:spacing w:line="360" w:lineRule="auto"/>
        <w:ind w:right="63" w:firstLine="720"/>
        <w:jc w:val="center"/>
      </w:pPr>
      <w:r>
        <w:rPr>
          <w:noProof/>
        </w:rPr>
        <w:drawing>
          <wp:inline distT="0" distB="0" distL="0" distR="0" wp14:anchorId="2560D341" wp14:editId="0E953CCF">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1"/>
                    <a:stretch>
                      <a:fillRect/>
                    </a:stretch>
                  </pic:blipFill>
                  <pic:spPr>
                    <a:xfrm>
                      <a:off x="0" y="0"/>
                      <a:ext cx="3553747" cy="2874546"/>
                    </a:xfrm>
                    <a:prstGeom prst="rect">
                      <a:avLst/>
                    </a:prstGeom>
                  </pic:spPr>
                </pic:pic>
              </a:graphicData>
            </a:graphic>
          </wp:inline>
        </w:drawing>
      </w:r>
    </w:p>
    <w:p w14:paraId="73F2E8AF" w14:textId="77777777" w:rsidR="003C042D" w:rsidRPr="00F10FEC" w:rsidRDefault="009945AB" w:rsidP="00B06D29">
      <w:pPr>
        <w:pStyle w:val="Hnhnh"/>
      </w:pPr>
      <w:bookmarkStart w:id="166" w:name="_Toc485154565"/>
      <w:r>
        <w:t>Hình 2.3</w:t>
      </w:r>
      <w:r w:rsidR="00C626BC">
        <w:t xml:space="preserve">: </w:t>
      </w:r>
      <w:r w:rsidR="003C042D">
        <w:t>Tập dữ liệu được phân chia nhưng có nhiễu</w:t>
      </w:r>
      <w:bookmarkEnd w:id="166"/>
    </w:p>
    <w:p w14:paraId="48D5763D" w14:textId="77777777" w:rsidR="003C042D" w:rsidRDefault="003C042D" w:rsidP="003C042D">
      <w:pPr>
        <w:pStyle w:val="NormalThesis13size"/>
      </w:pPr>
      <w:r>
        <w:t xml:space="preserve">Trong trường hợp này, ta sử dụng 1 biến mềm </w:t>
      </w:r>
      <w:r>
        <w:rPr>
          <w:noProof/>
        </w:rPr>
        <w:drawing>
          <wp:inline distT="0" distB="0" distL="0" distR="0" wp14:anchorId="0E4A7CA9" wp14:editId="5A9D205B">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2"/>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8EF2F67" wp14:editId="6AFA7548">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3"/>
                    <a:stretch>
                      <a:fillRect/>
                    </a:stretch>
                  </pic:blipFill>
                  <pic:spPr>
                    <a:xfrm>
                      <a:off x="0" y="0"/>
                      <a:ext cx="1139952" cy="170688"/>
                    </a:xfrm>
                    <a:prstGeom prst="rect">
                      <a:avLst/>
                    </a:prstGeom>
                  </pic:spPr>
                </pic:pic>
              </a:graphicData>
            </a:graphic>
          </wp:inline>
        </w:drawing>
      </w:r>
    </w:p>
    <w:p w14:paraId="4025D4F5" w14:textId="77777777" w:rsidR="003C042D" w:rsidRDefault="003C042D" w:rsidP="003C042D">
      <w:pPr>
        <w:pStyle w:val="NormalThesis13size"/>
        <w:jc w:val="center"/>
      </w:pPr>
      <w:r>
        <w:rPr>
          <w:noProof/>
        </w:rPr>
        <w:drawing>
          <wp:inline distT="0" distB="0" distL="0" distR="0" wp14:anchorId="25723675" wp14:editId="299FDE2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4"/>
                    <a:stretch>
                      <a:fillRect/>
                    </a:stretch>
                  </pic:blipFill>
                  <pic:spPr>
                    <a:xfrm>
                      <a:off x="0" y="0"/>
                      <a:ext cx="1182624" cy="152400"/>
                    </a:xfrm>
                    <a:prstGeom prst="rect">
                      <a:avLst/>
                    </a:prstGeom>
                  </pic:spPr>
                </pic:pic>
              </a:graphicData>
            </a:graphic>
          </wp:inline>
        </w:drawing>
      </w:r>
    </w:p>
    <w:p w14:paraId="066789D5" w14:textId="77777777" w:rsidR="003C042D" w:rsidRDefault="003C042D" w:rsidP="003C042D">
      <w:pPr>
        <w:pStyle w:val="NormalThesis13size"/>
      </w:pPr>
      <w:r>
        <w:t xml:space="preserve"> Bài toán tối ưu trở thành: </w:t>
      </w:r>
    </w:p>
    <w:p w14:paraId="4D1F6727" w14:textId="77777777" w:rsidR="003C042D" w:rsidRDefault="003C042D" w:rsidP="003C042D">
      <w:pPr>
        <w:spacing w:after="163" w:line="259" w:lineRule="auto"/>
        <w:ind w:right="55"/>
        <w:jc w:val="center"/>
      </w:pPr>
      <w:r>
        <w:rPr>
          <w:noProof/>
        </w:rPr>
        <w:drawing>
          <wp:inline distT="0" distB="0" distL="0" distR="0" wp14:anchorId="751B3C9C" wp14:editId="30F12B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5"/>
                    <a:stretch>
                      <a:fillRect/>
                    </a:stretch>
                  </pic:blipFill>
                  <pic:spPr>
                    <a:xfrm>
                      <a:off x="0" y="0"/>
                      <a:ext cx="2453640" cy="966216"/>
                    </a:xfrm>
                    <a:prstGeom prst="rect">
                      <a:avLst/>
                    </a:prstGeom>
                  </pic:spPr>
                </pic:pic>
              </a:graphicData>
            </a:graphic>
          </wp:inline>
        </w:drawing>
      </w:r>
      <w:r>
        <w:t xml:space="preserve"> </w:t>
      </w:r>
    </w:p>
    <w:p w14:paraId="48C5148A" w14:textId="77777777" w:rsidR="003C042D" w:rsidRDefault="003C042D" w:rsidP="003C042D">
      <w:pPr>
        <w:pStyle w:val="NormalThesis13size"/>
      </w:pPr>
      <w:r>
        <w:lastRenderedPageBreak/>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14:paraId="4BB1D603" w14:textId="77777777" w:rsidR="003C042D" w:rsidRPr="003C042D" w:rsidRDefault="003C042D" w:rsidP="003C042D">
      <w:pPr>
        <w:pStyle w:val="NormalThesis13size"/>
        <w:ind w:firstLine="0"/>
        <w:rPr>
          <w:b/>
        </w:rPr>
      </w:pPr>
      <w:r w:rsidRPr="003C042D">
        <w:rPr>
          <w:b/>
        </w:rPr>
        <w:t xml:space="preserve">Trường hợp 3: </w:t>
      </w:r>
    </w:p>
    <w:p w14:paraId="006C0FCE" w14:textId="77777777"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w:t>
      </w:r>
      <w:proofErr w:type="gramStart"/>
      <w:r>
        <w:t>D</w:t>
      </w:r>
      <w:proofErr w:type="gramEnd"/>
      <w:r>
        <w:t xml:space="preserve"> có thể phân chia tuyến tính được. </w:t>
      </w:r>
    </w:p>
    <w:p w14:paraId="4CA6F5BA" w14:textId="77777777" w:rsidR="003C042D" w:rsidRDefault="003C042D" w:rsidP="003C042D">
      <w:pPr>
        <w:spacing w:line="360" w:lineRule="auto"/>
        <w:ind w:right="63"/>
        <w:jc w:val="center"/>
      </w:pPr>
      <w:r>
        <w:rPr>
          <w:noProof/>
        </w:rPr>
        <w:drawing>
          <wp:inline distT="0" distB="0" distL="0" distR="0" wp14:anchorId="2F2B20EF" wp14:editId="249B3E27">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6"/>
                    <a:stretch>
                      <a:fillRect/>
                    </a:stretch>
                  </pic:blipFill>
                  <pic:spPr>
                    <a:xfrm>
                      <a:off x="0" y="0"/>
                      <a:ext cx="4961171" cy="2423429"/>
                    </a:xfrm>
                    <a:prstGeom prst="rect">
                      <a:avLst/>
                    </a:prstGeom>
                  </pic:spPr>
                </pic:pic>
              </a:graphicData>
            </a:graphic>
          </wp:inline>
        </w:drawing>
      </w:r>
    </w:p>
    <w:p w14:paraId="3C2DBAA3" w14:textId="77777777" w:rsidR="003C042D" w:rsidRPr="00F10FEC" w:rsidRDefault="003C042D" w:rsidP="00B06D29">
      <w:pPr>
        <w:pStyle w:val="Hnhnh"/>
      </w:pPr>
      <w:r>
        <w:t xml:space="preserve"> </w:t>
      </w:r>
      <w:bookmarkStart w:id="167" w:name="_Toc485154566"/>
      <w:r>
        <w:t>Hình</w:t>
      </w:r>
      <w:r w:rsidR="009945AB">
        <w:t xml:space="preserve"> 2.4</w:t>
      </w:r>
      <w:r w:rsidR="00C626BC">
        <w:t>:</w:t>
      </w:r>
      <w:r>
        <w:t xml:space="preserve"> Tập dữ liệu không phân chia tuyến tính</w:t>
      </w:r>
      <w:bookmarkEnd w:id="167"/>
    </w:p>
    <w:p w14:paraId="415DCAE5" w14:textId="77777777" w:rsidR="003C042D" w:rsidRDefault="003C042D" w:rsidP="003C042D">
      <w:pPr>
        <w:pStyle w:val="NormalThesis13size"/>
      </w:pPr>
      <w:proofErr w:type="gramStart"/>
      <w:r>
        <w:t xml:space="preserve">Gọi </w:t>
      </w:r>
      <w:r>
        <w:rPr>
          <w:noProof/>
        </w:rPr>
        <w:drawing>
          <wp:inline distT="0" distB="0" distL="0" distR="0" wp14:anchorId="72AC2306" wp14:editId="50C89A9C">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7"/>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3AE02F35" wp14:editId="457FEA9B">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8"/>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57581ACB" wp14:editId="6A08B975">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9"/>
                    <a:stretch>
                      <a:fillRect/>
                    </a:stretch>
                  </pic:blipFill>
                  <pic:spPr>
                    <a:xfrm>
                      <a:off x="0" y="0"/>
                      <a:ext cx="222504" cy="121920"/>
                    </a:xfrm>
                    <a:prstGeom prst="rect">
                      <a:avLst/>
                    </a:prstGeom>
                  </pic:spPr>
                </pic:pic>
              </a:graphicData>
            </a:graphic>
          </wp:inline>
        </w:drawing>
      </w:r>
      <w:r>
        <w:t>.</w:t>
      </w:r>
      <w:proofErr w:type="gramEnd"/>
      <w:r>
        <w:t xml:space="preserve"> </w:t>
      </w:r>
    </w:p>
    <w:p w14:paraId="463D7833" w14:textId="77777777" w:rsidR="003C042D" w:rsidRDefault="003C042D" w:rsidP="003C042D">
      <w:pPr>
        <w:spacing w:after="177" w:line="259" w:lineRule="auto"/>
        <w:ind w:right="67"/>
        <w:jc w:val="center"/>
      </w:pPr>
      <w:r>
        <w:rPr>
          <w:noProof/>
        </w:rPr>
        <w:drawing>
          <wp:inline distT="0" distB="0" distL="0" distR="0" wp14:anchorId="6BBFA3EE" wp14:editId="3200C6EA">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30"/>
                    <a:stretch>
                      <a:fillRect/>
                    </a:stretch>
                  </pic:blipFill>
                  <pic:spPr>
                    <a:xfrm>
                      <a:off x="0" y="0"/>
                      <a:ext cx="847344" cy="158496"/>
                    </a:xfrm>
                    <a:prstGeom prst="rect">
                      <a:avLst/>
                    </a:prstGeom>
                  </pic:spPr>
                </pic:pic>
              </a:graphicData>
            </a:graphic>
          </wp:inline>
        </w:drawing>
      </w:r>
      <w:r>
        <w:t xml:space="preserve"> </w:t>
      </w:r>
    </w:p>
    <w:p w14:paraId="3F392188" w14:textId="77777777" w:rsidR="003C042D" w:rsidRDefault="003C042D" w:rsidP="003C042D">
      <w:pPr>
        <w:pStyle w:val="NormalThesis13size"/>
      </w:pPr>
      <w:r>
        <w:t xml:space="preserve"> Bài toán tối ưu trở thành: </w:t>
      </w:r>
    </w:p>
    <w:p w14:paraId="0DC8328E" w14:textId="77777777" w:rsidR="003C042D" w:rsidRDefault="003C042D" w:rsidP="003C042D">
      <w:pPr>
        <w:spacing w:after="193" w:line="259" w:lineRule="auto"/>
        <w:ind w:right="13"/>
        <w:jc w:val="center"/>
      </w:pPr>
      <w:r>
        <w:rPr>
          <w:noProof/>
        </w:rPr>
        <w:drawing>
          <wp:inline distT="0" distB="0" distL="0" distR="0" wp14:anchorId="62DBD6BF" wp14:editId="26CA5220">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1"/>
                    <a:stretch>
                      <a:fillRect/>
                    </a:stretch>
                  </pic:blipFill>
                  <pic:spPr>
                    <a:xfrm>
                      <a:off x="0" y="0"/>
                      <a:ext cx="2706624" cy="966216"/>
                    </a:xfrm>
                    <a:prstGeom prst="rect">
                      <a:avLst/>
                    </a:prstGeom>
                  </pic:spPr>
                </pic:pic>
              </a:graphicData>
            </a:graphic>
          </wp:inline>
        </w:drawing>
      </w:r>
      <w:r>
        <w:t xml:space="preserve"> </w:t>
      </w:r>
    </w:p>
    <w:p w14:paraId="54482463" w14:textId="77777777" w:rsidR="003C042D" w:rsidRDefault="003C042D" w:rsidP="003C042D">
      <w:pPr>
        <w:pStyle w:val="NormalThesis13size"/>
      </w:pPr>
      <w:r>
        <w:t>Ví dụ:</w:t>
      </w:r>
    </w:p>
    <w:p w14:paraId="6EA8C9A5" w14:textId="77777777"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14:paraId="5C4CBD6B" w14:textId="77777777" w:rsidR="003C042D" w:rsidRDefault="003C042D" w:rsidP="003C042D">
      <w:pPr>
        <w:spacing w:after="193" w:line="259" w:lineRule="auto"/>
        <w:ind w:right="13"/>
        <w:jc w:val="center"/>
      </w:pPr>
    </w:p>
    <w:p w14:paraId="070BA317" w14:textId="77777777"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3ABD6F51" wp14:editId="10643A2A">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14:paraId="647C6E70" w14:textId="77777777" w:rsidR="003C042D" w:rsidRPr="00F10FEC" w:rsidRDefault="009945AB" w:rsidP="00B06D29">
      <w:pPr>
        <w:pStyle w:val="Hnhnh"/>
      </w:pPr>
      <w:bookmarkStart w:id="168" w:name="_Toc485154567"/>
      <w:r>
        <w:t>Hình 2.5</w:t>
      </w:r>
      <w:r w:rsidR="00C626BC">
        <w:t>:</w:t>
      </w:r>
      <w:r w:rsidR="003C042D">
        <w:t xml:space="preserve"> Ví dụ biểu diễn tập dữ liệu trên không gian 2 chiều</w:t>
      </w:r>
      <w:bookmarkEnd w:id="168"/>
    </w:p>
    <w:p w14:paraId="14A5AAAA" w14:textId="77777777"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14:paraId="3290E56B" w14:textId="77777777"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14:paraId="7BBE1368" w14:textId="77777777"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w:t>
      </w:r>
      <w:r w:rsidR="006E7BDA">
        <w:t xml:space="preserve"> xóa</w:t>
      </w:r>
      <w:r>
        <w:t xml:space="preserve"> thì thuật toán vẫn cho ra các kết quả tương tự.</w:t>
      </w:r>
      <w:proofErr w:type="gramEnd"/>
      <w:r>
        <w:t xml:space="preserve"> </w:t>
      </w:r>
      <w:proofErr w:type="gramStart"/>
      <w:r>
        <w:t xml:space="preserve">Đây chính là điểm nổi </w:t>
      </w:r>
      <w:r>
        <w:lastRenderedPageBreak/>
        <w:t>bật của phương pháp SVM so với các phương pháp khác do các điểm trong tập dữ liệu đều được dùng để tối ưu kết quả.</w:t>
      </w:r>
      <w:proofErr w:type="gramEnd"/>
    </w:p>
    <w:p w14:paraId="45FB7F4E" w14:textId="77777777" w:rsidR="00B07DFA" w:rsidRPr="008C1D36" w:rsidRDefault="001D2D09" w:rsidP="001D2D09">
      <w:pPr>
        <w:pStyle w:val="NormalThesis13size"/>
        <w:ind w:firstLine="0"/>
        <w:outlineLvl w:val="2"/>
        <w:rPr>
          <w:b/>
          <w:i/>
        </w:rPr>
      </w:pPr>
      <w:bookmarkStart w:id="169" w:name="_Toc468975129"/>
      <w:bookmarkStart w:id="170" w:name="_Toc468975343"/>
      <w:bookmarkStart w:id="171" w:name="_Toc469566798"/>
      <w:bookmarkStart w:id="172" w:name="_Toc485154525"/>
      <w:r>
        <w:rPr>
          <w:b/>
          <w:i/>
        </w:rPr>
        <w:t>2.</w:t>
      </w:r>
      <w:r w:rsidR="003F1E61">
        <w:rPr>
          <w:b/>
          <w:i/>
        </w:rPr>
        <w:t>3</w:t>
      </w:r>
      <w:r>
        <w:rPr>
          <w:b/>
          <w:i/>
        </w:rPr>
        <w:t>.4.</w:t>
      </w:r>
      <w:r w:rsidR="00186759" w:rsidRPr="008C1D36">
        <w:rPr>
          <w:b/>
          <w:i/>
        </w:rPr>
        <w:tab/>
      </w:r>
      <w:r w:rsidR="00B07DFA" w:rsidRPr="008C1D36">
        <w:rPr>
          <w:b/>
          <w:i/>
        </w:rPr>
        <w:t>Các bước chính của phương pháp SVM</w:t>
      </w:r>
      <w:bookmarkEnd w:id="169"/>
      <w:bookmarkEnd w:id="170"/>
      <w:bookmarkEnd w:id="171"/>
      <w:bookmarkEnd w:id="172"/>
    </w:p>
    <w:p w14:paraId="5C4FBD5C" w14:textId="77777777"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14:paraId="7A204D15" w14:textId="77777777"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14:paraId="443A1697" w14:textId="77777777"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14:paraId="0381715B" w14:textId="77777777"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14:paraId="17E66303" w14:textId="77777777"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14:paraId="7C713158" w14:textId="77777777" w:rsidR="0069120D" w:rsidRPr="0069120D" w:rsidRDefault="0069120D" w:rsidP="0069120D">
      <w:pPr>
        <w:pStyle w:val="Tiucp1"/>
        <w:numPr>
          <w:ilvl w:val="0"/>
          <w:numId w:val="0"/>
        </w:numPr>
        <w:ind w:left="576" w:hanging="576"/>
        <w:outlineLvl w:val="2"/>
        <w:rPr>
          <w:i/>
        </w:rPr>
      </w:pPr>
      <w:bookmarkStart w:id="173" w:name="_Toc483477186"/>
      <w:bookmarkStart w:id="174" w:name="_Toc485154526"/>
      <w:r w:rsidRPr="0069120D">
        <w:rPr>
          <w:i/>
        </w:rPr>
        <w:t>2.</w:t>
      </w:r>
      <w:r w:rsidR="003F1E61">
        <w:rPr>
          <w:i/>
        </w:rPr>
        <w:t>3</w:t>
      </w:r>
      <w:r w:rsidRPr="0069120D">
        <w:rPr>
          <w:i/>
        </w:rPr>
        <w:t>.5.</w:t>
      </w:r>
      <w:r w:rsidRPr="0069120D">
        <w:rPr>
          <w:i/>
        </w:rPr>
        <w:tab/>
        <w:t>Ưu điểm phương pháp SVM trong phân lớp dữ liệu</w:t>
      </w:r>
      <w:bookmarkEnd w:id="173"/>
      <w:bookmarkEnd w:id="174"/>
    </w:p>
    <w:p w14:paraId="1D7EF335" w14:textId="77777777"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14:paraId="2A450402" w14:textId="77777777"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 xml:space="preserve">nhiên các thuật toán khác đều phải sử dụng các </w:t>
      </w:r>
      <w:r w:rsidR="006E7BDA">
        <w:t>ước</w:t>
      </w:r>
      <w:r>
        <w:t xml:space="preserve"> lượng tham số và ngưỡng tối ưu trong khi đó thuật toán SVM có thể tự tìm ra các tham số tối ưu này. </w:t>
      </w:r>
      <w:proofErr w:type="gramStart"/>
      <w:r>
        <w:t>Trong các phương pháp thì SVM là phương pháp sử dụng không gian vector đặc trưng lớn nhất (hơn 10.000 chiều) trong khi đó các phương pháp khác có số chiều bé hơn nhiều (như Naïve Bayes là 2000, k-Nearest Neighbors là 2415…).</w:t>
      </w:r>
      <w:proofErr w:type="gramEnd"/>
    </w:p>
    <w:p w14:paraId="34B78CB4" w14:textId="77777777" w:rsidR="0069120D" w:rsidRDefault="0069120D" w:rsidP="0069120D">
      <w:pPr>
        <w:pStyle w:val="NormalThesis13size"/>
      </w:pPr>
      <w:r>
        <w:t>Trong công trình củ</w:t>
      </w:r>
      <w:r w:rsidR="004037D3">
        <w:t>a mình năm 1999, Joachims</w:t>
      </w:r>
      <w:r w:rsidR="00966F1F">
        <w:t xml:space="preserve"> [11]</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14:paraId="009DB647" w14:textId="77777777"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14:paraId="3D666FF3" w14:textId="77777777" w:rsidR="00AA1251" w:rsidRDefault="00AA1251" w:rsidP="00DF49E0">
      <w:pPr>
        <w:pStyle w:val="Tiucp1"/>
        <w:numPr>
          <w:ilvl w:val="0"/>
          <w:numId w:val="0"/>
        </w:numPr>
        <w:outlineLvl w:val="1"/>
      </w:pPr>
      <w:bookmarkStart w:id="175" w:name="_Toc482202237"/>
      <w:bookmarkStart w:id="176" w:name="_Toc485154527"/>
      <w:r>
        <w:t>2.</w:t>
      </w:r>
      <w:r w:rsidR="00DB76C1">
        <w:t>4</w:t>
      </w:r>
      <w:r w:rsidR="009628B2">
        <w:t>.</w:t>
      </w:r>
      <w:r>
        <w:tab/>
        <w:t>Kết luận chương</w:t>
      </w:r>
      <w:bookmarkEnd w:id="175"/>
      <w:bookmarkEnd w:id="176"/>
    </w:p>
    <w:p w14:paraId="1DE192ED" w14:textId="77777777"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14:paraId="71CE3E46" w14:textId="77777777" w:rsidR="00A4385B" w:rsidRDefault="00A4385B" w:rsidP="00DF49E0">
      <w:pPr>
        <w:spacing w:after="120" w:line="360" w:lineRule="auto"/>
        <w:rPr>
          <w:rFonts w:eastAsia="Times New Roman"/>
          <w:b/>
          <w:bCs/>
          <w:kern w:val="32"/>
          <w:sz w:val="32"/>
          <w:szCs w:val="32"/>
        </w:rPr>
      </w:pPr>
      <w:r>
        <w:br w:type="page"/>
      </w:r>
    </w:p>
    <w:p w14:paraId="1037FBC5" w14:textId="77777777" w:rsidR="00A4385B" w:rsidRDefault="00A4385B" w:rsidP="00DF49E0">
      <w:pPr>
        <w:pStyle w:val="LargeThesis16"/>
        <w:spacing w:before="120" w:beforeAutospacing="0" w:after="240" w:afterAutospacing="0"/>
        <w:outlineLvl w:val="0"/>
        <w:rPr>
          <w:bCs/>
          <w:kern w:val="32"/>
        </w:rPr>
      </w:pPr>
      <w:bookmarkStart w:id="177" w:name="_Toc472023311"/>
      <w:bookmarkStart w:id="178" w:name="_Toc482202238"/>
      <w:bookmarkStart w:id="179" w:name="_Toc485154528"/>
      <w:r>
        <w:lastRenderedPageBreak/>
        <w:t xml:space="preserve">Chương 3 - </w:t>
      </w:r>
      <w:bookmarkEnd w:id="177"/>
      <w:r w:rsidR="002877B8">
        <w:t>THỰC NGHIỆM VÀ ĐÁNH GIÁ</w:t>
      </w:r>
      <w:bookmarkEnd w:id="178"/>
      <w:bookmarkEnd w:id="179"/>
    </w:p>
    <w:p w14:paraId="4EC25D40" w14:textId="77777777" w:rsidR="00DE5BFF" w:rsidRDefault="00DE5BFF" w:rsidP="00DE5BFF">
      <w:pPr>
        <w:pStyle w:val="Tiucp1"/>
        <w:numPr>
          <w:ilvl w:val="0"/>
          <w:numId w:val="0"/>
        </w:numPr>
        <w:outlineLvl w:val="1"/>
      </w:pPr>
      <w:bookmarkStart w:id="180" w:name="_Toc472006903"/>
      <w:bookmarkStart w:id="181" w:name="_Toc472006949"/>
      <w:bookmarkStart w:id="182" w:name="_Toc472006996"/>
      <w:bookmarkStart w:id="183" w:name="_Toc472007041"/>
      <w:bookmarkStart w:id="184" w:name="_Toc472007086"/>
      <w:bookmarkStart w:id="185" w:name="_Toc472019405"/>
      <w:bookmarkStart w:id="186" w:name="_Toc472019449"/>
      <w:bookmarkStart w:id="187" w:name="_Toc472022906"/>
      <w:bookmarkStart w:id="188" w:name="_Toc472022956"/>
      <w:bookmarkStart w:id="189" w:name="_Toc472023148"/>
      <w:bookmarkStart w:id="190" w:name="_Toc472023204"/>
      <w:bookmarkStart w:id="191" w:name="_Toc472023312"/>
      <w:bookmarkStart w:id="192" w:name="_Toc472070827"/>
      <w:bookmarkStart w:id="193" w:name="_Toc472148649"/>
      <w:bookmarkStart w:id="194" w:name="_Toc472149685"/>
      <w:bookmarkStart w:id="195" w:name="_Toc472149799"/>
      <w:bookmarkStart w:id="196" w:name="_Toc472149848"/>
      <w:bookmarkStart w:id="197" w:name="_Toc472149897"/>
      <w:bookmarkStart w:id="198" w:name="_Toc472149945"/>
      <w:bookmarkStart w:id="199" w:name="_Toc472150118"/>
      <w:bookmarkStart w:id="200" w:name="_Toc472150164"/>
      <w:bookmarkStart w:id="201" w:name="_Toc472150209"/>
      <w:bookmarkStart w:id="202" w:name="_Toc482199110"/>
      <w:bookmarkStart w:id="203" w:name="_Toc482199176"/>
      <w:bookmarkStart w:id="204" w:name="_Toc482199602"/>
      <w:bookmarkStart w:id="205" w:name="_Toc472006904"/>
      <w:bookmarkStart w:id="206" w:name="_Toc472006950"/>
      <w:bookmarkStart w:id="207" w:name="_Toc472006997"/>
      <w:bookmarkStart w:id="208" w:name="_Toc472007042"/>
      <w:bookmarkStart w:id="209" w:name="_Toc472007087"/>
      <w:bookmarkStart w:id="210" w:name="_Toc472019406"/>
      <w:bookmarkStart w:id="211" w:name="_Toc472019450"/>
      <w:bookmarkStart w:id="212" w:name="_Toc472022907"/>
      <w:bookmarkStart w:id="213" w:name="_Toc472022957"/>
      <w:bookmarkStart w:id="214" w:name="_Toc472023149"/>
      <w:bookmarkStart w:id="215" w:name="_Toc472023205"/>
      <w:bookmarkStart w:id="216" w:name="_Toc472023313"/>
      <w:bookmarkStart w:id="217" w:name="_Toc472070828"/>
      <w:bookmarkStart w:id="218" w:name="_Toc472148650"/>
      <w:bookmarkStart w:id="219" w:name="_Toc472149686"/>
      <w:bookmarkStart w:id="220" w:name="_Toc472149800"/>
      <w:bookmarkStart w:id="221" w:name="_Toc472149849"/>
      <w:bookmarkStart w:id="222" w:name="_Toc472149898"/>
      <w:bookmarkStart w:id="223" w:name="_Toc472149946"/>
      <w:bookmarkStart w:id="224" w:name="_Toc472150119"/>
      <w:bookmarkStart w:id="225" w:name="_Toc472150165"/>
      <w:bookmarkStart w:id="226" w:name="_Toc472150210"/>
      <w:bookmarkStart w:id="227" w:name="_Toc482199111"/>
      <w:bookmarkStart w:id="228" w:name="_Toc482199177"/>
      <w:bookmarkStart w:id="229" w:name="_Toc482199603"/>
      <w:bookmarkStart w:id="230" w:name="_Toc472006905"/>
      <w:bookmarkStart w:id="231" w:name="_Toc472006951"/>
      <w:bookmarkStart w:id="232" w:name="_Toc472006998"/>
      <w:bookmarkStart w:id="233" w:name="_Toc472007043"/>
      <w:bookmarkStart w:id="234" w:name="_Toc472007088"/>
      <w:bookmarkStart w:id="235" w:name="_Toc472019407"/>
      <w:bookmarkStart w:id="236" w:name="_Toc472019451"/>
      <w:bookmarkStart w:id="237" w:name="_Toc472022908"/>
      <w:bookmarkStart w:id="238" w:name="_Toc472022958"/>
      <w:bookmarkStart w:id="239" w:name="_Toc472023150"/>
      <w:bookmarkStart w:id="240" w:name="_Toc472023206"/>
      <w:bookmarkStart w:id="241" w:name="_Toc472023314"/>
      <w:bookmarkStart w:id="242" w:name="_Toc472070829"/>
      <w:bookmarkStart w:id="243" w:name="_Toc472148651"/>
      <w:bookmarkStart w:id="244" w:name="_Toc472149687"/>
      <w:bookmarkStart w:id="245" w:name="_Toc472149801"/>
      <w:bookmarkStart w:id="246" w:name="_Toc472149850"/>
      <w:bookmarkStart w:id="247" w:name="_Toc472149899"/>
      <w:bookmarkStart w:id="248" w:name="_Toc472149947"/>
      <w:bookmarkStart w:id="249" w:name="_Toc472150120"/>
      <w:bookmarkStart w:id="250" w:name="_Toc472150166"/>
      <w:bookmarkStart w:id="251" w:name="_Toc472150211"/>
      <w:bookmarkStart w:id="252" w:name="_Toc482199112"/>
      <w:bookmarkStart w:id="253" w:name="_Toc482199178"/>
      <w:bookmarkStart w:id="254" w:name="_Toc482199604"/>
      <w:bookmarkStart w:id="255" w:name="_Toc485154529"/>
      <w:bookmarkStart w:id="256" w:name="_Toc482202240"/>
      <w:bookmarkStart w:id="257" w:name="_Toc472023317"/>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3.1.</w:t>
      </w:r>
      <w:r>
        <w:tab/>
        <w:t>Thu thập và mô tả dữ liệu</w:t>
      </w:r>
      <w:bookmarkEnd w:id="255"/>
    </w:p>
    <w:p w14:paraId="1180524B" w14:textId="77777777" w:rsidR="00DE5BFF" w:rsidRPr="00FE400A" w:rsidRDefault="00DE5BFF" w:rsidP="00DE5BFF">
      <w:pPr>
        <w:pStyle w:val="Tiucp1"/>
        <w:numPr>
          <w:ilvl w:val="0"/>
          <w:numId w:val="0"/>
        </w:numPr>
        <w:outlineLvl w:val="2"/>
        <w:rPr>
          <w:i/>
        </w:rPr>
      </w:pPr>
      <w:bookmarkStart w:id="258" w:name="_Toc485154530"/>
      <w:r>
        <w:rPr>
          <w:i/>
        </w:rPr>
        <w:t>3.1</w:t>
      </w:r>
      <w:r w:rsidRPr="00FE400A">
        <w:rPr>
          <w:i/>
        </w:rPr>
        <w:t>.1</w:t>
      </w:r>
      <w:r>
        <w:rPr>
          <w:i/>
        </w:rPr>
        <w:t>.</w:t>
      </w:r>
      <w:r w:rsidRPr="00FE400A">
        <w:rPr>
          <w:i/>
        </w:rPr>
        <w:tab/>
        <w:t>Thu thập dữ liệu</w:t>
      </w:r>
      <w:bookmarkEnd w:id="258"/>
    </w:p>
    <w:p w14:paraId="02E1CC42" w14:textId="77777777" w:rsidR="00DE5BFF" w:rsidRDefault="00DE5BFF" w:rsidP="00DE5BFF">
      <w:pPr>
        <w:pStyle w:val="NormalThesis13size"/>
      </w:pPr>
      <w:proofErr w:type="gramStart"/>
      <w:r>
        <w:t>Dữ liệu sử dụng trong luận văn sẽ lấy các nội dùng bài viết của người dùng trên mạng xã hội Facebook.</w:t>
      </w:r>
      <w:proofErr w:type="gramEnd"/>
      <w:r>
        <w:t xml:space="preserve">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14:paraId="2B65BE9E" w14:textId="77777777"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[12</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14:paraId="794E878B" w14:textId="77777777" w:rsidR="00DE5BFF" w:rsidRDefault="00DE5BFF" w:rsidP="00DE5BFF">
      <w:pPr>
        <w:jc w:val="center"/>
        <w:rPr>
          <w:sz w:val="26"/>
          <w:szCs w:val="26"/>
        </w:rPr>
      </w:pPr>
      <w:r w:rsidRPr="00064404">
        <w:rPr>
          <w:noProof/>
          <w:sz w:val="26"/>
          <w:szCs w:val="26"/>
        </w:rPr>
        <w:drawing>
          <wp:inline distT="0" distB="0" distL="0" distR="0" wp14:anchorId="70181886" wp14:editId="6771C084">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14:paraId="54B2CFAA" w14:textId="77777777" w:rsidR="00DE5BFF" w:rsidRPr="00711393" w:rsidRDefault="0025203C" w:rsidP="00DE5BFF">
      <w:pPr>
        <w:pStyle w:val="Hnhnh"/>
      </w:pPr>
      <w:bookmarkStart w:id="259" w:name="_Toc485154568"/>
      <w:r>
        <w:t>Hình 3.1</w:t>
      </w:r>
      <w:r w:rsidR="00DE5BFF">
        <w:t xml:space="preserve">: </w:t>
      </w:r>
      <w:r w:rsidR="00DE5BFF" w:rsidRPr="00064404">
        <w:t>Graph API</w:t>
      </w:r>
      <w:r w:rsidR="00DE5BFF">
        <w:t xml:space="preserve"> cho phép lấy thông tin của người dùng.</w:t>
      </w:r>
      <w:bookmarkEnd w:id="259"/>
    </w:p>
    <w:p w14:paraId="6AD58373" w14:textId="77777777"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14:paraId="1C20B2B0" w14:textId="77777777" w:rsidR="00DE5BFF" w:rsidRDefault="00DE5BFF" w:rsidP="00DE5BFF">
      <w:pPr>
        <w:pStyle w:val="NormalThesis13size"/>
      </w:pPr>
      <w:proofErr w:type="gramStart"/>
      <w:r w:rsidRPr="00064404">
        <w:rPr>
          <w:b/>
        </w:rPr>
        <w:t>Access_token</w:t>
      </w:r>
      <w:r w:rsidRPr="00064404">
        <w:t xml:space="preserve"> là của app trên facebook hoặc của tài khoản facebook.</w:t>
      </w:r>
      <w:proofErr w:type="gramEnd"/>
    </w:p>
    <w:p w14:paraId="2D73D099" w14:textId="77777777" w:rsidR="00DE5BFF" w:rsidRDefault="00DE5BFF" w:rsidP="00DE5BFF">
      <w:pPr>
        <w:jc w:val="center"/>
      </w:pPr>
      <w:r w:rsidRPr="00064404">
        <w:rPr>
          <w:noProof/>
        </w:rPr>
        <w:lastRenderedPageBreak/>
        <w:drawing>
          <wp:inline distT="0" distB="0" distL="0" distR="0" wp14:anchorId="11F38144" wp14:editId="45B2C41A">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14:paraId="4F163C12" w14:textId="77777777" w:rsidR="00DE5BFF" w:rsidRDefault="0025203C" w:rsidP="00DE5BFF">
      <w:pPr>
        <w:pStyle w:val="Hnhnh"/>
      </w:pPr>
      <w:bookmarkStart w:id="260" w:name="_Toc485154569"/>
      <w:r>
        <w:t>Hình 3.2</w:t>
      </w:r>
      <w:r w:rsidR="00DE5BFF">
        <w:t>: A</w:t>
      </w:r>
      <w:r w:rsidR="00DE5BFF" w:rsidRPr="00064404">
        <w:t>ccess_token</w:t>
      </w:r>
      <w:r w:rsidR="00DE5BFF">
        <w:t xml:space="preserve"> của người dùng trên Facebook</w:t>
      </w:r>
      <w:bookmarkEnd w:id="260"/>
    </w:p>
    <w:p w14:paraId="230B6B1D" w14:textId="77777777"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14:paraId="0818F295" w14:textId="77777777"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14:paraId="401EF6B3" w14:textId="77777777" w:rsidR="00DE5BFF" w:rsidRDefault="00DE5BFF" w:rsidP="00DE5BFF">
      <w:pPr>
        <w:jc w:val="center"/>
      </w:pPr>
      <w:r w:rsidRPr="00064404">
        <w:rPr>
          <w:noProof/>
        </w:rPr>
        <w:lastRenderedPageBreak/>
        <w:drawing>
          <wp:inline distT="0" distB="0" distL="0" distR="0" wp14:anchorId="7619EE56" wp14:editId="5BD951BA">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14:paraId="7EEB102F" w14:textId="77777777" w:rsidR="00DE5BFF" w:rsidRDefault="0025203C" w:rsidP="00DE5BFF">
      <w:pPr>
        <w:pStyle w:val="Hnhnh"/>
      </w:pPr>
      <w:bookmarkStart w:id="261" w:name="_Toc485154570"/>
      <w:r>
        <w:t>Hình 3.3</w:t>
      </w:r>
      <w:r w:rsidR="00DE5BFF">
        <w:t>: Minh họa cách lấy danh sách Status trên Facebook.</w:t>
      </w:r>
      <w:bookmarkEnd w:id="261"/>
    </w:p>
    <w:p w14:paraId="1AD8CF24" w14:textId="77777777"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14:paraId="0A8F597E" w14:textId="77777777" w:rsidR="00DE5BFF" w:rsidRDefault="00DE5BFF" w:rsidP="00DE5BFF">
      <w:pPr>
        <w:pStyle w:val="NormalThesis13size"/>
      </w:pPr>
      <w:proofErr w:type="gramStart"/>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sidR="002B0A18">
        <w:rPr>
          <w:b/>
        </w:rPr>
        <w:t xml:space="preserve"> </w:t>
      </w:r>
      <w:r w:rsidR="00BF390E">
        <w:t>[14</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roofErr w:type="gramEnd"/>
    </w:p>
    <w:p w14:paraId="38690034" w14:textId="77777777"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14:paraId="2F39A508" w14:textId="77777777"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14:paraId="517CEB16" w14:textId="77777777"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14:paraId="40539A43" w14:textId="77777777" w:rsidR="00DE5BFF" w:rsidRDefault="00DE5BFF" w:rsidP="00DE5BFF">
      <w:pPr>
        <w:jc w:val="center"/>
      </w:pPr>
      <w:r w:rsidRPr="00064404">
        <w:rPr>
          <w:noProof/>
        </w:rPr>
        <w:lastRenderedPageBreak/>
        <w:drawing>
          <wp:inline distT="0" distB="0" distL="0" distR="0" wp14:anchorId="3B212968" wp14:editId="023E56A6">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14:paraId="6251CC10" w14:textId="77777777" w:rsidR="00DE5BFF" w:rsidRDefault="0025203C" w:rsidP="00DE5BFF">
      <w:pPr>
        <w:pStyle w:val="Hnhnh"/>
      </w:pPr>
      <w:bookmarkStart w:id="262" w:name="_Toc485154571"/>
      <w:r>
        <w:t>Hình 3.4</w:t>
      </w:r>
      <w:r w:rsidR="00DE5BFF">
        <w:t>: Tạo project để hỗ trợ lấy nhiều danh sách Status.</w:t>
      </w:r>
      <w:bookmarkEnd w:id="262"/>
    </w:p>
    <w:p w14:paraId="770E65D7" w14:textId="77777777" w:rsidR="00DE5BFF" w:rsidRDefault="00DE5BFF" w:rsidP="00DE5BFF">
      <w:pPr>
        <w:pStyle w:val="NormalThesis13size"/>
      </w:pPr>
      <w:r>
        <w:t>Mỗi dòng trong file csv sẽ có định dạng như sau:</w:t>
      </w:r>
    </w:p>
    <w:p w14:paraId="7E65D5BF" w14:textId="77777777"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14:paraId="23C60F47" w14:textId="77777777" w:rsidR="00DE5BFF" w:rsidRDefault="00DE5BFF" w:rsidP="00DE5BFF">
      <w:pPr>
        <w:spacing w:after="120" w:line="360" w:lineRule="auto"/>
        <w:jc w:val="center"/>
        <w:rPr>
          <w:szCs w:val="26"/>
        </w:rPr>
      </w:pPr>
      <w:r w:rsidRPr="00064404">
        <w:rPr>
          <w:noProof/>
          <w:sz w:val="26"/>
          <w:szCs w:val="26"/>
        </w:rPr>
        <w:drawing>
          <wp:inline distT="0" distB="0" distL="0" distR="0" wp14:anchorId="2C8EC5F1" wp14:editId="7C4C8BC3">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14:paraId="0044D942" w14:textId="77777777" w:rsidR="00DE5BFF" w:rsidRDefault="0025203C" w:rsidP="00DE5BFF">
      <w:pPr>
        <w:pStyle w:val="Hnhnh"/>
      </w:pPr>
      <w:bookmarkStart w:id="263" w:name="_Toc485154572"/>
      <w:r>
        <w:t>Hình 3.5</w:t>
      </w:r>
      <w:r w:rsidR="00DE5BFF">
        <w:t>: Định dạng mỗi dòng trong file csv chứa status lấy được.</w:t>
      </w:r>
      <w:bookmarkEnd w:id="263"/>
    </w:p>
    <w:p w14:paraId="6C4F70DF" w14:textId="77777777" w:rsidR="00DE5BFF" w:rsidRDefault="00DE5BFF" w:rsidP="00DE5BFF">
      <w:pPr>
        <w:pStyle w:val="NormalThesis13size"/>
        <w:rPr>
          <w:b/>
        </w:rPr>
      </w:pPr>
      <w:proofErr w:type="gramStart"/>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roofErr w:type="gramEnd"/>
    </w:p>
    <w:p w14:paraId="3EAA082F" w14:textId="77777777" w:rsidR="00DE5BFF" w:rsidRDefault="00DE5BFF" w:rsidP="00DE5BFF">
      <w:pPr>
        <w:jc w:val="center"/>
        <w:rPr>
          <w:b/>
          <w:sz w:val="26"/>
          <w:szCs w:val="26"/>
        </w:rPr>
      </w:pPr>
      <w:r w:rsidRPr="00FC31BB">
        <w:rPr>
          <w:noProof/>
          <w:sz w:val="26"/>
          <w:szCs w:val="26"/>
        </w:rPr>
        <w:lastRenderedPageBreak/>
        <w:drawing>
          <wp:inline distT="0" distB="0" distL="0" distR="0" wp14:anchorId="1F9AA730" wp14:editId="0B0C8CEB">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14:paraId="1C08CDF7" w14:textId="77777777" w:rsidR="00DE5BFF" w:rsidRDefault="0025203C" w:rsidP="00DE5BFF">
      <w:pPr>
        <w:pStyle w:val="Hnhnh"/>
      </w:pPr>
      <w:bookmarkStart w:id="264" w:name="_Toc485154573"/>
      <w:r>
        <w:t>Hình 3.6</w:t>
      </w:r>
      <w:r w:rsidR="00DE5BFF">
        <w:t xml:space="preserve">: File </w:t>
      </w:r>
      <w:r w:rsidR="00DE5BFF" w:rsidRPr="00FC31BB">
        <w:t>full_status.csv</w:t>
      </w:r>
      <w:r w:rsidR="00DE5BFF">
        <w:t xml:space="preserve"> chứa tất cả Status lấy được.</w:t>
      </w:r>
      <w:bookmarkEnd w:id="264"/>
    </w:p>
    <w:p w14:paraId="18D23CDF" w14:textId="77777777"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14:paraId="5475FD12" w14:textId="77777777" w:rsidR="00DE5BFF" w:rsidRDefault="00DE5BFF" w:rsidP="00DE5BFF">
      <w:pPr>
        <w:pStyle w:val="NormalThesis13size"/>
        <w:numPr>
          <w:ilvl w:val="0"/>
          <w:numId w:val="35"/>
        </w:numPr>
      </w:pPr>
      <w:r>
        <w:t>Có số lượng từ ký tự (ngăn cách nhau bằng dấu cách) nhỏ hơn 5 hoặc lớn hơn 225.</w:t>
      </w:r>
    </w:p>
    <w:p w14:paraId="4D7A6F02" w14:textId="77777777" w:rsidR="00DE5BFF" w:rsidRDefault="00DE5BFF" w:rsidP="00DE5BFF">
      <w:pPr>
        <w:pStyle w:val="NormalThesis13size"/>
        <w:numPr>
          <w:ilvl w:val="0"/>
          <w:numId w:val="35"/>
        </w:numPr>
      </w:pPr>
      <w:r>
        <w:t>Các Status trùng nhau. Có nhiều người cùng đăng Status sưu tầm, câu truyện…</w:t>
      </w:r>
    </w:p>
    <w:p w14:paraId="6D0186E7" w14:textId="77777777"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14:paraId="6EA12A53" w14:textId="77777777" w:rsidR="00DE5BFF" w:rsidRDefault="00DE5BFF" w:rsidP="00DE5BFF">
      <w:pPr>
        <w:pStyle w:val="NormalThesis13size"/>
        <w:numPr>
          <w:ilvl w:val="0"/>
          <w:numId w:val="35"/>
        </w:numPr>
      </w:pPr>
      <w:r>
        <w:t>Những Status có quá nhiều kí tự hơn từ.</w:t>
      </w:r>
    </w:p>
    <w:p w14:paraId="37E1AD43" w14:textId="77777777" w:rsidR="00DE5BFF" w:rsidRDefault="00DE5BFF" w:rsidP="00DE5BFF">
      <w:pPr>
        <w:jc w:val="center"/>
        <w:rPr>
          <w:sz w:val="26"/>
          <w:szCs w:val="26"/>
        </w:rPr>
      </w:pPr>
      <w:r w:rsidRPr="00FC31BB">
        <w:rPr>
          <w:noProof/>
          <w:sz w:val="26"/>
          <w:szCs w:val="26"/>
        </w:rPr>
        <w:drawing>
          <wp:inline distT="0" distB="0" distL="0" distR="0" wp14:anchorId="7B86DAD9" wp14:editId="7F86C1F8">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14:paraId="67C0A799" w14:textId="77777777" w:rsidR="00DE5BFF" w:rsidRDefault="00DE5BFF" w:rsidP="00DE5BFF">
      <w:pPr>
        <w:jc w:val="center"/>
        <w:rPr>
          <w:sz w:val="26"/>
          <w:szCs w:val="26"/>
        </w:rPr>
      </w:pPr>
      <w:r w:rsidRPr="00FC31BB">
        <w:rPr>
          <w:noProof/>
          <w:sz w:val="26"/>
          <w:szCs w:val="26"/>
        </w:rPr>
        <w:lastRenderedPageBreak/>
        <w:drawing>
          <wp:inline distT="0" distB="0" distL="0" distR="0" wp14:anchorId="6FCC5322" wp14:editId="0C9E2BED">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14:paraId="64EA84A0" w14:textId="77777777" w:rsidR="00DE5BFF" w:rsidRPr="00FC31BB" w:rsidRDefault="0025203C" w:rsidP="00DE5BFF">
      <w:pPr>
        <w:pStyle w:val="Hnhnh"/>
      </w:pPr>
      <w:bookmarkStart w:id="265" w:name="_Toc485154574"/>
      <w:r>
        <w:t>Hình 3.7</w:t>
      </w:r>
      <w:r w:rsidR="00DE5BFF">
        <w:t>: Minh họa những Status cần phải loại bỏ đi.</w:t>
      </w:r>
      <w:bookmarkEnd w:id="265"/>
    </w:p>
    <w:p w14:paraId="13EEEB7C" w14:textId="77777777" w:rsidR="00DE5BFF" w:rsidRPr="00FC31BB" w:rsidRDefault="00DE5BFF" w:rsidP="00DE5BFF">
      <w:pPr>
        <w:pStyle w:val="NormalThesis13size"/>
        <w:rPr>
          <w:b/>
        </w:rPr>
      </w:pPr>
      <w:proofErr w:type="gramStart"/>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roofErr w:type="gramEnd"/>
    </w:p>
    <w:p w14:paraId="4FCCA31A" w14:textId="77777777" w:rsidR="00DE5BFF" w:rsidRDefault="00DE5BFF" w:rsidP="00DE5BFF">
      <w:pPr>
        <w:pStyle w:val="Tiucp1"/>
        <w:numPr>
          <w:ilvl w:val="0"/>
          <w:numId w:val="0"/>
        </w:numPr>
        <w:outlineLvl w:val="2"/>
        <w:rPr>
          <w:i/>
        </w:rPr>
      </w:pPr>
      <w:bookmarkStart w:id="266" w:name="_Toc485154531"/>
      <w:r w:rsidRPr="001621E7">
        <w:rPr>
          <w:i/>
        </w:rPr>
        <w:t>3.</w:t>
      </w:r>
      <w:r>
        <w:rPr>
          <w:i/>
        </w:rPr>
        <w:t>1</w:t>
      </w:r>
      <w:r w:rsidRPr="001621E7">
        <w:rPr>
          <w:i/>
        </w:rPr>
        <w:t>.2</w:t>
      </w:r>
      <w:r>
        <w:rPr>
          <w:i/>
        </w:rPr>
        <w:t>.</w:t>
      </w:r>
      <w:r w:rsidRPr="001621E7">
        <w:rPr>
          <w:i/>
        </w:rPr>
        <w:tab/>
        <w:t>Mô tả dữ liệu đầu vào</w:t>
      </w:r>
      <w:bookmarkEnd w:id="266"/>
    </w:p>
    <w:p w14:paraId="7899F8FB" w14:textId="77777777" w:rsidR="00DE5BFF" w:rsidRDefault="00DE5BFF" w:rsidP="00DE5BFF">
      <w:pPr>
        <w:pStyle w:val="NormalThesis13size"/>
      </w:pPr>
      <w:proofErr w:type="gramStart"/>
      <w:r>
        <w:t xml:space="preserve">Trong file </w:t>
      </w:r>
      <w:r w:rsidRPr="00FC31BB">
        <w:rPr>
          <w:b/>
        </w:rPr>
        <w:t>full_status_filter.csv</w:t>
      </w:r>
      <w:r>
        <w:t xml:space="preserve"> có chứa danh sách Status của nhiều người dùng khác nhau.</w:t>
      </w:r>
      <w:proofErr w:type="gramEnd"/>
    </w:p>
    <w:p w14:paraId="45F19B89" w14:textId="77777777" w:rsidR="00DE5BFF" w:rsidRDefault="00DE5BFF" w:rsidP="00DE5BFF">
      <w:pPr>
        <w:pStyle w:val="NormalThesis13size"/>
      </w:pPr>
      <w:r>
        <w:t xml:space="preserve">Bảng 3.8 là thống kế tập dữ liệu đầu vào </w:t>
      </w:r>
      <w:proofErr w:type="gramStart"/>
      <w:r>
        <w:t>theo</w:t>
      </w:r>
      <w:proofErr w:type="gramEnd"/>
      <w:r>
        <w:t xml:space="preserve"> người dùng và theo Status:</w:t>
      </w:r>
    </w:p>
    <w:p w14:paraId="60E8B567" w14:textId="77777777" w:rsidR="00DE5BFF" w:rsidRDefault="00DE5BFF" w:rsidP="00DE5BFF">
      <w:pPr>
        <w:pStyle w:val="NormalThesis13size"/>
        <w:numPr>
          <w:ilvl w:val="0"/>
          <w:numId w:val="25"/>
        </w:numPr>
      </w:pPr>
      <w:r>
        <w:t xml:space="preserve">Với thống kế </w:t>
      </w:r>
      <w:proofErr w:type="gramStart"/>
      <w:r>
        <w:t>theo</w:t>
      </w:r>
      <w:proofErr w:type="gramEnd"/>
      <w:r>
        <w:t xml:space="preserve"> từng người dùng ta coi một người dùng có nhiều Status, tập hợp các Status thế hiện giới tính của người dùng đó. </w:t>
      </w:r>
    </w:p>
    <w:p w14:paraId="5A841A11" w14:textId="77777777" w:rsidR="00DE5BFF" w:rsidRDefault="00DE5BFF" w:rsidP="00DE5BFF">
      <w:pPr>
        <w:pStyle w:val="NormalThesis13size"/>
        <w:numPr>
          <w:ilvl w:val="0"/>
          <w:numId w:val="25"/>
        </w:numPr>
      </w:pPr>
      <w:r>
        <w:t xml:space="preserve">Với thống kế </w:t>
      </w:r>
      <w:proofErr w:type="gramStart"/>
      <w:r>
        <w:t>theo</w:t>
      </w:r>
      <w:proofErr w:type="gramEnd"/>
      <w:r>
        <w:t xml:space="preserve"> từng Status thì mỗi Status thể hiện một giới tính của người dùng, các Status của cùng người dùng là riêng biệt nhau khi đánh giá theo bài viết.</w:t>
      </w:r>
    </w:p>
    <w:p w14:paraId="18E8DC5D" w14:textId="77777777" w:rsidR="00DE5BFF" w:rsidRDefault="00DE5BFF" w:rsidP="00DE5BFF">
      <w:pPr>
        <w:pStyle w:val="Bng"/>
      </w:pPr>
      <w:bookmarkStart w:id="267" w:name="_Toc485154552"/>
      <w:r>
        <w:t>Bảng 3.</w:t>
      </w:r>
      <w:r w:rsidR="0025203C">
        <w:t>1</w:t>
      </w:r>
      <w:r>
        <w:t xml:space="preserve">: Thống kế danh sách Status </w:t>
      </w:r>
      <w:proofErr w:type="gramStart"/>
      <w:r>
        <w:t>theo</w:t>
      </w:r>
      <w:proofErr w:type="gramEnd"/>
      <w:r>
        <w:t xml:space="preserve"> người dùng và bài viết</w:t>
      </w:r>
      <w:bookmarkEnd w:id="267"/>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14:paraId="0847115E" w14:textId="77777777" w:rsidTr="00674D64">
        <w:trPr>
          <w:jc w:val="center"/>
        </w:trPr>
        <w:tc>
          <w:tcPr>
            <w:tcW w:w="976" w:type="pct"/>
            <w:vMerge w:val="restart"/>
            <w:vAlign w:val="center"/>
          </w:tcPr>
          <w:p w14:paraId="385A9BA0" w14:textId="77777777" w:rsidR="00DE5BFF" w:rsidRPr="008015C0" w:rsidRDefault="00DE5BFF" w:rsidP="00674D64">
            <w:pPr>
              <w:jc w:val="center"/>
              <w:rPr>
                <w:lang w:val="en-US"/>
              </w:rPr>
            </w:pPr>
          </w:p>
        </w:tc>
        <w:tc>
          <w:tcPr>
            <w:tcW w:w="1983" w:type="pct"/>
            <w:gridSpan w:val="2"/>
            <w:vAlign w:val="center"/>
          </w:tcPr>
          <w:p w14:paraId="071119AD" w14:textId="77777777" w:rsidR="00DE5BFF" w:rsidRPr="007C2A31" w:rsidRDefault="00DE5BFF" w:rsidP="00674D64">
            <w:pPr>
              <w:jc w:val="center"/>
              <w:rPr>
                <w:b/>
                <w:lang w:val="en-US"/>
              </w:rPr>
            </w:pPr>
            <w:r w:rsidRPr="007C2A31">
              <w:rPr>
                <w:b/>
                <w:lang w:val="en-US"/>
              </w:rPr>
              <w:t>Người dùng</w:t>
            </w:r>
          </w:p>
        </w:tc>
        <w:tc>
          <w:tcPr>
            <w:tcW w:w="2041" w:type="pct"/>
            <w:gridSpan w:val="2"/>
            <w:vAlign w:val="center"/>
          </w:tcPr>
          <w:p w14:paraId="3612BF71" w14:textId="77777777" w:rsidR="00DE5BFF" w:rsidRPr="007C2A31" w:rsidRDefault="00DE5BFF" w:rsidP="00674D64">
            <w:pPr>
              <w:jc w:val="center"/>
              <w:rPr>
                <w:b/>
                <w:lang w:val="en-US"/>
              </w:rPr>
            </w:pPr>
            <w:r>
              <w:rPr>
                <w:b/>
                <w:lang w:val="en-US"/>
              </w:rPr>
              <w:t>Status</w:t>
            </w:r>
          </w:p>
        </w:tc>
      </w:tr>
      <w:tr w:rsidR="00DE5BFF" w14:paraId="1931DAD6" w14:textId="77777777" w:rsidTr="00674D64">
        <w:trPr>
          <w:jc w:val="center"/>
        </w:trPr>
        <w:tc>
          <w:tcPr>
            <w:tcW w:w="976" w:type="pct"/>
            <w:vMerge/>
            <w:vAlign w:val="center"/>
          </w:tcPr>
          <w:p w14:paraId="29720948" w14:textId="77777777" w:rsidR="00DE5BFF" w:rsidRDefault="00DE5BFF" w:rsidP="00674D64">
            <w:pPr>
              <w:jc w:val="center"/>
            </w:pPr>
          </w:p>
        </w:tc>
        <w:tc>
          <w:tcPr>
            <w:tcW w:w="1019" w:type="pct"/>
            <w:vAlign w:val="center"/>
          </w:tcPr>
          <w:p w14:paraId="16DAE999" w14:textId="77777777" w:rsidR="00DE5BFF" w:rsidRPr="007C2A31" w:rsidRDefault="00DE5BFF" w:rsidP="00674D64">
            <w:pPr>
              <w:jc w:val="center"/>
              <w:rPr>
                <w:b/>
                <w:lang w:val="en-US"/>
              </w:rPr>
            </w:pPr>
            <w:r w:rsidRPr="007C2A31">
              <w:rPr>
                <w:b/>
                <w:lang w:val="en-US"/>
              </w:rPr>
              <w:t>Số lượng</w:t>
            </w:r>
          </w:p>
        </w:tc>
        <w:tc>
          <w:tcPr>
            <w:tcW w:w="964" w:type="pct"/>
            <w:vAlign w:val="center"/>
          </w:tcPr>
          <w:p w14:paraId="67404F46" w14:textId="77777777" w:rsidR="00DE5BFF" w:rsidRPr="007C2A31" w:rsidRDefault="00DE5BFF" w:rsidP="00674D64">
            <w:pPr>
              <w:jc w:val="center"/>
              <w:rPr>
                <w:b/>
                <w:lang w:val="en-US"/>
              </w:rPr>
            </w:pPr>
            <w:r>
              <w:rPr>
                <w:b/>
                <w:lang w:val="en-US"/>
              </w:rPr>
              <w:t>Tỉ lệ</w:t>
            </w:r>
          </w:p>
        </w:tc>
        <w:tc>
          <w:tcPr>
            <w:tcW w:w="1052" w:type="pct"/>
            <w:vAlign w:val="center"/>
          </w:tcPr>
          <w:p w14:paraId="292E0F37" w14:textId="77777777" w:rsidR="00DE5BFF" w:rsidRPr="007C2A31" w:rsidRDefault="00DE5BFF" w:rsidP="00674D64">
            <w:pPr>
              <w:jc w:val="center"/>
              <w:rPr>
                <w:b/>
              </w:rPr>
            </w:pPr>
            <w:r w:rsidRPr="007C2A31">
              <w:rPr>
                <w:b/>
                <w:lang w:val="en-US"/>
              </w:rPr>
              <w:t>Số lượng</w:t>
            </w:r>
          </w:p>
        </w:tc>
        <w:tc>
          <w:tcPr>
            <w:tcW w:w="989" w:type="pct"/>
            <w:vAlign w:val="center"/>
          </w:tcPr>
          <w:p w14:paraId="670A8233" w14:textId="77777777" w:rsidR="00DE5BFF" w:rsidRPr="007C2A31" w:rsidRDefault="00DE5BFF" w:rsidP="00674D64">
            <w:pPr>
              <w:jc w:val="center"/>
              <w:rPr>
                <w:b/>
              </w:rPr>
            </w:pPr>
            <w:r>
              <w:rPr>
                <w:b/>
                <w:lang w:val="en-US"/>
              </w:rPr>
              <w:t>Tỉ lệ</w:t>
            </w:r>
          </w:p>
        </w:tc>
      </w:tr>
      <w:tr w:rsidR="00DE5BFF" w14:paraId="619C9058" w14:textId="77777777" w:rsidTr="00674D64">
        <w:trPr>
          <w:jc w:val="center"/>
        </w:trPr>
        <w:tc>
          <w:tcPr>
            <w:tcW w:w="976" w:type="pct"/>
            <w:vAlign w:val="center"/>
          </w:tcPr>
          <w:p w14:paraId="28A50455" w14:textId="77777777" w:rsidR="00DE5BFF" w:rsidRPr="007C2A31" w:rsidRDefault="00DE5BFF" w:rsidP="00674D64">
            <w:pPr>
              <w:jc w:val="center"/>
              <w:rPr>
                <w:b/>
                <w:lang w:val="en-US"/>
              </w:rPr>
            </w:pPr>
            <w:r w:rsidRPr="007C2A31">
              <w:rPr>
                <w:b/>
                <w:lang w:val="en-US"/>
              </w:rPr>
              <w:t>Nam</w:t>
            </w:r>
          </w:p>
        </w:tc>
        <w:tc>
          <w:tcPr>
            <w:tcW w:w="1019" w:type="pct"/>
            <w:vAlign w:val="center"/>
          </w:tcPr>
          <w:p w14:paraId="5DA3FA62" w14:textId="77777777" w:rsidR="00DE5BFF" w:rsidRPr="00701098" w:rsidRDefault="00DE5BFF" w:rsidP="00674D64">
            <w:pPr>
              <w:jc w:val="center"/>
              <w:rPr>
                <w:sz w:val="26"/>
                <w:szCs w:val="26"/>
              </w:rPr>
            </w:pPr>
            <w:r w:rsidRPr="00701098">
              <w:rPr>
                <w:sz w:val="26"/>
                <w:szCs w:val="26"/>
              </w:rPr>
              <w:t>659</w:t>
            </w:r>
          </w:p>
        </w:tc>
        <w:tc>
          <w:tcPr>
            <w:tcW w:w="964" w:type="pct"/>
            <w:vAlign w:val="center"/>
          </w:tcPr>
          <w:p w14:paraId="76C962B5" w14:textId="77777777"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14:paraId="26DCA32E" w14:textId="77777777"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14:paraId="796CE510" w14:textId="77777777"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14:paraId="48C40977" w14:textId="77777777" w:rsidTr="00674D64">
        <w:trPr>
          <w:jc w:val="center"/>
        </w:trPr>
        <w:tc>
          <w:tcPr>
            <w:tcW w:w="976" w:type="pct"/>
            <w:vAlign w:val="center"/>
          </w:tcPr>
          <w:p w14:paraId="4E5A71C9" w14:textId="77777777" w:rsidR="00DE5BFF" w:rsidRPr="007C2A31" w:rsidRDefault="00DE5BFF" w:rsidP="00674D64">
            <w:pPr>
              <w:jc w:val="center"/>
              <w:rPr>
                <w:b/>
                <w:lang w:val="en-US"/>
              </w:rPr>
            </w:pPr>
            <w:r w:rsidRPr="007C2A31">
              <w:rPr>
                <w:b/>
                <w:lang w:val="en-US"/>
              </w:rPr>
              <w:t>Nữ</w:t>
            </w:r>
          </w:p>
        </w:tc>
        <w:tc>
          <w:tcPr>
            <w:tcW w:w="1019" w:type="pct"/>
            <w:vAlign w:val="center"/>
          </w:tcPr>
          <w:p w14:paraId="7ECC027C" w14:textId="77777777" w:rsidR="00DE5BFF" w:rsidRPr="00701098" w:rsidRDefault="00DE5BFF" w:rsidP="00674D64">
            <w:pPr>
              <w:jc w:val="center"/>
              <w:rPr>
                <w:sz w:val="26"/>
                <w:szCs w:val="26"/>
              </w:rPr>
            </w:pPr>
            <w:r w:rsidRPr="00701098">
              <w:rPr>
                <w:sz w:val="26"/>
                <w:szCs w:val="26"/>
              </w:rPr>
              <w:t>482</w:t>
            </w:r>
          </w:p>
        </w:tc>
        <w:tc>
          <w:tcPr>
            <w:tcW w:w="964" w:type="pct"/>
            <w:vAlign w:val="center"/>
          </w:tcPr>
          <w:p w14:paraId="73884069" w14:textId="77777777"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14:paraId="4D1BF59A" w14:textId="77777777"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14:paraId="44A9FFB8" w14:textId="77777777"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14:paraId="45E77397" w14:textId="77777777" w:rsidTr="00674D64">
        <w:trPr>
          <w:jc w:val="center"/>
        </w:trPr>
        <w:tc>
          <w:tcPr>
            <w:tcW w:w="976" w:type="pct"/>
            <w:vAlign w:val="center"/>
          </w:tcPr>
          <w:p w14:paraId="23ABE8FB" w14:textId="77777777" w:rsidR="00DE5BFF" w:rsidRPr="007069FC" w:rsidRDefault="00DE5BFF" w:rsidP="00674D64">
            <w:pPr>
              <w:jc w:val="center"/>
              <w:rPr>
                <w:b/>
                <w:lang w:val="en-US"/>
              </w:rPr>
            </w:pPr>
            <w:r>
              <w:rPr>
                <w:b/>
                <w:lang w:val="en-US"/>
              </w:rPr>
              <w:t>Tổng số</w:t>
            </w:r>
          </w:p>
        </w:tc>
        <w:tc>
          <w:tcPr>
            <w:tcW w:w="1019" w:type="pct"/>
            <w:vAlign w:val="center"/>
          </w:tcPr>
          <w:p w14:paraId="1515BB5B" w14:textId="77777777"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14:paraId="7DC1412F" w14:textId="77777777"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14:paraId="79EEB1F0" w14:textId="77777777"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14:paraId="552D4CC8" w14:textId="77777777" w:rsidR="00DE5BFF" w:rsidRPr="00701098" w:rsidRDefault="00DE5BFF" w:rsidP="00674D64">
            <w:pPr>
              <w:jc w:val="center"/>
              <w:rPr>
                <w:sz w:val="26"/>
                <w:szCs w:val="26"/>
              </w:rPr>
            </w:pPr>
            <w:r w:rsidRPr="00701098">
              <w:rPr>
                <w:sz w:val="26"/>
                <w:szCs w:val="26"/>
                <w:lang w:val="en-US"/>
              </w:rPr>
              <w:t>100%</w:t>
            </w:r>
          </w:p>
        </w:tc>
      </w:tr>
    </w:tbl>
    <w:p w14:paraId="5B4A4703" w14:textId="77777777"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w:t>
      </w:r>
      <w:proofErr w:type="gramStart"/>
      <w:r>
        <w:t>Trung bình một người dùng viết tầm 190 trong đó một nam giới là 163 Status và nữ giới có 226 Status.</w:t>
      </w:r>
      <w:proofErr w:type="gramEnd"/>
    </w:p>
    <w:p w14:paraId="4B933227" w14:textId="77777777" w:rsidR="00F55B91" w:rsidRPr="00F55B91" w:rsidRDefault="00E127E0" w:rsidP="00DF49E0">
      <w:pPr>
        <w:pStyle w:val="Tiucp1"/>
        <w:numPr>
          <w:ilvl w:val="0"/>
          <w:numId w:val="0"/>
        </w:numPr>
        <w:outlineLvl w:val="1"/>
        <w:rPr>
          <w:i/>
          <w:szCs w:val="28"/>
        </w:rPr>
      </w:pPr>
      <w:bookmarkStart w:id="268" w:name="_Toc485154532"/>
      <w:r>
        <w:lastRenderedPageBreak/>
        <w:t>3.2</w:t>
      </w:r>
      <w:r w:rsidR="009628B2">
        <w:t>.</w:t>
      </w:r>
      <w:r w:rsidR="00F55B91">
        <w:tab/>
        <w:t>Các tiêu chuẩn đánh giá</w:t>
      </w:r>
      <w:bookmarkEnd w:id="256"/>
      <w:bookmarkEnd w:id="268"/>
      <w:r w:rsidR="00F55B91" w:rsidRPr="00F55B91">
        <w:rPr>
          <w:i/>
          <w:szCs w:val="28"/>
        </w:rPr>
        <w:t xml:space="preserve"> </w:t>
      </w:r>
    </w:p>
    <w:bookmarkEnd w:id="257"/>
    <w:p w14:paraId="68F7E9DE" w14:textId="77777777"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14:paraId="09D3D27A" w14:textId="77777777" w:rsidR="00173E65" w:rsidRDefault="00173E65" w:rsidP="00173E65">
      <w:pPr>
        <w:pStyle w:val="NormalThesis13size"/>
      </w:pPr>
      <w:r>
        <w:t>Đánh giá độ chính xác thường phụ thuộc vào các yếu tố sau:</w:t>
      </w:r>
    </w:p>
    <w:p w14:paraId="1E3E4A38" w14:textId="77777777" w:rsidR="00173E65" w:rsidRDefault="00173E65" w:rsidP="00335C4F">
      <w:pPr>
        <w:pStyle w:val="NormalThesis13size"/>
        <w:numPr>
          <w:ilvl w:val="0"/>
          <w:numId w:val="11"/>
        </w:numPr>
      </w:pPr>
      <w:r>
        <w:t>Tập dữ liệu càng lớn thì độ chính xác càng tốt.</w:t>
      </w:r>
    </w:p>
    <w:p w14:paraId="56B20D26" w14:textId="77777777" w:rsidR="00173E65" w:rsidRDefault="00173E65" w:rsidP="00335C4F">
      <w:pPr>
        <w:pStyle w:val="NormalThesis13size"/>
        <w:numPr>
          <w:ilvl w:val="0"/>
          <w:numId w:val="11"/>
        </w:numPr>
      </w:pPr>
      <w:r>
        <w:t>Tập kiểm thử cần lớn thì việc đánh giá càng chính xác.</w:t>
      </w:r>
    </w:p>
    <w:p w14:paraId="07AF5D99" w14:textId="77777777" w:rsidR="00173E65" w:rsidRDefault="00173E65" w:rsidP="00335C4F">
      <w:pPr>
        <w:pStyle w:val="NormalThesis13size"/>
        <w:numPr>
          <w:ilvl w:val="0"/>
          <w:numId w:val="11"/>
        </w:numPr>
      </w:pPr>
      <w:r>
        <w:t>Vấn đề là rất khó (ít khi) có thể có được các tập dữ liệu (rất) lớn.</w:t>
      </w:r>
    </w:p>
    <w:p w14:paraId="6DA6748C" w14:textId="77777777"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14:paraId="25D20104" w14:textId="77777777"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14:paraId="047DCE7F" w14:textId="77777777"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14:paraId="6967A205" w14:textId="77777777"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14:paraId="47BF8962" w14:textId="77777777"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14:paraId="1A066034" w14:textId="77777777"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14:paraId="01A55814" w14:textId="77777777"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14:paraId="3F3098AF" w14:textId="77777777" w:rsidR="00080930" w:rsidRDefault="00080930" w:rsidP="002703A1">
      <w:pPr>
        <w:pStyle w:val="NormalThesis13size"/>
      </w:pPr>
      <w:proofErr w:type="gramStart"/>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[15</w:t>
      </w:r>
      <w:r w:rsidR="00E72732">
        <w:t>]</w:t>
      </w:r>
      <w:r w:rsidR="004E5E7A">
        <w:t>.</w:t>
      </w:r>
      <w:proofErr w:type="gramEnd"/>
    </w:p>
    <w:p w14:paraId="465E4BDD" w14:textId="77777777"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14:paraId="2A913DDF" w14:textId="77777777"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14:paraId="20FF4CA9" w14:textId="77777777" w:rsidR="00080930" w:rsidRDefault="00D92971" w:rsidP="00335C4F">
      <w:pPr>
        <w:pStyle w:val="NormalThesis13size"/>
        <w:numPr>
          <w:ilvl w:val="0"/>
          <w:numId w:val="12"/>
        </w:numPr>
      </w:pPr>
      <w:r w:rsidRPr="00D92971">
        <w:rPr>
          <w:b/>
        </w:rPr>
        <w:t xml:space="preserve">Phương pháp </w:t>
      </w:r>
      <w:proofErr w:type="gramStart"/>
      <w:r w:rsidR="00080930" w:rsidRPr="00D92971">
        <w:rPr>
          <w:b/>
        </w:rPr>
        <w:t>Hold-out</w:t>
      </w:r>
      <w:proofErr w:type="gramEnd"/>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14:paraId="7D2CAF28" w14:textId="77777777"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w:t>
      </w:r>
      <w:proofErr w:type="gramStart"/>
      <w:r w:rsidR="00080930">
        <w:t>hold-out</w:t>
      </w:r>
      <w:proofErr w:type="gramEnd"/>
      <w:r w:rsidR="00080930">
        <w:t xml:space="preserve">.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14:paraId="3648817A" w14:textId="77777777" w:rsidR="005A5379" w:rsidRDefault="005A5379" w:rsidP="00747800">
      <w:pPr>
        <w:jc w:val="center"/>
      </w:pPr>
      <w:r>
        <w:rPr>
          <w:noProof/>
        </w:rPr>
        <w:drawing>
          <wp:inline distT="0" distB="0" distL="0" distR="0" wp14:anchorId="2B07DE38" wp14:editId="67E4C9E1">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4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14:paraId="169BE72F" w14:textId="77777777" w:rsidR="005A5379" w:rsidRDefault="0025203C" w:rsidP="00B06D29">
      <w:pPr>
        <w:pStyle w:val="Hnhnh"/>
      </w:pPr>
      <w:bookmarkStart w:id="269" w:name="_Toc485154575"/>
      <w:commentRangeStart w:id="270"/>
      <w:r>
        <w:t>Hình</w:t>
      </w:r>
      <w:commentRangeEnd w:id="270"/>
      <w:r w:rsidR="00C66D70">
        <w:rPr>
          <w:rStyle w:val="CommentReference"/>
          <w:b w:val="0"/>
          <w:shd w:val="clear" w:color="auto" w:fill="auto"/>
        </w:rPr>
        <w:commentReference w:id="270"/>
      </w:r>
      <w:r>
        <w:t xml:space="preserve"> 3.8</w:t>
      </w:r>
      <w:r w:rsidR="00D00085">
        <w:t xml:space="preserve">: </w:t>
      </w:r>
      <w:r w:rsidR="009921E1">
        <w:t>Hình ảnh m</w:t>
      </w:r>
      <w:r w:rsidR="005A5379">
        <w:t xml:space="preserve">inh họa 10-fold </w:t>
      </w:r>
      <w:r w:rsidR="00EE0C9C">
        <w:t>C</w:t>
      </w:r>
      <w:r w:rsidR="005A5379">
        <w:t>ross validation</w:t>
      </w:r>
      <w:r w:rsidR="000612A0">
        <w:t>.</w:t>
      </w:r>
      <w:bookmarkEnd w:id="269"/>
    </w:p>
    <w:p w14:paraId="7600C2F3" w14:textId="77777777"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14:paraId="1643CC0E" w14:textId="77777777"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proofErr w:type="gramStart"/>
      <w:r w:rsidR="009A4B63">
        <w:rPr>
          <w:b/>
        </w:rPr>
        <w:t>Cross</w:t>
      </w:r>
      <w:proofErr w:type="gramEnd"/>
      <w:r w:rsidR="009A4B63">
        <w:rPr>
          <w:b/>
        </w:rPr>
        <w:t xml:space="preserve"> validation </w:t>
      </w:r>
      <w:r w:rsidRPr="008E315D">
        <w:t>với</w:t>
      </w:r>
      <w:r>
        <w:rPr>
          <w:b/>
        </w:rPr>
        <w:t xml:space="preserve"> 10-fold</w:t>
      </w:r>
      <w:r w:rsidRPr="002703A1">
        <w:t xml:space="preserve"> để thực hiện việc đánh giá.</w:t>
      </w:r>
    </w:p>
    <w:p w14:paraId="41F7FE97" w14:textId="77777777" w:rsidR="0067200B" w:rsidRDefault="00BF78F6" w:rsidP="00DF49E0">
      <w:pPr>
        <w:pStyle w:val="Tiucp1"/>
        <w:numPr>
          <w:ilvl w:val="0"/>
          <w:numId w:val="0"/>
        </w:numPr>
        <w:outlineLvl w:val="1"/>
      </w:pPr>
      <w:bookmarkStart w:id="271" w:name="_Toc482202241"/>
      <w:bookmarkStart w:id="272" w:name="_Toc485154533"/>
      <w:r>
        <w:lastRenderedPageBreak/>
        <w:t>3.</w:t>
      </w:r>
      <w:r w:rsidR="00D63920">
        <w:t>3</w:t>
      </w:r>
      <w:r w:rsidR="009628B2">
        <w:t>.</w:t>
      </w:r>
      <w:r w:rsidR="0067200B">
        <w:tab/>
        <w:t>Phương pháp thực nghiệm</w:t>
      </w:r>
      <w:bookmarkEnd w:id="271"/>
      <w:bookmarkEnd w:id="272"/>
    </w:p>
    <w:p w14:paraId="61EEC7F6" w14:textId="77777777" w:rsidR="00C27042" w:rsidRDefault="006711F7" w:rsidP="00C27042">
      <w:pPr>
        <w:pStyle w:val="NormalThesis13size"/>
      </w:pPr>
      <w:bookmarkStart w:id="273" w:name="_Toc482202239"/>
      <w:proofErr w:type="gramStart"/>
      <w:r>
        <w:t xml:space="preserve">Để tiến hành thực nghiệm với </w:t>
      </w:r>
      <w:r w:rsidR="005E7B8E">
        <w:t xml:space="preserve">tập </w:t>
      </w:r>
      <w:r>
        <w:t xml:space="preserve">dữ liệu em sẽ sử dụng </w:t>
      </w:r>
      <w:r w:rsidR="00350ABB">
        <w:t xml:space="preserve">thư viện hỗ trợ phương pháp học máy SVM trong đó có </w:t>
      </w:r>
      <w:r w:rsidR="00C27042">
        <w:t>bộ thư viện Liblinear</w:t>
      </w:r>
      <w:r w:rsidR="00BF390E">
        <w:t xml:space="preserve"> [13</w:t>
      </w:r>
      <w:r w:rsidR="002B0A18">
        <w:t>]</w:t>
      </w:r>
      <w:r w:rsidR="00C27042">
        <w:t>.</w:t>
      </w:r>
      <w:proofErr w:type="gramEnd"/>
      <w:r w:rsidR="00C27042">
        <w:t xml:space="preserve"> Thư viện này hỗ trợ phương pháp học máy SVM và có ưu điểm nổi bật như sau:</w:t>
      </w:r>
    </w:p>
    <w:p w14:paraId="207A11CB" w14:textId="77777777" w:rsidR="00C27042" w:rsidRDefault="00C27042" w:rsidP="00C27042">
      <w:pPr>
        <w:pStyle w:val="NormalThesis13size"/>
        <w:numPr>
          <w:ilvl w:val="0"/>
          <w:numId w:val="12"/>
        </w:numPr>
      </w:pPr>
      <w:r>
        <w:t>Tốc độ xử lý rất nhanh.</w:t>
      </w:r>
    </w:p>
    <w:p w14:paraId="06096208" w14:textId="77777777" w:rsidR="00C27042" w:rsidRDefault="00C27042" w:rsidP="00C27042">
      <w:pPr>
        <w:pStyle w:val="NormalThesis13size"/>
        <w:numPr>
          <w:ilvl w:val="0"/>
          <w:numId w:val="12"/>
        </w:numPr>
      </w:pPr>
      <w:r>
        <w:t>Có thể phân loại những bài toán có từ hàng triệu đến hàng chục triệu đặc trưng.</w:t>
      </w:r>
    </w:p>
    <w:p w14:paraId="310272BF" w14:textId="77777777" w:rsidR="00C27042" w:rsidRDefault="00C27042" w:rsidP="00C27042">
      <w:pPr>
        <w:pStyle w:val="NormalThesis13size"/>
        <w:numPr>
          <w:ilvl w:val="0"/>
          <w:numId w:val="12"/>
        </w:numPr>
      </w:pPr>
      <w:r>
        <w:t>Yêu cầu cấu hình máy thấp, máy tính cá nhân thông thường cũng có thể hoạt động được.</w:t>
      </w:r>
    </w:p>
    <w:p w14:paraId="45F8D8D0" w14:textId="77777777" w:rsidR="00C27042" w:rsidRDefault="00C27042" w:rsidP="00C27042">
      <w:pPr>
        <w:pStyle w:val="NormalThesis13size"/>
      </w:pPr>
      <w:r>
        <w:t xml:space="preserve">- </w:t>
      </w:r>
      <w:r w:rsidRPr="006E6662">
        <w:rPr>
          <w:i/>
        </w:rPr>
        <w:t>Định dạng file</w:t>
      </w:r>
      <w:r>
        <w:t>: Định dạng của file dữ liệu huấn luyện và file kiểm tra là:</w:t>
      </w:r>
    </w:p>
    <w:p w14:paraId="76A26BB7" w14:textId="77777777" w:rsidR="00C27042" w:rsidRDefault="00C27042" w:rsidP="00C27042">
      <w:pPr>
        <w:pStyle w:val="NormalThesis13size"/>
        <w:jc w:val="center"/>
      </w:pPr>
      <w:r>
        <w:t>&lt;</w:t>
      </w:r>
      <w:proofErr w:type="gramStart"/>
      <w:r>
        <w:t>label</w:t>
      </w:r>
      <w:proofErr w:type="gramEnd"/>
      <w:r>
        <w:t>&gt;&lt;index1&gt;:&lt;value1&gt;&lt;index2&gt;:&lt;value2&gt; ...</w:t>
      </w:r>
    </w:p>
    <w:p w14:paraId="500B489C" w14:textId="77777777" w:rsidR="00C27042" w:rsidRDefault="00C27042" w:rsidP="00C27042">
      <w:pPr>
        <w:pStyle w:val="NormalThesis13size"/>
      </w:pPr>
      <w:r>
        <w:t xml:space="preserve">Trong đó: </w:t>
      </w:r>
    </w:p>
    <w:p w14:paraId="5BED6FB2" w14:textId="77777777"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14:paraId="3EE2F680" w14:textId="77777777"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14:paraId="2417697D" w14:textId="77777777"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14:paraId="3136A3D9" w14:textId="77777777"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14:paraId="18388198" w14:textId="77777777" w:rsidR="00C27042" w:rsidRDefault="00C27042" w:rsidP="00C27042">
      <w:pPr>
        <w:pStyle w:val="NormalThesis13size"/>
        <w:ind w:left="720" w:firstLine="360"/>
        <w:jc w:val="center"/>
      </w:pPr>
      <w:proofErr w:type="gramStart"/>
      <w:r>
        <w:t>train</w:t>
      </w:r>
      <w:proofErr w:type="gramEnd"/>
      <w:r>
        <w:t xml:space="preserve"> –v 10 training_set_file</w:t>
      </w:r>
    </w:p>
    <w:p w14:paraId="4AD05BD1" w14:textId="77777777" w:rsidR="00357BFD" w:rsidRDefault="00357BFD" w:rsidP="00357BFD">
      <w:pPr>
        <w:pStyle w:val="NormalThesis13size"/>
      </w:pPr>
      <w:r>
        <w:t>Trong đó:</w:t>
      </w:r>
    </w:p>
    <w:p w14:paraId="365F3239" w14:textId="77777777" w:rsidR="00357BFD" w:rsidRDefault="00357BFD" w:rsidP="00150CBA">
      <w:pPr>
        <w:pStyle w:val="NormalThesis13size"/>
        <w:numPr>
          <w:ilvl w:val="0"/>
          <w:numId w:val="24"/>
        </w:numPr>
      </w:pPr>
      <w:proofErr w:type="gramStart"/>
      <w:r>
        <w:t>training</w:t>
      </w:r>
      <w:proofErr w:type="gramEnd"/>
      <w:r>
        <w:t>_set_file: là file huấn luyện</w:t>
      </w:r>
    </w:p>
    <w:p w14:paraId="7D16919D" w14:textId="77777777" w:rsidR="00357BFD" w:rsidRPr="00357BFD" w:rsidRDefault="00357BFD" w:rsidP="00150CBA">
      <w:pPr>
        <w:pStyle w:val="NormalThesis13size"/>
        <w:numPr>
          <w:ilvl w:val="0"/>
          <w:numId w:val="24"/>
        </w:numPr>
      </w:pPr>
      <w:r>
        <w:t>-</w:t>
      </w:r>
      <w:proofErr w:type="gramStart"/>
      <w:r>
        <w:t>v</w:t>
      </w:r>
      <w:proofErr w:type="gramEnd"/>
      <w:r>
        <w:t xml:space="preserve"> 10: có nghĩa là sử dụng 10-fold Cross validation</w:t>
      </w:r>
    </w:p>
    <w:p w14:paraId="65DD3D3A" w14:textId="77777777"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14:paraId="08A1EB2B" w14:textId="77777777" w:rsidTr="00847615">
        <w:trPr>
          <w:jc w:val="center"/>
        </w:trPr>
        <w:tc>
          <w:tcPr>
            <w:tcW w:w="7366" w:type="dxa"/>
          </w:tcPr>
          <w:p w14:paraId="7382CA63" w14:textId="77777777" w:rsidR="00847615" w:rsidRDefault="00847615" w:rsidP="00847615">
            <w:pPr>
              <w:pStyle w:val="NormalThesis13size"/>
              <w:ind w:firstLine="0"/>
            </w:pPr>
            <w:r>
              <w:lastRenderedPageBreak/>
              <w:t>-1 1:1 2:1, 3:1 4:1 5:1 6:1</w:t>
            </w:r>
          </w:p>
          <w:p w14:paraId="7B9B1C84" w14:textId="77777777" w:rsidR="00847615" w:rsidRDefault="00847615" w:rsidP="00847615">
            <w:pPr>
              <w:pStyle w:val="NormalThesis13size"/>
              <w:ind w:firstLine="0"/>
            </w:pPr>
            <w:r>
              <w:t>1 1:2 2:1 5:1 6:1 7:1 8:1 9:1</w:t>
            </w:r>
          </w:p>
        </w:tc>
      </w:tr>
    </w:tbl>
    <w:p w14:paraId="46C783CC" w14:textId="77777777" w:rsidR="00BF78F6" w:rsidRDefault="00BF78F6" w:rsidP="00DF49E0">
      <w:pPr>
        <w:pStyle w:val="Tiucp1"/>
        <w:numPr>
          <w:ilvl w:val="0"/>
          <w:numId w:val="0"/>
        </w:numPr>
        <w:outlineLvl w:val="1"/>
      </w:pPr>
      <w:bookmarkStart w:id="274" w:name="_Toc485154534"/>
      <w:bookmarkStart w:id="275" w:name="_Toc482202242"/>
      <w:bookmarkEnd w:id="273"/>
      <w:r>
        <w:t>3.4.</w:t>
      </w:r>
      <w:r>
        <w:tab/>
      </w:r>
      <w:r w:rsidR="00CA5FD7">
        <w:t>Tiền x</w:t>
      </w:r>
      <w:r>
        <w:t>ử lý dữ liệu</w:t>
      </w:r>
      <w:bookmarkEnd w:id="274"/>
    </w:p>
    <w:p w14:paraId="6F180545" w14:textId="77777777"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14:paraId="078F11F2" w14:textId="77777777" w:rsidR="00B15D92" w:rsidRPr="003434B9" w:rsidRDefault="00B15D92" w:rsidP="00B15D92">
      <w:pPr>
        <w:pStyle w:val="NormalThesis13size"/>
        <w:ind w:firstLine="0"/>
        <w:outlineLvl w:val="2"/>
        <w:rPr>
          <w:b/>
          <w:i/>
        </w:rPr>
      </w:pPr>
      <w:bookmarkStart w:id="276" w:name="_Toc485154535"/>
      <w:r w:rsidRPr="003434B9">
        <w:rPr>
          <w:b/>
          <w:i/>
        </w:rPr>
        <w:t>3.4.1. Tách từ</w:t>
      </w:r>
      <w:bookmarkEnd w:id="276"/>
    </w:p>
    <w:p w14:paraId="16B0175B" w14:textId="77777777" w:rsidR="00D93C09" w:rsidRDefault="00D93C09" w:rsidP="00D93C09">
      <w:pPr>
        <w:pStyle w:val="NormalThesis13size"/>
      </w:pPr>
      <w:r>
        <w:t>Danh sách tập dữ liệu là các Status Tiếng Việt do vậy chúng ta cần phải tách từ trước khi xây dựng bộ từ điểm với mô hình n-gram.</w:t>
      </w:r>
    </w:p>
    <w:p w14:paraId="7C7CB880" w14:textId="77777777" w:rsidR="00205D7A" w:rsidRDefault="007B7EE9" w:rsidP="00067811">
      <w:pPr>
        <w:pStyle w:val="NormalThesis13size"/>
      </w:pPr>
      <w:proofErr w:type="gramStart"/>
      <w:r w:rsidRPr="007B7EE9">
        <w:t>Tiếng Việt có đặc điểm là từ có thể là từ đơn hoặc từ ghép vì thế khoảng trắng không còn là dấu hiệu phân cách từ (như tiếng Anh chẳng hạn).</w:t>
      </w:r>
      <w:proofErr w:type="gramEnd"/>
      <w:r w:rsidRPr="007B7EE9">
        <w:t xml:space="preserve">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proofErr w:type="gramStart"/>
      <w:r>
        <w:t>Em</w:t>
      </w:r>
      <w:r w:rsidRPr="007B7EE9">
        <w:t xml:space="preserve"> xây dựng mô-đun tách từ bằng cách sử dụng thư việ</w:t>
      </w:r>
      <w:r w:rsidR="004037D3">
        <w:t>n vnTokenizer</w:t>
      </w:r>
      <w:r w:rsidRPr="007B7EE9">
        <w:t>.</w:t>
      </w:r>
      <w:proofErr w:type="gramEnd"/>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14:paraId="57BEFA6A" w14:textId="77777777" w:rsidR="00205D7A" w:rsidRDefault="00205D7A" w:rsidP="00205D7A">
      <w:pPr>
        <w:jc w:val="center"/>
      </w:pPr>
      <w:r w:rsidRPr="00587CE3">
        <w:rPr>
          <w:noProof/>
        </w:rPr>
        <w:drawing>
          <wp:inline distT="0" distB="0" distL="0" distR="0" wp14:anchorId="4F21BE24" wp14:editId="5C883927">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14:paraId="54998E59" w14:textId="77777777" w:rsidR="00205D7A" w:rsidRDefault="00205D7A" w:rsidP="00B06D29">
      <w:pPr>
        <w:pStyle w:val="Hnhnh"/>
      </w:pPr>
      <w:bookmarkStart w:id="277" w:name="_Toc485154576"/>
      <w:r w:rsidRPr="00205D7A">
        <w:t>Hình 3.</w:t>
      </w:r>
      <w:r w:rsidR="009945AB">
        <w:t>9</w:t>
      </w:r>
      <w:r w:rsidRPr="00205D7A">
        <w:t>: Quy trình tách từ.</w:t>
      </w:r>
      <w:bookmarkEnd w:id="277"/>
    </w:p>
    <w:p w14:paraId="21F6BE02" w14:textId="77777777" w:rsidR="00205D7A" w:rsidRDefault="00205D7A" w:rsidP="00067811">
      <w:pPr>
        <w:pStyle w:val="NormalThesis13size"/>
      </w:pPr>
      <w:r>
        <w:t>Input: là một câu hoặc một văn bản được lưu dưới dạng tệp.</w:t>
      </w:r>
    </w:p>
    <w:p w14:paraId="11E405C2" w14:textId="77777777" w:rsidR="00205D7A" w:rsidRDefault="00205D7A" w:rsidP="00067811">
      <w:pPr>
        <w:pStyle w:val="NormalThesis13size"/>
      </w:pPr>
      <w:r>
        <w:t>Output: là một chuỗi các đơn vị từ được tách.</w:t>
      </w:r>
    </w:p>
    <w:p w14:paraId="73BD8B56" w14:textId="77777777" w:rsidR="00205D7A" w:rsidRDefault="007B7EE9" w:rsidP="00067811">
      <w:pPr>
        <w:pStyle w:val="NormalThesis13size"/>
      </w:pPr>
      <w:r w:rsidRPr="007B7EE9">
        <w:t>Ví dụ sau đây minh họa kết quả của giai đoạn tách từ</w:t>
      </w:r>
      <w:r w:rsidR="00205D7A">
        <w:t>:</w:t>
      </w:r>
    </w:p>
    <w:p w14:paraId="4997545C" w14:textId="77777777" w:rsidR="00205D7A" w:rsidRDefault="007B7EE9" w:rsidP="00205D7A">
      <w:pPr>
        <w:pStyle w:val="NormalThesis13size"/>
        <w:numPr>
          <w:ilvl w:val="0"/>
          <w:numId w:val="26"/>
        </w:numPr>
      </w:pPr>
      <w:r w:rsidRPr="007B7EE9">
        <w:lastRenderedPageBreak/>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14:paraId="4D8C1979" w14:textId="77777777"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14:paraId="12BA1ED0" w14:textId="77777777" w:rsidR="00205D7A" w:rsidRPr="00205D7A" w:rsidRDefault="00205D7A" w:rsidP="00067811">
      <w:pPr>
        <w:pStyle w:val="NormalThesis13size"/>
      </w:pPr>
      <w:proofErr w:type="gramStart"/>
      <w:r>
        <w:t>Trong quá trình đưa file dữ liệu chạy qua vnTokenizer có một số Status không tách từ được sẽ bị loại bỏ.</w:t>
      </w:r>
      <w:proofErr w:type="gramEnd"/>
      <w:r>
        <w:t xml:space="preserve"> </w:t>
      </w:r>
      <w:proofErr w:type="gramStart"/>
      <w:r>
        <w:t xml:space="preserve">Danh sách Status sau khi chạy sẽ được lưu vào file csv có tên là </w:t>
      </w:r>
      <w:r>
        <w:rPr>
          <w:b/>
        </w:rPr>
        <w:t>vn_tokenizer_status.csv.</w:t>
      </w:r>
      <w:proofErr w:type="gramEnd"/>
      <w:r>
        <w:rPr>
          <w:b/>
        </w:rPr>
        <w:t xml:space="preserve"> </w:t>
      </w:r>
    </w:p>
    <w:p w14:paraId="093CBB9A" w14:textId="77777777" w:rsidR="00067811" w:rsidRPr="007D0CA2" w:rsidRDefault="00067811" w:rsidP="00067811">
      <w:pPr>
        <w:pStyle w:val="NormalThesis13size"/>
        <w:ind w:firstLine="0"/>
        <w:jc w:val="center"/>
        <w:rPr>
          <w:b/>
        </w:rPr>
      </w:pPr>
      <w:r>
        <w:rPr>
          <w:noProof/>
        </w:rPr>
        <w:drawing>
          <wp:inline distT="0" distB="0" distL="0" distR="0" wp14:anchorId="71057158" wp14:editId="78DA378C">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644775"/>
                    </a:xfrm>
                    <a:prstGeom prst="rect">
                      <a:avLst/>
                    </a:prstGeom>
                  </pic:spPr>
                </pic:pic>
              </a:graphicData>
            </a:graphic>
          </wp:inline>
        </w:drawing>
      </w:r>
    </w:p>
    <w:p w14:paraId="79F5B299" w14:textId="77777777" w:rsidR="009174FA" w:rsidRDefault="009174FA" w:rsidP="00B06D29">
      <w:pPr>
        <w:pStyle w:val="Hnhnh"/>
      </w:pPr>
      <w:bookmarkStart w:id="278" w:name="_Toc485154577"/>
      <w:r w:rsidRPr="009174FA">
        <w:t>Hình 3.</w:t>
      </w:r>
      <w:r w:rsidR="009945AB">
        <w:t>10</w:t>
      </w:r>
      <w:r w:rsidRPr="009174FA">
        <w:t>: File vn_tokenizer_status.csv chứa danh sách Status sau khi chạy qua vnTokenizer.</w:t>
      </w:r>
      <w:bookmarkEnd w:id="278"/>
    </w:p>
    <w:p w14:paraId="61D18580" w14:textId="77777777" w:rsidR="00B15D92" w:rsidRPr="003434B9" w:rsidRDefault="00B15D92" w:rsidP="00B15D92">
      <w:pPr>
        <w:pStyle w:val="NormalThesis13size"/>
        <w:ind w:firstLine="0"/>
        <w:outlineLvl w:val="2"/>
        <w:rPr>
          <w:b/>
          <w:i/>
        </w:rPr>
      </w:pPr>
      <w:bookmarkStart w:id="279" w:name="_Toc485154536"/>
      <w:r w:rsidRPr="003434B9">
        <w:rPr>
          <w:b/>
          <w:i/>
        </w:rPr>
        <w:t xml:space="preserve">3.4.2. </w:t>
      </w:r>
      <w:r w:rsidR="00B67C38">
        <w:rPr>
          <w:b/>
          <w:i/>
        </w:rPr>
        <w:t>Lọc bộ từ điển</w:t>
      </w:r>
      <w:bookmarkEnd w:id="279"/>
    </w:p>
    <w:p w14:paraId="3DFB6B52" w14:textId="77777777" w:rsidR="009174FA" w:rsidRDefault="00D93C09" w:rsidP="00D93C09">
      <w:pPr>
        <w:pStyle w:val="NormalThesis13size"/>
      </w:pPr>
      <w:proofErr w:type="gramStart"/>
      <w:r>
        <w:t xml:space="preserve">Với một dữ liệu gồm nhiều Status thì danh sách bộ từ điểm sẽ rất lớn trong đó có nhiều từ không có ý nghĩa trong việc dự </w:t>
      </w:r>
      <w:r w:rsidR="001A445C">
        <w:t>đoán</w:t>
      </w:r>
      <w:r>
        <w:t>, làm chậm quá trình xử lý.</w:t>
      </w:r>
      <w:proofErr w:type="gramEnd"/>
      <w:r w:rsidR="00C04AA8">
        <w:t xml:space="preserve"> </w:t>
      </w:r>
      <w:proofErr w:type="gramStart"/>
      <w:r w:rsidR="00C04AA8">
        <w:t>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proofErr w:type="gramEnd"/>
      <w:r>
        <w:t xml:space="preserve"> </w:t>
      </w:r>
      <w:proofErr w:type="gramStart"/>
      <w:r>
        <w:t>Bảng 3.</w:t>
      </w:r>
      <w:r w:rsidR="00487380">
        <w:t>9</w:t>
      </w:r>
      <w:r>
        <w:t xml:space="preserve"> thống kê số lượng danh sách từ điển tương ứng với các mô hinh n-gram.</w:t>
      </w:r>
      <w:proofErr w:type="gramEnd"/>
    </w:p>
    <w:p w14:paraId="7151113D" w14:textId="77777777" w:rsidR="006F55D5" w:rsidRDefault="006F55D5" w:rsidP="006F55D5">
      <w:pPr>
        <w:pStyle w:val="Bng"/>
      </w:pPr>
      <w:bookmarkStart w:id="280" w:name="_Toc485154553"/>
      <w:r>
        <w:t>Bảng 3.</w:t>
      </w:r>
      <w:r w:rsidR="0025203C">
        <w:t>2</w:t>
      </w:r>
      <w:r>
        <w:t>: Thống kế số lượng từ của tập dữ liệu.</w:t>
      </w:r>
      <w:bookmarkEnd w:id="280"/>
    </w:p>
    <w:tbl>
      <w:tblPr>
        <w:tblStyle w:val="TableGrid"/>
        <w:tblW w:w="0" w:type="auto"/>
        <w:jc w:val="center"/>
        <w:tblLook w:val="04A0" w:firstRow="1" w:lastRow="0" w:firstColumn="1" w:lastColumn="0" w:noHBand="0" w:noVBand="1"/>
      </w:tblPr>
      <w:tblGrid>
        <w:gridCol w:w="2541"/>
        <w:gridCol w:w="3228"/>
      </w:tblGrid>
      <w:tr w:rsidR="00342516" w14:paraId="10A70828" w14:textId="77777777" w:rsidTr="0012166F">
        <w:trPr>
          <w:jc w:val="center"/>
        </w:trPr>
        <w:tc>
          <w:tcPr>
            <w:tcW w:w="2541" w:type="dxa"/>
          </w:tcPr>
          <w:p w14:paraId="4E0F32F1" w14:textId="77777777" w:rsidR="00342516" w:rsidRPr="006F55D5" w:rsidRDefault="006F55D5" w:rsidP="006F55D5">
            <w:pPr>
              <w:pStyle w:val="NormalThesis13size"/>
              <w:spacing w:before="0" w:after="0"/>
              <w:ind w:firstLine="0"/>
              <w:jc w:val="center"/>
              <w:rPr>
                <w:b/>
                <w:lang w:val="en-US"/>
              </w:rPr>
            </w:pPr>
            <w:r w:rsidRPr="006F55D5">
              <w:rPr>
                <w:b/>
                <w:lang w:val="en-US"/>
              </w:rPr>
              <w:lastRenderedPageBreak/>
              <w:t>Từ điển</w:t>
            </w:r>
          </w:p>
        </w:tc>
        <w:tc>
          <w:tcPr>
            <w:tcW w:w="3228" w:type="dxa"/>
          </w:tcPr>
          <w:p w14:paraId="3822230A" w14:textId="77777777"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14:paraId="7FF34F9A" w14:textId="77777777" w:rsidTr="0012166F">
        <w:trPr>
          <w:jc w:val="center"/>
        </w:trPr>
        <w:tc>
          <w:tcPr>
            <w:tcW w:w="2541" w:type="dxa"/>
          </w:tcPr>
          <w:p w14:paraId="72F0B1FB" w14:textId="77777777"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14:paraId="16E8E704" w14:textId="77777777"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14:paraId="2D020311" w14:textId="77777777" w:rsidTr="0012166F">
        <w:trPr>
          <w:jc w:val="center"/>
        </w:trPr>
        <w:tc>
          <w:tcPr>
            <w:tcW w:w="2541" w:type="dxa"/>
          </w:tcPr>
          <w:p w14:paraId="3441CE44" w14:textId="77777777"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14:paraId="5B92E257" w14:textId="77777777"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14:paraId="7989BE08" w14:textId="77777777" w:rsidTr="0012166F">
        <w:trPr>
          <w:jc w:val="center"/>
        </w:trPr>
        <w:tc>
          <w:tcPr>
            <w:tcW w:w="2541" w:type="dxa"/>
          </w:tcPr>
          <w:p w14:paraId="413C6663" w14:textId="77777777"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14:paraId="4530BB2E" w14:textId="77777777"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14:paraId="424573B4" w14:textId="77777777" w:rsidTr="0012166F">
        <w:trPr>
          <w:jc w:val="center"/>
        </w:trPr>
        <w:tc>
          <w:tcPr>
            <w:tcW w:w="2541" w:type="dxa"/>
          </w:tcPr>
          <w:p w14:paraId="344C2F72" w14:textId="77777777"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14:paraId="69C4E9AD" w14:textId="77777777"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14:paraId="7D74A2C5" w14:textId="77777777" w:rsidR="00D93C09" w:rsidRDefault="00D93C09" w:rsidP="00C30BD1">
      <w:pPr>
        <w:pStyle w:val="NormalThesis13size"/>
      </w:pPr>
      <w:proofErr w:type="gramStart"/>
      <w:r>
        <w:t>Sau khi đã có bộ từ điển em sẽ tìm trọng số tương ứng và tạo file định dạng Liblinear.</w:t>
      </w:r>
      <w:proofErr w:type="gramEnd"/>
      <w:r>
        <w:t xml:space="preserve"> Với m</w:t>
      </w:r>
      <w:bookmarkStart w:id="281" w:name="_GoBack"/>
      <w:bookmarkEnd w:id="281"/>
      <w:r>
        <w:t xml:space="preserve">ỗi bộ từ điển sẽ tạo ra </w:t>
      </w:r>
      <w:proofErr w:type="gramStart"/>
      <w:r>
        <w:t>3 file</w:t>
      </w:r>
      <w:proofErr w:type="gramEnd"/>
      <w:r>
        <w:t xml:space="preserve"> với 3 trọng số tương ứng là số lần xuất hiện, TF-IDF và Binary. Tổng cộng có 9 file như </w:t>
      </w:r>
      <w:commentRangeStart w:id="282"/>
      <w:r>
        <w:t>sau</w:t>
      </w:r>
      <w:commentRangeEnd w:id="282"/>
      <w:r w:rsidR="00C66D70">
        <w:rPr>
          <w:rStyle w:val="CommentReference"/>
          <w:shd w:val="clear" w:color="auto" w:fill="auto"/>
        </w:rPr>
        <w:commentReference w:id="282"/>
      </w:r>
      <w:r>
        <w:t>:</w:t>
      </w:r>
    </w:p>
    <w:p w14:paraId="7E954C5C" w14:textId="77777777" w:rsidR="00B31F89" w:rsidRPr="00AA2F3B" w:rsidRDefault="00B31F89" w:rsidP="00B31F89">
      <w:pPr>
        <w:pStyle w:val="Bng"/>
      </w:pPr>
      <w:bookmarkStart w:id="283" w:name="_Toc485154554"/>
      <w:r w:rsidRPr="00AA2F3B">
        <w:t>Bảng 3.</w:t>
      </w:r>
      <w:r w:rsidR="0025203C">
        <w:t>3</w:t>
      </w:r>
      <w:r w:rsidRPr="00AA2F3B">
        <w:t xml:space="preserve">: Danh sách các file </w:t>
      </w:r>
      <w:proofErr w:type="gramStart"/>
      <w:r w:rsidRPr="00AA2F3B">
        <w:t>theo</w:t>
      </w:r>
      <w:proofErr w:type="gramEnd"/>
      <w:r w:rsidRPr="00AA2F3B">
        <w:t xml:space="preserve"> định dạng liblinear.</w:t>
      </w:r>
      <w:bookmarkEnd w:id="283"/>
    </w:p>
    <w:tbl>
      <w:tblPr>
        <w:tblStyle w:val="TableGrid"/>
        <w:tblW w:w="9288" w:type="dxa"/>
        <w:tblLook w:val="04A0" w:firstRow="1" w:lastRow="0" w:firstColumn="1" w:lastColumn="0" w:noHBand="0" w:noVBand="1"/>
      </w:tblPr>
      <w:tblGrid>
        <w:gridCol w:w="1278"/>
        <w:gridCol w:w="2708"/>
        <w:gridCol w:w="5302"/>
      </w:tblGrid>
      <w:tr w:rsidR="00D93C09" w14:paraId="1E7C46DA" w14:textId="77777777" w:rsidTr="003868AB">
        <w:tc>
          <w:tcPr>
            <w:tcW w:w="1278" w:type="dxa"/>
          </w:tcPr>
          <w:p w14:paraId="409F5BBC" w14:textId="77777777"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14:paraId="3C8F0DF1" w14:textId="77777777"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14:paraId="5716BDCD" w14:textId="77777777" w:rsidR="00D93C09" w:rsidRPr="00AA2F3B" w:rsidRDefault="00D93C09" w:rsidP="00AA2F3B">
            <w:pPr>
              <w:pStyle w:val="NormalThesis13size"/>
              <w:spacing w:before="0" w:after="0"/>
              <w:ind w:firstLine="0"/>
              <w:jc w:val="center"/>
              <w:rPr>
                <w:b/>
              </w:rPr>
            </w:pPr>
            <w:r w:rsidRPr="00AA2F3B">
              <w:rPr>
                <w:b/>
              </w:rPr>
              <w:t>Mô tả</w:t>
            </w:r>
          </w:p>
        </w:tc>
      </w:tr>
      <w:tr w:rsidR="00D93C09" w14:paraId="0E5F79D7" w14:textId="77777777" w:rsidTr="003868AB">
        <w:tc>
          <w:tcPr>
            <w:tcW w:w="1278" w:type="dxa"/>
          </w:tcPr>
          <w:p w14:paraId="20B6E9D2" w14:textId="77777777" w:rsidR="00D93C09" w:rsidRPr="00AA2F3B" w:rsidRDefault="00D93C09" w:rsidP="00AA2F3B">
            <w:pPr>
              <w:pStyle w:val="NormalThesis13size"/>
              <w:spacing w:before="0" w:after="0"/>
              <w:ind w:firstLine="0"/>
              <w:jc w:val="center"/>
            </w:pPr>
            <w:r w:rsidRPr="00AA2F3B">
              <w:t>1</w:t>
            </w:r>
          </w:p>
        </w:tc>
        <w:tc>
          <w:tcPr>
            <w:tcW w:w="2708" w:type="dxa"/>
          </w:tcPr>
          <w:p w14:paraId="2434E1DA" w14:textId="77777777" w:rsidR="00D93C09" w:rsidRPr="00AA2F3B" w:rsidRDefault="00F72E44" w:rsidP="00AA2F3B">
            <w:pPr>
              <w:pStyle w:val="NormalThesis13size"/>
              <w:spacing w:before="0" w:after="0"/>
              <w:ind w:firstLine="0"/>
            </w:pPr>
            <w:r w:rsidRPr="00AA2F3B">
              <w:t>Unigram_count.libsvm</w:t>
            </w:r>
          </w:p>
        </w:tc>
        <w:tc>
          <w:tcPr>
            <w:tcW w:w="5302" w:type="dxa"/>
          </w:tcPr>
          <w:p w14:paraId="1BC92364" w14:textId="77777777"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14:paraId="62ECAE79" w14:textId="77777777" w:rsidTr="003868AB">
        <w:tc>
          <w:tcPr>
            <w:tcW w:w="1278" w:type="dxa"/>
          </w:tcPr>
          <w:p w14:paraId="7FD1DDA8" w14:textId="77777777" w:rsidR="00D93C09" w:rsidRPr="00AA2F3B" w:rsidRDefault="00D93C09" w:rsidP="00AA2F3B">
            <w:pPr>
              <w:pStyle w:val="NormalThesis13size"/>
              <w:spacing w:before="0" w:after="0"/>
              <w:ind w:firstLine="0"/>
              <w:jc w:val="center"/>
            </w:pPr>
            <w:r w:rsidRPr="00AA2F3B">
              <w:t>2</w:t>
            </w:r>
          </w:p>
        </w:tc>
        <w:tc>
          <w:tcPr>
            <w:tcW w:w="2708" w:type="dxa"/>
          </w:tcPr>
          <w:p w14:paraId="31316AD8" w14:textId="77777777" w:rsidR="00D93C09" w:rsidRDefault="00F72E44" w:rsidP="00AA2F3B">
            <w:pPr>
              <w:pStyle w:val="NormalThesis13size"/>
              <w:spacing w:before="0" w:after="0"/>
              <w:ind w:firstLine="0"/>
            </w:pPr>
            <w:r w:rsidRPr="00AA2F3B">
              <w:t>Unigram_tfidf.libsvm</w:t>
            </w:r>
          </w:p>
        </w:tc>
        <w:tc>
          <w:tcPr>
            <w:tcW w:w="5302" w:type="dxa"/>
          </w:tcPr>
          <w:p w14:paraId="4FDCC133" w14:textId="77777777"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14:paraId="1AF87F89" w14:textId="77777777" w:rsidTr="003868AB">
        <w:tc>
          <w:tcPr>
            <w:tcW w:w="1278" w:type="dxa"/>
          </w:tcPr>
          <w:p w14:paraId="2CEE35D8" w14:textId="77777777" w:rsidR="00D93C09" w:rsidRPr="00AA2F3B" w:rsidRDefault="00D93C09" w:rsidP="00AA2F3B">
            <w:pPr>
              <w:pStyle w:val="NormalThesis13size"/>
              <w:spacing w:before="0" w:after="0"/>
              <w:ind w:firstLine="0"/>
              <w:jc w:val="center"/>
            </w:pPr>
            <w:r w:rsidRPr="00AA2F3B">
              <w:t>3</w:t>
            </w:r>
          </w:p>
        </w:tc>
        <w:tc>
          <w:tcPr>
            <w:tcW w:w="2708" w:type="dxa"/>
          </w:tcPr>
          <w:p w14:paraId="499469CC" w14:textId="77777777" w:rsidR="00D93C09" w:rsidRDefault="00F72E44" w:rsidP="00AA2F3B">
            <w:pPr>
              <w:pStyle w:val="NormalThesis13size"/>
              <w:spacing w:before="0" w:after="0"/>
              <w:ind w:firstLine="0"/>
            </w:pPr>
            <w:r w:rsidRPr="00AA2F3B">
              <w:t>Unigram_binary.libsvm</w:t>
            </w:r>
          </w:p>
        </w:tc>
        <w:tc>
          <w:tcPr>
            <w:tcW w:w="5302" w:type="dxa"/>
          </w:tcPr>
          <w:p w14:paraId="5DAB9824" w14:textId="77777777"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14:paraId="7226B0FC" w14:textId="77777777" w:rsidTr="003868AB">
        <w:tc>
          <w:tcPr>
            <w:tcW w:w="1278" w:type="dxa"/>
          </w:tcPr>
          <w:p w14:paraId="4A41782C" w14:textId="77777777" w:rsidR="00F72E44" w:rsidRPr="00AA2F3B" w:rsidRDefault="00F72E44" w:rsidP="00AA2F3B">
            <w:pPr>
              <w:pStyle w:val="NormalThesis13size"/>
              <w:spacing w:before="0" w:after="0"/>
              <w:ind w:firstLine="0"/>
              <w:jc w:val="center"/>
            </w:pPr>
            <w:r w:rsidRPr="00AA2F3B">
              <w:t>4</w:t>
            </w:r>
          </w:p>
        </w:tc>
        <w:tc>
          <w:tcPr>
            <w:tcW w:w="2708" w:type="dxa"/>
          </w:tcPr>
          <w:p w14:paraId="4CABFBD0" w14:textId="77777777" w:rsidR="00F72E44" w:rsidRPr="00AA2F3B" w:rsidRDefault="00F72E44" w:rsidP="00AA2F3B">
            <w:pPr>
              <w:pStyle w:val="NormalThesis13size"/>
              <w:spacing w:before="0" w:after="0"/>
              <w:ind w:firstLine="0"/>
            </w:pPr>
            <w:r w:rsidRPr="00AA2F3B">
              <w:t>Bigram_count.libsvm</w:t>
            </w:r>
          </w:p>
        </w:tc>
        <w:tc>
          <w:tcPr>
            <w:tcW w:w="5302" w:type="dxa"/>
          </w:tcPr>
          <w:p w14:paraId="7CE82D81" w14:textId="77777777" w:rsidR="00F72E44" w:rsidRDefault="00AA2F3B" w:rsidP="00AA2F3B">
            <w:pPr>
              <w:pStyle w:val="NormalThesis13size"/>
              <w:spacing w:before="0" w:after="0"/>
              <w:ind w:firstLine="0"/>
            </w:pPr>
            <w:r>
              <w:rPr>
                <w:lang w:val="en-US"/>
              </w:rPr>
              <w:t>Bộ từ điển bigram với trọng số xuất hiện của từ</w:t>
            </w:r>
          </w:p>
        </w:tc>
      </w:tr>
      <w:tr w:rsidR="00F72E44" w14:paraId="3BF11B44" w14:textId="77777777" w:rsidTr="003868AB">
        <w:tc>
          <w:tcPr>
            <w:tcW w:w="1278" w:type="dxa"/>
          </w:tcPr>
          <w:p w14:paraId="5160AEF4" w14:textId="77777777" w:rsidR="00F72E44" w:rsidRPr="00AA2F3B" w:rsidRDefault="00F72E44" w:rsidP="00AA2F3B">
            <w:pPr>
              <w:pStyle w:val="NormalThesis13size"/>
              <w:spacing w:before="0" w:after="0"/>
              <w:ind w:firstLine="0"/>
              <w:jc w:val="center"/>
            </w:pPr>
            <w:r w:rsidRPr="00AA2F3B">
              <w:t>5</w:t>
            </w:r>
          </w:p>
        </w:tc>
        <w:tc>
          <w:tcPr>
            <w:tcW w:w="2708" w:type="dxa"/>
          </w:tcPr>
          <w:p w14:paraId="0524A6C7" w14:textId="77777777" w:rsidR="00F72E44" w:rsidRDefault="00F72E44" w:rsidP="00AA2F3B">
            <w:pPr>
              <w:pStyle w:val="NormalThesis13size"/>
              <w:spacing w:before="0" w:after="0"/>
              <w:ind w:firstLine="0"/>
            </w:pPr>
            <w:r w:rsidRPr="00AA2F3B">
              <w:t>Bigram_tfidf.libsvm</w:t>
            </w:r>
          </w:p>
        </w:tc>
        <w:tc>
          <w:tcPr>
            <w:tcW w:w="5302" w:type="dxa"/>
          </w:tcPr>
          <w:p w14:paraId="6A1ED57D" w14:textId="77777777" w:rsidR="00F72E44" w:rsidRDefault="00AA2F3B" w:rsidP="00AA2F3B">
            <w:pPr>
              <w:pStyle w:val="NormalThesis13size"/>
              <w:spacing w:before="0" w:after="0"/>
              <w:ind w:firstLine="0"/>
            </w:pPr>
            <w:r>
              <w:rPr>
                <w:lang w:val="en-US"/>
              </w:rPr>
              <w:t>Bộ từ điển bigram với trọng số TF-IDF</w:t>
            </w:r>
          </w:p>
        </w:tc>
      </w:tr>
      <w:tr w:rsidR="00F72E44" w14:paraId="3580B13C" w14:textId="77777777" w:rsidTr="003868AB">
        <w:tc>
          <w:tcPr>
            <w:tcW w:w="1278" w:type="dxa"/>
          </w:tcPr>
          <w:p w14:paraId="2BAFC709" w14:textId="77777777" w:rsidR="00F72E44" w:rsidRPr="00AA2F3B" w:rsidRDefault="00F72E44" w:rsidP="00AA2F3B">
            <w:pPr>
              <w:pStyle w:val="NormalThesis13size"/>
              <w:spacing w:before="0" w:after="0"/>
              <w:ind w:firstLine="0"/>
              <w:jc w:val="center"/>
            </w:pPr>
            <w:r w:rsidRPr="00AA2F3B">
              <w:t>6</w:t>
            </w:r>
          </w:p>
        </w:tc>
        <w:tc>
          <w:tcPr>
            <w:tcW w:w="2708" w:type="dxa"/>
          </w:tcPr>
          <w:p w14:paraId="11737B1D" w14:textId="77777777" w:rsidR="00F72E44" w:rsidRDefault="00F72E44" w:rsidP="00AA2F3B">
            <w:pPr>
              <w:pStyle w:val="NormalThesis13size"/>
              <w:spacing w:before="0" w:after="0"/>
              <w:ind w:firstLine="0"/>
            </w:pPr>
            <w:r w:rsidRPr="00AA2F3B">
              <w:t>Bigram_binary.libsvm</w:t>
            </w:r>
          </w:p>
        </w:tc>
        <w:tc>
          <w:tcPr>
            <w:tcW w:w="5302" w:type="dxa"/>
          </w:tcPr>
          <w:p w14:paraId="1646CF05" w14:textId="77777777" w:rsidR="00F72E44" w:rsidRDefault="00AA2F3B" w:rsidP="00AA2F3B">
            <w:pPr>
              <w:pStyle w:val="NormalThesis13size"/>
              <w:spacing w:before="0" w:after="0"/>
              <w:ind w:firstLine="0"/>
            </w:pPr>
            <w:r>
              <w:rPr>
                <w:lang w:val="en-US"/>
              </w:rPr>
              <w:t>Bộ từ điển bigram với trọng số Binary</w:t>
            </w:r>
          </w:p>
        </w:tc>
      </w:tr>
      <w:tr w:rsidR="00F72E44" w14:paraId="4FDF12CD" w14:textId="77777777" w:rsidTr="003868AB">
        <w:tc>
          <w:tcPr>
            <w:tcW w:w="1278" w:type="dxa"/>
          </w:tcPr>
          <w:p w14:paraId="251C0A0A" w14:textId="77777777" w:rsidR="00F72E44" w:rsidRPr="00AA2F3B" w:rsidRDefault="00F72E44" w:rsidP="00AA2F3B">
            <w:pPr>
              <w:pStyle w:val="NormalThesis13size"/>
              <w:spacing w:before="0" w:after="0"/>
              <w:ind w:firstLine="0"/>
              <w:jc w:val="center"/>
            </w:pPr>
            <w:r w:rsidRPr="00AA2F3B">
              <w:t>7</w:t>
            </w:r>
          </w:p>
        </w:tc>
        <w:tc>
          <w:tcPr>
            <w:tcW w:w="2708" w:type="dxa"/>
          </w:tcPr>
          <w:p w14:paraId="3FB9E0CC" w14:textId="77777777" w:rsidR="00F72E44" w:rsidRPr="00AA2F3B" w:rsidRDefault="00F72E44" w:rsidP="00AA2F3B">
            <w:pPr>
              <w:pStyle w:val="NormalThesis13size"/>
              <w:spacing w:before="0" w:after="0"/>
              <w:ind w:firstLine="0"/>
            </w:pPr>
            <w:r w:rsidRPr="00AA2F3B">
              <w:t>Trigram_count.libsvm</w:t>
            </w:r>
          </w:p>
        </w:tc>
        <w:tc>
          <w:tcPr>
            <w:tcW w:w="5302" w:type="dxa"/>
          </w:tcPr>
          <w:p w14:paraId="58F1D0AB" w14:textId="77777777" w:rsidR="00F72E44" w:rsidRDefault="00AA2F3B" w:rsidP="00AA2F3B">
            <w:pPr>
              <w:pStyle w:val="NormalThesis13size"/>
              <w:spacing w:before="0" w:after="0"/>
              <w:ind w:firstLine="0"/>
            </w:pPr>
            <w:r>
              <w:rPr>
                <w:lang w:val="en-US"/>
              </w:rPr>
              <w:t>Bộ từ điển trigram với trọng số xuất hiện của từ</w:t>
            </w:r>
          </w:p>
        </w:tc>
      </w:tr>
      <w:tr w:rsidR="00F72E44" w14:paraId="6A50B013" w14:textId="77777777" w:rsidTr="003868AB">
        <w:tc>
          <w:tcPr>
            <w:tcW w:w="1278" w:type="dxa"/>
          </w:tcPr>
          <w:p w14:paraId="3BE124C7" w14:textId="77777777" w:rsidR="00F72E44" w:rsidRPr="00AA2F3B" w:rsidRDefault="00F72E44" w:rsidP="00AA2F3B">
            <w:pPr>
              <w:pStyle w:val="NormalThesis13size"/>
              <w:spacing w:before="0" w:after="0"/>
              <w:ind w:firstLine="0"/>
              <w:jc w:val="center"/>
            </w:pPr>
            <w:r w:rsidRPr="00AA2F3B">
              <w:t>8</w:t>
            </w:r>
          </w:p>
        </w:tc>
        <w:tc>
          <w:tcPr>
            <w:tcW w:w="2708" w:type="dxa"/>
          </w:tcPr>
          <w:p w14:paraId="474CCC1F" w14:textId="77777777" w:rsidR="00F72E44" w:rsidRDefault="00F72E44" w:rsidP="00AA2F3B">
            <w:pPr>
              <w:pStyle w:val="NormalThesis13size"/>
              <w:spacing w:before="0" w:after="0"/>
              <w:ind w:firstLine="0"/>
            </w:pPr>
            <w:r w:rsidRPr="00AA2F3B">
              <w:t>Trigram_tfidf.libsvm</w:t>
            </w:r>
          </w:p>
        </w:tc>
        <w:tc>
          <w:tcPr>
            <w:tcW w:w="5302" w:type="dxa"/>
          </w:tcPr>
          <w:p w14:paraId="683F9554" w14:textId="77777777" w:rsidR="00F72E44" w:rsidRDefault="00AA2F3B" w:rsidP="00AA2F3B">
            <w:pPr>
              <w:pStyle w:val="NormalThesis13size"/>
              <w:spacing w:before="0" w:after="0"/>
              <w:ind w:firstLine="0"/>
            </w:pPr>
            <w:r>
              <w:rPr>
                <w:lang w:val="en-US"/>
              </w:rPr>
              <w:t>Bộ từ điển trigram với trọng số TF-IDF</w:t>
            </w:r>
          </w:p>
        </w:tc>
      </w:tr>
      <w:tr w:rsidR="00F72E44" w14:paraId="550F8447" w14:textId="77777777" w:rsidTr="003868AB">
        <w:tc>
          <w:tcPr>
            <w:tcW w:w="1278" w:type="dxa"/>
          </w:tcPr>
          <w:p w14:paraId="347FACB5" w14:textId="77777777" w:rsidR="00F72E44" w:rsidRPr="00AA2F3B" w:rsidRDefault="00F72E44" w:rsidP="00AA2F3B">
            <w:pPr>
              <w:pStyle w:val="NormalThesis13size"/>
              <w:spacing w:before="0" w:after="0"/>
              <w:ind w:firstLine="0"/>
              <w:jc w:val="center"/>
            </w:pPr>
            <w:r w:rsidRPr="00AA2F3B">
              <w:t>9</w:t>
            </w:r>
          </w:p>
        </w:tc>
        <w:tc>
          <w:tcPr>
            <w:tcW w:w="2708" w:type="dxa"/>
          </w:tcPr>
          <w:p w14:paraId="2111737F" w14:textId="77777777" w:rsidR="00F72E44" w:rsidRDefault="00F72E44" w:rsidP="00AA2F3B">
            <w:pPr>
              <w:pStyle w:val="NormalThesis13size"/>
              <w:spacing w:before="0" w:after="0"/>
              <w:ind w:firstLine="0"/>
            </w:pPr>
            <w:r w:rsidRPr="00AA2F3B">
              <w:t>Trigram_binary.libsvm</w:t>
            </w:r>
          </w:p>
        </w:tc>
        <w:tc>
          <w:tcPr>
            <w:tcW w:w="5302" w:type="dxa"/>
          </w:tcPr>
          <w:p w14:paraId="35889D83" w14:textId="77777777" w:rsidR="00F72E44" w:rsidRDefault="00AA2F3B" w:rsidP="00AA2F3B">
            <w:pPr>
              <w:pStyle w:val="NormalThesis13size"/>
              <w:spacing w:before="0" w:after="0"/>
              <w:ind w:firstLine="0"/>
            </w:pPr>
            <w:r>
              <w:rPr>
                <w:lang w:val="en-US"/>
              </w:rPr>
              <w:t>Bộ từ điển trigram với trọng số Binary</w:t>
            </w:r>
          </w:p>
        </w:tc>
      </w:tr>
    </w:tbl>
    <w:p w14:paraId="4F5281E4" w14:textId="77777777" w:rsidR="001513ED" w:rsidRDefault="001557D5" w:rsidP="001513ED">
      <w:pPr>
        <w:pStyle w:val="Tiucp1"/>
        <w:numPr>
          <w:ilvl w:val="0"/>
          <w:numId w:val="0"/>
        </w:numPr>
        <w:outlineLvl w:val="1"/>
      </w:pPr>
      <w:bookmarkStart w:id="284" w:name="_Toc485154537"/>
      <w:r>
        <w:t>3.5</w:t>
      </w:r>
      <w:r w:rsidR="009628B2">
        <w:t>.</w:t>
      </w:r>
      <w:r w:rsidR="0067200B">
        <w:tab/>
        <w:t xml:space="preserve">Kết quả </w:t>
      </w:r>
      <w:bookmarkEnd w:id="275"/>
      <w:r w:rsidR="00DC0E39">
        <w:t>thự</w:t>
      </w:r>
      <w:r w:rsidR="000F08EE">
        <w:t>c nghiệm</w:t>
      </w:r>
      <w:bookmarkEnd w:id="284"/>
    </w:p>
    <w:p w14:paraId="2B4DE976" w14:textId="77777777" w:rsidR="00FE252E" w:rsidRDefault="00B4288C" w:rsidP="00D93023">
      <w:pPr>
        <w:pStyle w:val="NormalThesis13size"/>
      </w:pPr>
      <w:r>
        <w:t xml:space="preserve">Chạy lần lượt 9 file </w:t>
      </w:r>
      <w:r w:rsidR="00C95AAC">
        <w:t>trên máy tính có cấu hình:</w:t>
      </w:r>
    </w:p>
    <w:p w14:paraId="67022157" w14:textId="77777777"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14:paraId="57C5FFC3" w14:textId="77777777"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14:paraId="61F1D107" w14:textId="77777777"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14:paraId="14ECD6AF" w14:textId="77777777"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14:paraId="5CF4A295" w14:textId="77777777" w:rsidR="00C95AAC" w:rsidRPr="00C95AAC" w:rsidRDefault="00C95AAC" w:rsidP="00C95AAC">
      <w:pPr>
        <w:pStyle w:val="NormalThesis13size"/>
        <w:numPr>
          <w:ilvl w:val="0"/>
          <w:numId w:val="30"/>
        </w:numPr>
        <w:rPr>
          <w:b/>
          <w:lang w:val="vi-VN"/>
        </w:rPr>
      </w:pPr>
      <w:r>
        <w:rPr>
          <w:b/>
        </w:rPr>
        <w:t>Liblinear phiên bản 2.11</w:t>
      </w:r>
    </w:p>
    <w:p w14:paraId="300E1202" w14:textId="77777777" w:rsidR="001513ED" w:rsidRDefault="00D9388D" w:rsidP="00D93023">
      <w:pPr>
        <w:pStyle w:val="ListParagraph"/>
        <w:spacing w:after="120" w:line="360" w:lineRule="auto"/>
        <w:rPr>
          <w:szCs w:val="26"/>
        </w:rPr>
      </w:pPr>
      <w:r>
        <w:rPr>
          <w:szCs w:val="26"/>
        </w:rPr>
        <w:lastRenderedPageBreak/>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14:paraId="26D5B570" w14:textId="77777777" w:rsidR="00A40967" w:rsidRDefault="00A40967" w:rsidP="00A40967">
      <w:pPr>
        <w:pStyle w:val="Bng"/>
      </w:pPr>
      <w:bookmarkStart w:id="285" w:name="_Toc485154555"/>
      <w:r>
        <w:t>Bảng 3.</w:t>
      </w:r>
      <w:r w:rsidR="0025203C">
        <w:t>4</w:t>
      </w:r>
      <w:r>
        <w:t>: Kết quả độ chính xác của tập dữ liệu</w:t>
      </w:r>
      <w:r w:rsidR="0004180D">
        <w:t xml:space="preserve"> </w:t>
      </w:r>
      <w:proofErr w:type="gramStart"/>
      <w:r w:rsidR="0004180D">
        <w:t>theo</w:t>
      </w:r>
      <w:proofErr w:type="gramEnd"/>
      <w:r w:rsidR="0004180D">
        <w:t xml:space="preserve"> từng Status</w:t>
      </w:r>
      <w:r>
        <w:t>.</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3461B4" w14:paraId="245980EE" w14:textId="77777777" w:rsidTr="003461B4">
        <w:trPr>
          <w:trHeight w:val="654"/>
        </w:trPr>
        <w:tc>
          <w:tcPr>
            <w:tcW w:w="1655" w:type="dxa"/>
          </w:tcPr>
          <w:p w14:paraId="6F9E53F0" w14:textId="77777777" w:rsidR="003461B4" w:rsidRPr="00D57F9D" w:rsidRDefault="003461B4" w:rsidP="009F2C33">
            <w:pPr>
              <w:spacing w:after="120" w:line="360" w:lineRule="auto"/>
              <w:jc w:val="center"/>
              <w:rPr>
                <w:b/>
                <w:szCs w:val="26"/>
              </w:rPr>
            </w:pPr>
          </w:p>
        </w:tc>
        <w:tc>
          <w:tcPr>
            <w:tcW w:w="1927" w:type="dxa"/>
          </w:tcPr>
          <w:p w14:paraId="28071E9E" w14:textId="77777777"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14:paraId="342E53C3" w14:textId="77777777" w:rsidR="003461B4" w:rsidRDefault="003461B4" w:rsidP="009F2C33">
            <w:pPr>
              <w:spacing w:after="120" w:line="360" w:lineRule="auto"/>
              <w:jc w:val="center"/>
              <w:rPr>
                <w:b/>
                <w:szCs w:val="26"/>
              </w:rPr>
            </w:pPr>
            <w:r w:rsidRPr="00D57F9D">
              <w:rPr>
                <w:b/>
                <w:szCs w:val="26"/>
                <w:lang w:val="en-US"/>
              </w:rPr>
              <w:t>Binary</w:t>
            </w:r>
          </w:p>
        </w:tc>
        <w:tc>
          <w:tcPr>
            <w:tcW w:w="1874" w:type="dxa"/>
          </w:tcPr>
          <w:p w14:paraId="70503ACD" w14:textId="77777777"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14:paraId="50ECB7F1" w14:textId="77777777" w:rsidR="003461B4" w:rsidRPr="003461B4" w:rsidRDefault="003461B4" w:rsidP="009F2C33">
            <w:pPr>
              <w:spacing w:after="120" w:line="360" w:lineRule="auto"/>
              <w:jc w:val="center"/>
              <w:rPr>
                <w:b/>
                <w:szCs w:val="26"/>
                <w:lang w:val="en-US"/>
              </w:rPr>
            </w:pPr>
            <w:r>
              <w:rPr>
                <w:b/>
                <w:szCs w:val="26"/>
                <w:lang w:val="en-US"/>
              </w:rPr>
              <w:t>Trung bình</w:t>
            </w:r>
          </w:p>
        </w:tc>
      </w:tr>
      <w:tr w:rsidR="003461B4" w14:paraId="492E11FA" w14:textId="77777777" w:rsidTr="003461B4">
        <w:trPr>
          <w:trHeight w:val="654"/>
        </w:trPr>
        <w:tc>
          <w:tcPr>
            <w:tcW w:w="1655" w:type="dxa"/>
          </w:tcPr>
          <w:p w14:paraId="18B3DEEA" w14:textId="77777777"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14:paraId="477B702E" w14:textId="77777777"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14:paraId="658B5EE3" w14:textId="77777777"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14:paraId="2EC423ED" w14:textId="77777777"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14:paraId="35A2FF6F" w14:textId="77777777" w:rsidR="003461B4" w:rsidRPr="003461B4" w:rsidRDefault="003461B4" w:rsidP="009F2C33">
            <w:pPr>
              <w:spacing w:after="120" w:line="360" w:lineRule="auto"/>
              <w:jc w:val="center"/>
              <w:rPr>
                <w:szCs w:val="26"/>
                <w:lang w:val="en-US"/>
              </w:rPr>
            </w:pPr>
            <w:r w:rsidRPr="003461B4">
              <w:rPr>
                <w:szCs w:val="26"/>
                <w:lang w:val="en-US"/>
              </w:rPr>
              <w:t>69.68%</w:t>
            </w:r>
          </w:p>
        </w:tc>
      </w:tr>
      <w:tr w:rsidR="003461B4" w14:paraId="55341829" w14:textId="77777777" w:rsidTr="003461B4">
        <w:trPr>
          <w:trHeight w:val="654"/>
        </w:trPr>
        <w:tc>
          <w:tcPr>
            <w:tcW w:w="1655" w:type="dxa"/>
          </w:tcPr>
          <w:p w14:paraId="077476B2" w14:textId="77777777"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14:paraId="19FA3A19" w14:textId="77777777"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14:paraId="2F9383BC" w14:textId="77777777" w:rsidR="003461B4" w:rsidRDefault="003461B4" w:rsidP="009F2C33">
            <w:pPr>
              <w:spacing w:after="120" w:line="360" w:lineRule="auto"/>
              <w:jc w:val="center"/>
              <w:rPr>
                <w:szCs w:val="26"/>
              </w:rPr>
            </w:pPr>
            <w:r w:rsidRPr="00397FFA">
              <w:rPr>
                <w:szCs w:val="26"/>
              </w:rPr>
              <w:t>67.19%</w:t>
            </w:r>
          </w:p>
        </w:tc>
        <w:tc>
          <w:tcPr>
            <w:tcW w:w="1874" w:type="dxa"/>
          </w:tcPr>
          <w:p w14:paraId="4931950B" w14:textId="77777777" w:rsidR="003461B4" w:rsidRDefault="003461B4" w:rsidP="009F2C33">
            <w:pPr>
              <w:spacing w:after="120" w:line="360" w:lineRule="auto"/>
              <w:jc w:val="center"/>
              <w:rPr>
                <w:szCs w:val="26"/>
              </w:rPr>
            </w:pPr>
            <w:r w:rsidRPr="00397FFA">
              <w:rPr>
                <w:szCs w:val="26"/>
              </w:rPr>
              <w:t>69.78%</w:t>
            </w:r>
          </w:p>
        </w:tc>
        <w:tc>
          <w:tcPr>
            <w:tcW w:w="1684" w:type="dxa"/>
          </w:tcPr>
          <w:p w14:paraId="0E2FA75B" w14:textId="77777777" w:rsidR="003461B4" w:rsidRPr="003461B4" w:rsidRDefault="003461B4" w:rsidP="009F2C33">
            <w:pPr>
              <w:spacing w:after="120" w:line="360" w:lineRule="auto"/>
              <w:jc w:val="center"/>
              <w:rPr>
                <w:szCs w:val="26"/>
                <w:lang w:val="en-US"/>
              </w:rPr>
            </w:pPr>
            <w:r>
              <w:rPr>
                <w:szCs w:val="26"/>
                <w:lang w:val="en-US"/>
              </w:rPr>
              <w:t>67.98%</w:t>
            </w:r>
          </w:p>
        </w:tc>
      </w:tr>
      <w:tr w:rsidR="003461B4" w14:paraId="69CE2D45" w14:textId="77777777" w:rsidTr="003461B4">
        <w:trPr>
          <w:trHeight w:val="654"/>
        </w:trPr>
        <w:tc>
          <w:tcPr>
            <w:tcW w:w="1655" w:type="dxa"/>
          </w:tcPr>
          <w:p w14:paraId="4A8FCF62" w14:textId="77777777"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14:paraId="0A13D16D" w14:textId="77777777" w:rsidR="003461B4" w:rsidRDefault="003461B4" w:rsidP="009F2C33">
            <w:pPr>
              <w:spacing w:after="120" w:line="360" w:lineRule="auto"/>
              <w:jc w:val="center"/>
              <w:rPr>
                <w:szCs w:val="26"/>
              </w:rPr>
            </w:pPr>
            <w:r w:rsidRPr="00397FFA">
              <w:rPr>
                <w:szCs w:val="26"/>
              </w:rPr>
              <w:t>67.65%</w:t>
            </w:r>
          </w:p>
        </w:tc>
        <w:tc>
          <w:tcPr>
            <w:tcW w:w="1864" w:type="dxa"/>
          </w:tcPr>
          <w:p w14:paraId="3555E883" w14:textId="77777777"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14:paraId="3BC5BFFC" w14:textId="77777777" w:rsidR="003461B4" w:rsidRDefault="003461B4" w:rsidP="009F2C33">
            <w:pPr>
              <w:spacing w:after="120" w:line="360" w:lineRule="auto"/>
              <w:jc w:val="center"/>
              <w:rPr>
                <w:szCs w:val="26"/>
              </w:rPr>
            </w:pPr>
            <w:r w:rsidRPr="00397FFA">
              <w:rPr>
                <w:szCs w:val="26"/>
              </w:rPr>
              <w:t>70.00%</w:t>
            </w:r>
          </w:p>
        </w:tc>
        <w:tc>
          <w:tcPr>
            <w:tcW w:w="1684" w:type="dxa"/>
          </w:tcPr>
          <w:p w14:paraId="2C62EA95" w14:textId="77777777" w:rsidR="003461B4" w:rsidRPr="003461B4" w:rsidRDefault="003461B4" w:rsidP="009F2C33">
            <w:pPr>
              <w:spacing w:after="120" w:line="360" w:lineRule="auto"/>
              <w:jc w:val="center"/>
              <w:rPr>
                <w:szCs w:val="26"/>
                <w:lang w:val="en-US"/>
              </w:rPr>
            </w:pPr>
            <w:r>
              <w:rPr>
                <w:szCs w:val="26"/>
                <w:lang w:val="en-US"/>
              </w:rPr>
              <w:t>68.47%</w:t>
            </w:r>
          </w:p>
        </w:tc>
      </w:tr>
      <w:tr w:rsidR="003461B4" w14:paraId="44DC31E7" w14:textId="77777777" w:rsidTr="003461B4">
        <w:trPr>
          <w:trHeight w:val="654"/>
        </w:trPr>
        <w:tc>
          <w:tcPr>
            <w:tcW w:w="1655" w:type="dxa"/>
          </w:tcPr>
          <w:p w14:paraId="25AB936C" w14:textId="77777777"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14:paraId="42436A87" w14:textId="77777777" w:rsidR="003461B4" w:rsidRPr="003461B4" w:rsidRDefault="003461B4" w:rsidP="009F2C33">
            <w:pPr>
              <w:spacing w:after="120" w:line="360" w:lineRule="auto"/>
              <w:jc w:val="center"/>
              <w:rPr>
                <w:szCs w:val="26"/>
                <w:lang w:val="en-US"/>
              </w:rPr>
            </w:pPr>
            <w:r>
              <w:rPr>
                <w:szCs w:val="26"/>
                <w:lang w:val="en-US"/>
              </w:rPr>
              <w:t>68.01%</w:t>
            </w:r>
          </w:p>
        </w:tc>
        <w:tc>
          <w:tcPr>
            <w:tcW w:w="1864" w:type="dxa"/>
          </w:tcPr>
          <w:p w14:paraId="2F5AA425" w14:textId="77777777" w:rsidR="003461B4" w:rsidRPr="003461B4" w:rsidRDefault="003461B4" w:rsidP="009F2C33">
            <w:pPr>
              <w:spacing w:after="120" w:line="360" w:lineRule="auto"/>
              <w:jc w:val="center"/>
              <w:rPr>
                <w:szCs w:val="26"/>
                <w:lang w:val="en-US"/>
              </w:rPr>
            </w:pPr>
            <w:r>
              <w:rPr>
                <w:szCs w:val="26"/>
                <w:lang w:val="en-US"/>
              </w:rPr>
              <w:t>68.17%</w:t>
            </w:r>
          </w:p>
        </w:tc>
        <w:tc>
          <w:tcPr>
            <w:tcW w:w="1874" w:type="dxa"/>
          </w:tcPr>
          <w:p w14:paraId="4357F6E2" w14:textId="77777777" w:rsidR="003461B4" w:rsidRPr="003461B4" w:rsidRDefault="003461B4" w:rsidP="009F2C33">
            <w:pPr>
              <w:spacing w:after="120" w:line="360" w:lineRule="auto"/>
              <w:jc w:val="center"/>
              <w:rPr>
                <w:szCs w:val="26"/>
                <w:lang w:val="en-US"/>
              </w:rPr>
            </w:pPr>
            <w:r>
              <w:rPr>
                <w:szCs w:val="26"/>
                <w:lang w:val="en-US"/>
              </w:rPr>
              <w:t>69.95%</w:t>
            </w:r>
          </w:p>
        </w:tc>
        <w:tc>
          <w:tcPr>
            <w:tcW w:w="1684" w:type="dxa"/>
          </w:tcPr>
          <w:p w14:paraId="20A714F8" w14:textId="77777777" w:rsidR="003461B4" w:rsidRPr="003461B4" w:rsidRDefault="003461B4" w:rsidP="009F2C33">
            <w:pPr>
              <w:spacing w:after="120" w:line="360" w:lineRule="auto"/>
              <w:jc w:val="center"/>
              <w:rPr>
                <w:szCs w:val="26"/>
                <w:lang w:val="en-US"/>
              </w:rPr>
            </w:pPr>
            <w:r>
              <w:rPr>
                <w:szCs w:val="26"/>
                <w:lang w:val="en-US"/>
              </w:rPr>
              <w:t>68.71%</w:t>
            </w:r>
          </w:p>
        </w:tc>
      </w:tr>
    </w:tbl>
    <w:p w14:paraId="4E735384" w14:textId="77777777" w:rsidR="003461B4" w:rsidRDefault="009F2C33" w:rsidP="00485FF2">
      <w:pPr>
        <w:pStyle w:val="NormalThesis13size"/>
      </w:pPr>
      <w:proofErr w:type="gramStart"/>
      <w:r>
        <w:t>Hàng dọc đầu tiên là danh sách tập từ điển và hàng ngang đầu tiên là danh sách các trọng số tương ứng.</w:t>
      </w:r>
      <w:proofErr w:type="gramEnd"/>
      <w:r>
        <w:t xml:space="preserve"> </w:t>
      </w:r>
      <w:proofErr w:type="gramStart"/>
      <w:r w:rsidR="00A40967">
        <w:t>Bả</w:t>
      </w:r>
      <w:r w:rsidR="0025203C">
        <w:t>ng 3.4</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w:t>
      </w:r>
      <w:proofErr w:type="gramStart"/>
      <w:r w:rsidR="003461B4">
        <w:t>9 file</w:t>
      </w:r>
      <w:proofErr w:type="gramEnd"/>
      <w:r w:rsidR="003461B4">
        <w:t xml:space="preserve"> là 68.71%.</w:t>
      </w:r>
    </w:p>
    <w:p w14:paraId="3957DEAC" w14:textId="77777777" w:rsidR="00A40967" w:rsidRDefault="00A40967" w:rsidP="00A40967">
      <w:pPr>
        <w:jc w:val="center"/>
      </w:pPr>
      <w:r>
        <w:rPr>
          <w:noProof/>
        </w:rPr>
        <w:drawing>
          <wp:inline distT="0" distB="0" distL="0" distR="0" wp14:anchorId="6691FC5B" wp14:editId="098B0AB3">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B063FA7" w14:textId="77777777" w:rsidR="00A40967" w:rsidRDefault="00A40967" w:rsidP="00A40967">
      <w:pPr>
        <w:pStyle w:val="Hnhnh"/>
      </w:pPr>
      <w:bookmarkStart w:id="286" w:name="_Toc485154578"/>
      <w:r>
        <w:t>Hình 3.</w:t>
      </w:r>
      <w:r w:rsidR="00CA6B9B">
        <w:t>11</w:t>
      </w:r>
      <w:r>
        <w:t xml:space="preserve">: Biểu đồ thể hiện kết quả </w:t>
      </w:r>
      <w:proofErr w:type="gramStart"/>
      <w:r>
        <w:t>theo</w:t>
      </w:r>
      <w:proofErr w:type="gramEnd"/>
      <w:r>
        <w:t xml:space="preserve"> trọng số.</w:t>
      </w:r>
      <w:bookmarkEnd w:id="286"/>
    </w:p>
    <w:p w14:paraId="39C4DB56" w14:textId="77777777" w:rsidR="00A40967" w:rsidRDefault="00A40967" w:rsidP="00A40967">
      <w:pPr>
        <w:pStyle w:val="NormalThesis13size"/>
      </w:pPr>
      <w:r>
        <w:lastRenderedPageBreak/>
        <w:t xml:space="preserve">Theo </w:t>
      </w:r>
      <w:r w:rsidR="002D104B">
        <w:t>hình</w:t>
      </w:r>
      <w:r>
        <w:t xml:space="preserve"> 3.</w:t>
      </w:r>
      <w:r w:rsidR="00CA6B9B">
        <w:t>11</w:t>
      </w:r>
      <w:r>
        <w:t xml:space="preserve"> ta thấy nếu xét theo trọng số thì TF-IDF cho kết quả tốt nhất trung bình là 69.95% rồi đến trọng số Binary là 68.17% và số lần xuất hiện là 68.01%.</w:t>
      </w:r>
    </w:p>
    <w:p w14:paraId="501F3AD9" w14:textId="77777777" w:rsidR="00E00C03" w:rsidRDefault="00E00C03" w:rsidP="009F2C33">
      <w:pPr>
        <w:pStyle w:val="ListParagraph"/>
        <w:spacing w:after="120" w:line="360" w:lineRule="auto"/>
        <w:ind w:left="0"/>
        <w:rPr>
          <w:szCs w:val="26"/>
        </w:rPr>
      </w:pPr>
    </w:p>
    <w:p w14:paraId="5921710B" w14:textId="77777777" w:rsidR="007D1989" w:rsidRDefault="00BA0F52" w:rsidP="00167865">
      <w:pPr>
        <w:jc w:val="center"/>
      </w:pPr>
      <w:r>
        <w:rPr>
          <w:noProof/>
        </w:rPr>
        <w:drawing>
          <wp:inline distT="0" distB="0" distL="0" distR="0" wp14:anchorId="36262E20" wp14:editId="71C444D5">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2FAA782" w14:textId="77777777" w:rsidR="00D93023" w:rsidRDefault="00D93023" w:rsidP="00B06D29">
      <w:pPr>
        <w:pStyle w:val="Hnhnh"/>
      </w:pPr>
      <w:bookmarkStart w:id="287" w:name="_Toc485154579"/>
      <w:r>
        <w:t>Hình 3.</w:t>
      </w:r>
      <w:r w:rsidR="00CA6B9B">
        <w:t>12</w:t>
      </w:r>
      <w:r>
        <w:t xml:space="preserve">: Biểu đồ thể hiện kết quả </w:t>
      </w:r>
      <w:proofErr w:type="gramStart"/>
      <w:r w:rsidR="00A40967">
        <w:t>theo</w:t>
      </w:r>
      <w:proofErr w:type="gramEnd"/>
      <w:r w:rsidR="00A40967">
        <w:t xml:space="preserve"> tập từ điển</w:t>
      </w:r>
      <w:r w:rsidR="00C92B4F">
        <w:t>.</w:t>
      </w:r>
      <w:bookmarkEnd w:id="287"/>
    </w:p>
    <w:p w14:paraId="14F91161" w14:textId="77777777"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14:paraId="321C6020" w14:textId="77777777" w:rsidR="00C91664" w:rsidRDefault="00C91664" w:rsidP="00A40967">
      <w:pPr>
        <w:pStyle w:val="NormalThesis13size"/>
      </w:pPr>
      <w:proofErr w:type="gramStart"/>
      <w:r>
        <w:t>Kết quả ở Bả</w:t>
      </w:r>
      <w:r w:rsidR="0025203C">
        <w:t>ng 3.4</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14:paraId="05A073B6" w14:textId="77777777" w:rsidR="0004180D" w:rsidRDefault="0004180D" w:rsidP="0004180D">
      <w:pPr>
        <w:pStyle w:val="Bng"/>
      </w:pPr>
      <w:bookmarkStart w:id="288" w:name="_Toc485154556"/>
      <w:r>
        <w:t>Bảng 3.</w:t>
      </w:r>
      <w:r w:rsidR="0025203C">
        <w:t>5</w:t>
      </w:r>
      <w:r w:rsidR="003A6FDE">
        <w:t>:</w:t>
      </w:r>
      <w:r>
        <w:t xml:space="preserve"> Kết quả độ chính xác của tập dữ liệu </w:t>
      </w:r>
      <w:proofErr w:type="gramStart"/>
      <w:r>
        <w:t>theo</w:t>
      </w:r>
      <w:proofErr w:type="gramEnd"/>
      <w:r>
        <w:t xml:space="preserve"> từng người dùng.</w:t>
      </w:r>
      <w:bookmarkEnd w:id="288"/>
    </w:p>
    <w:tbl>
      <w:tblPr>
        <w:tblStyle w:val="TableGrid"/>
        <w:tblW w:w="0" w:type="auto"/>
        <w:tblLook w:val="04A0" w:firstRow="1" w:lastRow="0" w:firstColumn="1" w:lastColumn="0" w:noHBand="0" w:noVBand="1"/>
      </w:tblPr>
      <w:tblGrid>
        <w:gridCol w:w="1655"/>
        <w:gridCol w:w="1927"/>
        <w:gridCol w:w="1864"/>
        <w:gridCol w:w="1874"/>
        <w:gridCol w:w="1684"/>
      </w:tblGrid>
      <w:tr w:rsidR="0004180D" w14:paraId="5D8DDC42" w14:textId="77777777" w:rsidTr="00DC1158">
        <w:trPr>
          <w:trHeight w:val="654"/>
        </w:trPr>
        <w:tc>
          <w:tcPr>
            <w:tcW w:w="1655" w:type="dxa"/>
          </w:tcPr>
          <w:p w14:paraId="7783B68D" w14:textId="77777777" w:rsidR="0004180D" w:rsidRPr="00D57F9D" w:rsidRDefault="0004180D" w:rsidP="00DC1158">
            <w:pPr>
              <w:spacing w:after="120" w:line="360" w:lineRule="auto"/>
              <w:jc w:val="center"/>
              <w:rPr>
                <w:b/>
                <w:szCs w:val="26"/>
              </w:rPr>
            </w:pPr>
          </w:p>
        </w:tc>
        <w:tc>
          <w:tcPr>
            <w:tcW w:w="1927" w:type="dxa"/>
          </w:tcPr>
          <w:p w14:paraId="12FF2A39" w14:textId="77777777"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14:paraId="62038EDE" w14:textId="77777777" w:rsidR="0004180D" w:rsidRDefault="0004180D" w:rsidP="00DC1158">
            <w:pPr>
              <w:spacing w:after="120" w:line="360" w:lineRule="auto"/>
              <w:jc w:val="center"/>
              <w:rPr>
                <w:b/>
                <w:szCs w:val="26"/>
              </w:rPr>
            </w:pPr>
            <w:r w:rsidRPr="00D57F9D">
              <w:rPr>
                <w:b/>
                <w:szCs w:val="26"/>
                <w:lang w:val="en-US"/>
              </w:rPr>
              <w:t>Binary</w:t>
            </w:r>
          </w:p>
        </w:tc>
        <w:tc>
          <w:tcPr>
            <w:tcW w:w="1874" w:type="dxa"/>
          </w:tcPr>
          <w:p w14:paraId="3D8CC366" w14:textId="77777777"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14:paraId="5C30F758" w14:textId="77777777" w:rsidR="0004180D" w:rsidRPr="003461B4" w:rsidRDefault="0004180D" w:rsidP="00DC1158">
            <w:pPr>
              <w:spacing w:after="120" w:line="360" w:lineRule="auto"/>
              <w:jc w:val="center"/>
              <w:rPr>
                <w:b/>
                <w:szCs w:val="26"/>
                <w:lang w:val="en-US"/>
              </w:rPr>
            </w:pPr>
            <w:r>
              <w:rPr>
                <w:b/>
                <w:szCs w:val="26"/>
                <w:lang w:val="en-US"/>
              </w:rPr>
              <w:t>Trung bình</w:t>
            </w:r>
          </w:p>
        </w:tc>
      </w:tr>
      <w:tr w:rsidR="00D5220A" w14:paraId="2E7D60CF" w14:textId="77777777" w:rsidTr="00313EF0">
        <w:trPr>
          <w:trHeight w:val="654"/>
        </w:trPr>
        <w:tc>
          <w:tcPr>
            <w:tcW w:w="1655" w:type="dxa"/>
          </w:tcPr>
          <w:p w14:paraId="2647C265" w14:textId="77777777"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14:paraId="29F95E2E" w14:textId="77777777" w:rsidR="00D5220A" w:rsidRDefault="00D5220A" w:rsidP="00D5220A">
            <w:pPr>
              <w:spacing w:before="0"/>
              <w:jc w:val="center"/>
              <w:rPr>
                <w:b/>
                <w:bCs/>
                <w:color w:val="000000"/>
              </w:rPr>
            </w:pPr>
            <w:r>
              <w:rPr>
                <w:b/>
                <w:bCs/>
                <w:color w:val="000000"/>
                <w:szCs w:val="26"/>
              </w:rPr>
              <w:t>93.87%</w:t>
            </w:r>
          </w:p>
        </w:tc>
        <w:tc>
          <w:tcPr>
            <w:tcW w:w="1864" w:type="dxa"/>
          </w:tcPr>
          <w:p w14:paraId="5E9EDB1C" w14:textId="77777777" w:rsidR="00D5220A" w:rsidRDefault="00D5220A" w:rsidP="00D5220A">
            <w:pPr>
              <w:spacing w:after="120" w:line="360" w:lineRule="auto"/>
              <w:jc w:val="center"/>
              <w:rPr>
                <w:szCs w:val="26"/>
              </w:rPr>
            </w:pPr>
            <w:r w:rsidRPr="000F58C4">
              <w:rPr>
                <w:szCs w:val="26"/>
              </w:rPr>
              <w:t>90.89%</w:t>
            </w:r>
          </w:p>
        </w:tc>
        <w:tc>
          <w:tcPr>
            <w:tcW w:w="1874" w:type="dxa"/>
          </w:tcPr>
          <w:p w14:paraId="0F489731" w14:textId="77777777"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14:paraId="6EDCFA5B" w14:textId="77777777" w:rsidR="00D5220A" w:rsidRPr="00DC1158" w:rsidRDefault="00D5220A" w:rsidP="00D5220A">
            <w:pPr>
              <w:spacing w:after="120" w:line="360" w:lineRule="auto"/>
              <w:jc w:val="center"/>
              <w:rPr>
                <w:szCs w:val="26"/>
              </w:rPr>
            </w:pPr>
            <w:r w:rsidRPr="00DC1158">
              <w:rPr>
                <w:szCs w:val="26"/>
              </w:rPr>
              <w:t>87.53%</w:t>
            </w:r>
          </w:p>
        </w:tc>
      </w:tr>
      <w:tr w:rsidR="00D5220A" w14:paraId="44D4876F" w14:textId="77777777" w:rsidTr="00313EF0">
        <w:trPr>
          <w:trHeight w:val="654"/>
        </w:trPr>
        <w:tc>
          <w:tcPr>
            <w:tcW w:w="1655" w:type="dxa"/>
          </w:tcPr>
          <w:p w14:paraId="1AF7A078" w14:textId="77777777" w:rsidR="00D5220A" w:rsidRPr="00D57F9D" w:rsidRDefault="00D5220A" w:rsidP="00D5220A">
            <w:pPr>
              <w:spacing w:after="120" w:line="360" w:lineRule="auto"/>
              <w:jc w:val="center"/>
              <w:rPr>
                <w:b/>
                <w:szCs w:val="26"/>
                <w:lang w:val="en-US"/>
              </w:rPr>
            </w:pPr>
            <w:r w:rsidRPr="00D57F9D">
              <w:rPr>
                <w:b/>
                <w:szCs w:val="26"/>
                <w:lang w:val="en-US"/>
              </w:rPr>
              <w:lastRenderedPageBreak/>
              <w:t>Bigram</w:t>
            </w:r>
          </w:p>
        </w:tc>
        <w:tc>
          <w:tcPr>
            <w:tcW w:w="1927" w:type="dxa"/>
            <w:vAlign w:val="center"/>
          </w:tcPr>
          <w:p w14:paraId="28D3E912" w14:textId="77777777" w:rsidR="00D5220A" w:rsidRDefault="00D5220A" w:rsidP="00D5220A">
            <w:pPr>
              <w:jc w:val="center"/>
              <w:rPr>
                <w:color w:val="000000"/>
              </w:rPr>
            </w:pPr>
            <w:r>
              <w:rPr>
                <w:color w:val="000000"/>
                <w:szCs w:val="26"/>
              </w:rPr>
              <w:t>93.08%</w:t>
            </w:r>
          </w:p>
        </w:tc>
        <w:tc>
          <w:tcPr>
            <w:tcW w:w="1864" w:type="dxa"/>
          </w:tcPr>
          <w:p w14:paraId="64A12A55" w14:textId="77777777" w:rsidR="00D5220A" w:rsidRDefault="00D5220A" w:rsidP="00D5220A">
            <w:pPr>
              <w:spacing w:after="120" w:line="360" w:lineRule="auto"/>
              <w:jc w:val="center"/>
              <w:rPr>
                <w:szCs w:val="26"/>
              </w:rPr>
            </w:pPr>
            <w:r w:rsidRPr="000F58C4">
              <w:rPr>
                <w:szCs w:val="26"/>
              </w:rPr>
              <w:t>91.32%</w:t>
            </w:r>
          </w:p>
        </w:tc>
        <w:tc>
          <w:tcPr>
            <w:tcW w:w="1874" w:type="dxa"/>
          </w:tcPr>
          <w:p w14:paraId="15E1F412" w14:textId="77777777" w:rsidR="00D5220A" w:rsidRDefault="00D5220A" w:rsidP="00D5220A">
            <w:pPr>
              <w:spacing w:after="120" w:line="360" w:lineRule="auto"/>
              <w:jc w:val="center"/>
              <w:rPr>
                <w:szCs w:val="26"/>
              </w:rPr>
            </w:pPr>
            <w:r w:rsidRPr="000F58C4">
              <w:rPr>
                <w:szCs w:val="26"/>
              </w:rPr>
              <w:t>76.42%</w:t>
            </w:r>
          </w:p>
        </w:tc>
        <w:tc>
          <w:tcPr>
            <w:tcW w:w="1684" w:type="dxa"/>
            <w:vAlign w:val="bottom"/>
          </w:tcPr>
          <w:p w14:paraId="185D0D50" w14:textId="77777777" w:rsidR="00D5220A" w:rsidRPr="00DC1158" w:rsidRDefault="00D5220A" w:rsidP="00D5220A">
            <w:pPr>
              <w:spacing w:after="120" w:line="360" w:lineRule="auto"/>
              <w:jc w:val="center"/>
              <w:rPr>
                <w:szCs w:val="26"/>
              </w:rPr>
            </w:pPr>
            <w:r w:rsidRPr="00DC1158">
              <w:rPr>
                <w:szCs w:val="26"/>
              </w:rPr>
              <w:t>86.94%</w:t>
            </w:r>
          </w:p>
        </w:tc>
      </w:tr>
      <w:tr w:rsidR="00D5220A" w14:paraId="1FCD6CA7" w14:textId="77777777" w:rsidTr="00313EF0">
        <w:trPr>
          <w:trHeight w:val="654"/>
        </w:trPr>
        <w:tc>
          <w:tcPr>
            <w:tcW w:w="1655" w:type="dxa"/>
          </w:tcPr>
          <w:p w14:paraId="285C9135" w14:textId="77777777"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14:paraId="023B569B" w14:textId="77777777" w:rsidR="00D5220A" w:rsidRDefault="00D5220A" w:rsidP="00D5220A">
            <w:pPr>
              <w:jc w:val="center"/>
              <w:rPr>
                <w:color w:val="000000"/>
              </w:rPr>
            </w:pPr>
            <w:r>
              <w:rPr>
                <w:color w:val="000000"/>
                <w:szCs w:val="26"/>
              </w:rPr>
              <w:t>92.38%</w:t>
            </w:r>
          </w:p>
        </w:tc>
        <w:tc>
          <w:tcPr>
            <w:tcW w:w="1864" w:type="dxa"/>
          </w:tcPr>
          <w:p w14:paraId="39761C33" w14:textId="77777777" w:rsidR="00D5220A" w:rsidRDefault="00D5220A" w:rsidP="00D5220A">
            <w:pPr>
              <w:spacing w:after="120" w:line="360" w:lineRule="auto"/>
              <w:jc w:val="center"/>
              <w:rPr>
                <w:szCs w:val="26"/>
              </w:rPr>
            </w:pPr>
            <w:r w:rsidRPr="000F58C4">
              <w:rPr>
                <w:szCs w:val="26"/>
              </w:rPr>
              <w:t>91.85%</w:t>
            </w:r>
          </w:p>
        </w:tc>
        <w:tc>
          <w:tcPr>
            <w:tcW w:w="1874" w:type="dxa"/>
          </w:tcPr>
          <w:p w14:paraId="0324AA99" w14:textId="77777777"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14:paraId="30B16070" w14:textId="77777777" w:rsidR="00D5220A" w:rsidRPr="00DC1158" w:rsidRDefault="00D5220A" w:rsidP="00D5220A">
            <w:pPr>
              <w:spacing w:after="120" w:line="360" w:lineRule="auto"/>
              <w:jc w:val="center"/>
              <w:rPr>
                <w:szCs w:val="26"/>
              </w:rPr>
            </w:pPr>
            <w:r w:rsidRPr="00DC1158">
              <w:rPr>
                <w:szCs w:val="26"/>
              </w:rPr>
              <w:t>86.74%</w:t>
            </w:r>
          </w:p>
        </w:tc>
      </w:tr>
      <w:tr w:rsidR="00D5220A" w14:paraId="140C869C" w14:textId="77777777" w:rsidTr="00313EF0">
        <w:trPr>
          <w:trHeight w:val="654"/>
        </w:trPr>
        <w:tc>
          <w:tcPr>
            <w:tcW w:w="1655" w:type="dxa"/>
          </w:tcPr>
          <w:p w14:paraId="26CE037C" w14:textId="77777777"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14:paraId="48686418" w14:textId="77777777" w:rsidR="00D5220A" w:rsidRDefault="00D5220A" w:rsidP="00746048">
            <w:pPr>
              <w:spacing w:after="120" w:line="360" w:lineRule="auto"/>
              <w:jc w:val="center"/>
              <w:rPr>
                <w:color w:val="000000"/>
              </w:rPr>
            </w:pPr>
            <w:r w:rsidRPr="00746048">
              <w:rPr>
                <w:szCs w:val="26"/>
              </w:rPr>
              <w:t>93.11%</w:t>
            </w:r>
          </w:p>
        </w:tc>
        <w:tc>
          <w:tcPr>
            <w:tcW w:w="1864" w:type="dxa"/>
            <w:vAlign w:val="bottom"/>
          </w:tcPr>
          <w:p w14:paraId="67D4C176" w14:textId="77777777"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14:paraId="680EB66A" w14:textId="77777777" w:rsidR="00D5220A" w:rsidRPr="00DC1158" w:rsidRDefault="00D5220A" w:rsidP="00D5220A">
            <w:pPr>
              <w:spacing w:after="120" w:line="360" w:lineRule="auto"/>
              <w:jc w:val="center"/>
              <w:rPr>
                <w:szCs w:val="26"/>
              </w:rPr>
            </w:pPr>
            <w:r w:rsidRPr="00DC1158">
              <w:rPr>
                <w:szCs w:val="26"/>
              </w:rPr>
              <w:t>76.75%</w:t>
            </w:r>
          </w:p>
        </w:tc>
        <w:tc>
          <w:tcPr>
            <w:tcW w:w="1684" w:type="dxa"/>
          </w:tcPr>
          <w:p w14:paraId="1778E597" w14:textId="77777777" w:rsidR="00D5220A" w:rsidRPr="00DC1158" w:rsidRDefault="00D5220A" w:rsidP="00D5220A">
            <w:pPr>
              <w:spacing w:after="120" w:line="360" w:lineRule="auto"/>
              <w:jc w:val="center"/>
              <w:rPr>
                <w:szCs w:val="26"/>
                <w:lang w:val="en-US"/>
              </w:rPr>
            </w:pPr>
            <w:r>
              <w:rPr>
                <w:szCs w:val="26"/>
                <w:lang w:val="en-US"/>
              </w:rPr>
              <w:t>87.07%</w:t>
            </w:r>
          </w:p>
        </w:tc>
      </w:tr>
    </w:tbl>
    <w:p w14:paraId="3F94BD5A" w14:textId="77777777" w:rsidR="0004180D" w:rsidRDefault="00DC1158" w:rsidP="00A40967">
      <w:pPr>
        <w:pStyle w:val="NormalThesis13size"/>
      </w:pPr>
      <w:proofErr w:type="gramStart"/>
      <w:r>
        <w:t>Bả</w:t>
      </w:r>
      <w:r w:rsidR="0025203C">
        <w:t>ng 3.5</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w:t>
      </w:r>
      <w:proofErr w:type="gramStart"/>
      <w:r>
        <w:t>9 file</w:t>
      </w:r>
      <w:proofErr w:type="gramEnd"/>
      <w:r>
        <w:t xml:space="preserve"> là 87.07%.</w:t>
      </w:r>
    </w:p>
    <w:p w14:paraId="483105C1" w14:textId="77777777" w:rsidR="00DC1158" w:rsidRDefault="00DC1158" w:rsidP="00DC1158">
      <w:pPr>
        <w:pStyle w:val="NormalThesis13size"/>
      </w:pPr>
    </w:p>
    <w:p w14:paraId="1BB691B6" w14:textId="77777777" w:rsidR="00DC1158" w:rsidRDefault="00DC1158" w:rsidP="00DC1158">
      <w:pPr>
        <w:jc w:val="center"/>
      </w:pPr>
      <w:r>
        <w:rPr>
          <w:noProof/>
        </w:rPr>
        <w:drawing>
          <wp:inline distT="0" distB="0" distL="0" distR="0" wp14:anchorId="11919CF6" wp14:editId="1A3F4D54">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600A95D" w14:textId="77777777" w:rsidR="00DC1158" w:rsidRDefault="00CA6B9B" w:rsidP="00DC1158">
      <w:pPr>
        <w:pStyle w:val="Hnhnh"/>
      </w:pPr>
      <w:bookmarkStart w:id="289" w:name="_Toc485154580"/>
      <w:r>
        <w:t>Hình 3.13</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89"/>
    </w:p>
    <w:p w14:paraId="226E421C" w14:textId="77777777" w:rsidR="00DC1158" w:rsidRDefault="00DC1158" w:rsidP="00DC1158">
      <w:pPr>
        <w:pStyle w:val="NormalThesis13size"/>
      </w:pPr>
      <w:r>
        <w:t xml:space="preserve">Theo </w:t>
      </w:r>
      <w:r w:rsidR="00CA6B9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14:paraId="7AEAE02B" w14:textId="77777777" w:rsidR="00DC1158" w:rsidRDefault="00DF7D39" w:rsidP="00DC1158">
      <w:pPr>
        <w:jc w:val="center"/>
      </w:pPr>
      <w:r>
        <w:rPr>
          <w:noProof/>
        </w:rPr>
        <w:lastRenderedPageBreak/>
        <w:drawing>
          <wp:inline distT="0" distB="0" distL="0" distR="0" wp14:anchorId="09865FB1" wp14:editId="0311CA6B">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FA6D413" w14:textId="77777777" w:rsidR="00DC1158" w:rsidRDefault="0025203C" w:rsidP="00DC1158">
      <w:pPr>
        <w:pStyle w:val="Hnhnh"/>
      </w:pPr>
      <w:bookmarkStart w:id="290" w:name="_Toc485154581"/>
      <w:r>
        <w:t>Hình 3.</w:t>
      </w:r>
      <w:r w:rsidR="00CA6B9B">
        <w:t>14</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90"/>
    </w:p>
    <w:p w14:paraId="5E229985" w14:textId="77777777"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14:paraId="70685B21" w14:textId="77777777" w:rsidR="001B10E1" w:rsidRDefault="001B10E1" w:rsidP="00DC1158">
      <w:pPr>
        <w:pStyle w:val="NormalThesis13size"/>
      </w:pPr>
      <w:proofErr w:type="gramStart"/>
      <w:r>
        <w:t>Từ Bả</w:t>
      </w:r>
      <w:r w:rsidR="0025203C">
        <w:t>ng 3.4</w:t>
      </w:r>
      <w:r>
        <w:t xml:space="preserve"> và Bả</w:t>
      </w:r>
      <w:r w:rsidR="0025203C">
        <w:t>ng 3.5</w:t>
      </w:r>
      <w:r>
        <w:t xml:space="preserve">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14:paraId="6E7CFCB1" w14:textId="77777777"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14:paraId="4BF70E4F" w14:textId="77777777" w:rsidR="001A673B" w:rsidRDefault="001A673B" w:rsidP="001A673B">
      <w:pPr>
        <w:pStyle w:val="Bng"/>
      </w:pPr>
      <w:bookmarkStart w:id="291" w:name="_Toc485154557"/>
      <w:r>
        <w:lastRenderedPageBreak/>
        <w:t>Bả</w:t>
      </w:r>
      <w:r w:rsidR="003A6FDE">
        <w:t>ng 3.</w:t>
      </w:r>
      <w:r w:rsidR="00A75FFF">
        <w:t>6</w:t>
      </w:r>
      <w:r>
        <w:t>: Kết quả độ chính xác của tập dữ liệu với 10,000 Status.</w:t>
      </w:r>
      <w:bookmarkEnd w:id="291"/>
    </w:p>
    <w:tbl>
      <w:tblPr>
        <w:tblStyle w:val="TableGrid"/>
        <w:tblW w:w="0" w:type="auto"/>
        <w:tblLook w:val="04A0" w:firstRow="1" w:lastRow="0" w:firstColumn="1" w:lastColumn="0" w:noHBand="0" w:noVBand="1"/>
      </w:tblPr>
      <w:tblGrid>
        <w:gridCol w:w="1655"/>
        <w:gridCol w:w="1927"/>
        <w:gridCol w:w="1864"/>
        <w:gridCol w:w="1874"/>
        <w:gridCol w:w="1684"/>
      </w:tblGrid>
      <w:tr w:rsidR="001A673B" w14:paraId="1ADDE11A" w14:textId="77777777" w:rsidTr="00DC1158">
        <w:trPr>
          <w:trHeight w:val="654"/>
        </w:trPr>
        <w:tc>
          <w:tcPr>
            <w:tcW w:w="1655" w:type="dxa"/>
          </w:tcPr>
          <w:p w14:paraId="5FECB7DA" w14:textId="77777777" w:rsidR="001A673B" w:rsidRPr="00D57F9D" w:rsidRDefault="001A673B" w:rsidP="00DC1158">
            <w:pPr>
              <w:spacing w:after="120" w:line="360" w:lineRule="auto"/>
              <w:jc w:val="center"/>
              <w:rPr>
                <w:b/>
                <w:szCs w:val="26"/>
              </w:rPr>
            </w:pPr>
          </w:p>
        </w:tc>
        <w:tc>
          <w:tcPr>
            <w:tcW w:w="1927" w:type="dxa"/>
          </w:tcPr>
          <w:p w14:paraId="17560728" w14:textId="77777777"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14:paraId="5A5D3EA7" w14:textId="77777777" w:rsidR="001A673B" w:rsidRDefault="001A673B" w:rsidP="00DC1158">
            <w:pPr>
              <w:spacing w:after="120" w:line="360" w:lineRule="auto"/>
              <w:jc w:val="center"/>
              <w:rPr>
                <w:b/>
                <w:szCs w:val="26"/>
              </w:rPr>
            </w:pPr>
            <w:r w:rsidRPr="00D57F9D">
              <w:rPr>
                <w:b/>
                <w:szCs w:val="26"/>
                <w:lang w:val="en-US"/>
              </w:rPr>
              <w:t>Binary</w:t>
            </w:r>
          </w:p>
        </w:tc>
        <w:tc>
          <w:tcPr>
            <w:tcW w:w="1874" w:type="dxa"/>
          </w:tcPr>
          <w:p w14:paraId="4639848E" w14:textId="77777777"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14:paraId="279F070A" w14:textId="77777777" w:rsidR="001A673B" w:rsidRPr="003461B4" w:rsidRDefault="001A673B" w:rsidP="00DC1158">
            <w:pPr>
              <w:spacing w:after="120" w:line="360" w:lineRule="auto"/>
              <w:jc w:val="center"/>
              <w:rPr>
                <w:b/>
                <w:szCs w:val="26"/>
                <w:lang w:val="en-US"/>
              </w:rPr>
            </w:pPr>
            <w:r>
              <w:rPr>
                <w:b/>
                <w:szCs w:val="26"/>
                <w:lang w:val="en-US"/>
              </w:rPr>
              <w:t>Trung bình</w:t>
            </w:r>
          </w:p>
        </w:tc>
      </w:tr>
      <w:tr w:rsidR="001A673B" w14:paraId="1157E11D" w14:textId="77777777" w:rsidTr="00DC1158">
        <w:trPr>
          <w:trHeight w:val="654"/>
        </w:trPr>
        <w:tc>
          <w:tcPr>
            <w:tcW w:w="1655" w:type="dxa"/>
          </w:tcPr>
          <w:p w14:paraId="4D116D73" w14:textId="77777777"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14:paraId="30A0A7CD" w14:textId="77777777" w:rsidR="001A673B" w:rsidRPr="00632DE1" w:rsidRDefault="001A673B" w:rsidP="00DC1158">
            <w:pPr>
              <w:spacing w:after="120" w:line="360" w:lineRule="auto"/>
              <w:jc w:val="center"/>
              <w:rPr>
                <w:b/>
                <w:szCs w:val="26"/>
              </w:rPr>
            </w:pPr>
            <w:r w:rsidRPr="00632DE1">
              <w:rPr>
                <w:b/>
                <w:szCs w:val="26"/>
              </w:rPr>
              <w:t>61.57%</w:t>
            </w:r>
          </w:p>
        </w:tc>
        <w:tc>
          <w:tcPr>
            <w:tcW w:w="1864" w:type="dxa"/>
          </w:tcPr>
          <w:p w14:paraId="1E5220D7" w14:textId="77777777" w:rsidR="001A673B" w:rsidRPr="00397FFA" w:rsidRDefault="001A673B" w:rsidP="00DC1158">
            <w:pPr>
              <w:spacing w:after="120" w:line="360" w:lineRule="auto"/>
              <w:jc w:val="center"/>
              <w:rPr>
                <w:szCs w:val="26"/>
              </w:rPr>
            </w:pPr>
            <w:r w:rsidRPr="001A673B">
              <w:rPr>
                <w:szCs w:val="26"/>
              </w:rPr>
              <w:t>62.53%</w:t>
            </w:r>
          </w:p>
        </w:tc>
        <w:tc>
          <w:tcPr>
            <w:tcW w:w="1874" w:type="dxa"/>
          </w:tcPr>
          <w:p w14:paraId="4FC2A8E1" w14:textId="77777777" w:rsidR="001A673B" w:rsidRPr="001A673B" w:rsidRDefault="001A673B" w:rsidP="00DC1158">
            <w:pPr>
              <w:spacing w:after="120" w:line="360" w:lineRule="auto"/>
              <w:jc w:val="center"/>
              <w:rPr>
                <w:szCs w:val="26"/>
              </w:rPr>
            </w:pPr>
            <w:r w:rsidRPr="001A673B">
              <w:rPr>
                <w:szCs w:val="26"/>
              </w:rPr>
              <w:t>64.10%</w:t>
            </w:r>
          </w:p>
        </w:tc>
        <w:tc>
          <w:tcPr>
            <w:tcW w:w="1684" w:type="dxa"/>
          </w:tcPr>
          <w:p w14:paraId="79D5923B" w14:textId="77777777" w:rsidR="001A673B" w:rsidRPr="003461B4" w:rsidRDefault="001A673B" w:rsidP="00DC1158">
            <w:pPr>
              <w:spacing w:after="120" w:line="360" w:lineRule="auto"/>
              <w:jc w:val="center"/>
              <w:rPr>
                <w:szCs w:val="26"/>
                <w:lang w:val="en-US"/>
              </w:rPr>
            </w:pPr>
            <w:r>
              <w:rPr>
                <w:szCs w:val="26"/>
                <w:lang w:val="en-US"/>
              </w:rPr>
              <w:t>62.73%</w:t>
            </w:r>
          </w:p>
        </w:tc>
      </w:tr>
      <w:tr w:rsidR="001A673B" w14:paraId="0B72E07E" w14:textId="77777777" w:rsidTr="00DC1158">
        <w:trPr>
          <w:trHeight w:val="654"/>
        </w:trPr>
        <w:tc>
          <w:tcPr>
            <w:tcW w:w="1655" w:type="dxa"/>
          </w:tcPr>
          <w:p w14:paraId="7363DCCA" w14:textId="77777777"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14:paraId="591A279E" w14:textId="77777777" w:rsidR="001A673B" w:rsidRPr="001A673B" w:rsidRDefault="001A673B" w:rsidP="00DC1158">
            <w:pPr>
              <w:spacing w:after="120" w:line="360" w:lineRule="auto"/>
              <w:jc w:val="center"/>
              <w:rPr>
                <w:szCs w:val="26"/>
              </w:rPr>
            </w:pPr>
            <w:r w:rsidRPr="001A673B">
              <w:rPr>
                <w:szCs w:val="26"/>
              </w:rPr>
              <w:t>61.66%</w:t>
            </w:r>
          </w:p>
        </w:tc>
        <w:tc>
          <w:tcPr>
            <w:tcW w:w="1864" w:type="dxa"/>
          </w:tcPr>
          <w:p w14:paraId="5B6ECA83" w14:textId="77777777" w:rsidR="001A673B" w:rsidRDefault="001A673B" w:rsidP="00DC1158">
            <w:pPr>
              <w:spacing w:after="120" w:line="360" w:lineRule="auto"/>
              <w:jc w:val="center"/>
              <w:rPr>
                <w:szCs w:val="26"/>
              </w:rPr>
            </w:pPr>
            <w:r w:rsidRPr="001A673B">
              <w:rPr>
                <w:szCs w:val="26"/>
              </w:rPr>
              <w:t>61.96%</w:t>
            </w:r>
          </w:p>
        </w:tc>
        <w:tc>
          <w:tcPr>
            <w:tcW w:w="1874" w:type="dxa"/>
          </w:tcPr>
          <w:p w14:paraId="445BF5EE" w14:textId="77777777" w:rsidR="001A673B" w:rsidRDefault="001A673B" w:rsidP="00DC1158">
            <w:pPr>
              <w:spacing w:after="120" w:line="360" w:lineRule="auto"/>
              <w:jc w:val="center"/>
              <w:rPr>
                <w:szCs w:val="26"/>
              </w:rPr>
            </w:pPr>
            <w:r w:rsidRPr="001A673B">
              <w:rPr>
                <w:szCs w:val="26"/>
              </w:rPr>
              <w:t>64.15%</w:t>
            </w:r>
          </w:p>
        </w:tc>
        <w:tc>
          <w:tcPr>
            <w:tcW w:w="1684" w:type="dxa"/>
          </w:tcPr>
          <w:p w14:paraId="16F68C59" w14:textId="77777777" w:rsidR="001A673B" w:rsidRPr="003461B4" w:rsidRDefault="001A673B" w:rsidP="00DC1158">
            <w:pPr>
              <w:spacing w:after="120" w:line="360" w:lineRule="auto"/>
              <w:jc w:val="center"/>
              <w:rPr>
                <w:szCs w:val="26"/>
                <w:lang w:val="en-US"/>
              </w:rPr>
            </w:pPr>
            <w:r>
              <w:rPr>
                <w:szCs w:val="26"/>
                <w:lang w:val="en-US"/>
              </w:rPr>
              <w:t>62.59%</w:t>
            </w:r>
          </w:p>
        </w:tc>
      </w:tr>
      <w:tr w:rsidR="001A673B" w14:paraId="5A8D5E7E" w14:textId="77777777" w:rsidTr="00DC1158">
        <w:trPr>
          <w:trHeight w:val="654"/>
        </w:trPr>
        <w:tc>
          <w:tcPr>
            <w:tcW w:w="1655" w:type="dxa"/>
          </w:tcPr>
          <w:p w14:paraId="511AF10D" w14:textId="77777777"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14:paraId="119E712B" w14:textId="77777777" w:rsidR="001A673B" w:rsidRDefault="001A673B" w:rsidP="00DC1158">
            <w:pPr>
              <w:spacing w:after="120" w:line="360" w:lineRule="auto"/>
              <w:jc w:val="center"/>
              <w:rPr>
                <w:szCs w:val="26"/>
              </w:rPr>
            </w:pPr>
            <w:r w:rsidRPr="001A673B">
              <w:rPr>
                <w:szCs w:val="26"/>
              </w:rPr>
              <w:t>62.00%</w:t>
            </w:r>
          </w:p>
        </w:tc>
        <w:tc>
          <w:tcPr>
            <w:tcW w:w="1864" w:type="dxa"/>
          </w:tcPr>
          <w:p w14:paraId="06683240" w14:textId="77777777" w:rsidR="001A673B" w:rsidRPr="00175FAF" w:rsidRDefault="001A673B" w:rsidP="00DC1158">
            <w:pPr>
              <w:spacing w:after="120" w:line="360" w:lineRule="auto"/>
              <w:jc w:val="center"/>
              <w:rPr>
                <w:szCs w:val="26"/>
              </w:rPr>
            </w:pPr>
            <w:r w:rsidRPr="00175FAF">
              <w:rPr>
                <w:szCs w:val="26"/>
              </w:rPr>
              <w:t>62.16%</w:t>
            </w:r>
          </w:p>
        </w:tc>
        <w:tc>
          <w:tcPr>
            <w:tcW w:w="1874" w:type="dxa"/>
          </w:tcPr>
          <w:p w14:paraId="665C7A7E" w14:textId="77777777" w:rsidR="001A673B" w:rsidRPr="00175FAF" w:rsidRDefault="001A673B" w:rsidP="00DC1158">
            <w:pPr>
              <w:spacing w:after="120" w:line="360" w:lineRule="auto"/>
              <w:jc w:val="center"/>
              <w:rPr>
                <w:b/>
                <w:szCs w:val="26"/>
              </w:rPr>
            </w:pPr>
            <w:r w:rsidRPr="00175FAF">
              <w:rPr>
                <w:b/>
                <w:szCs w:val="26"/>
              </w:rPr>
              <w:t>64.45%</w:t>
            </w:r>
          </w:p>
        </w:tc>
        <w:tc>
          <w:tcPr>
            <w:tcW w:w="1684" w:type="dxa"/>
          </w:tcPr>
          <w:p w14:paraId="04D42B4A" w14:textId="77777777" w:rsidR="001A673B" w:rsidRPr="003461B4" w:rsidRDefault="001A673B" w:rsidP="00DC1158">
            <w:pPr>
              <w:spacing w:after="120" w:line="360" w:lineRule="auto"/>
              <w:jc w:val="center"/>
              <w:rPr>
                <w:szCs w:val="26"/>
                <w:lang w:val="en-US"/>
              </w:rPr>
            </w:pPr>
            <w:r>
              <w:rPr>
                <w:szCs w:val="26"/>
                <w:lang w:val="en-US"/>
              </w:rPr>
              <w:t>62.87%</w:t>
            </w:r>
          </w:p>
        </w:tc>
      </w:tr>
      <w:tr w:rsidR="001A673B" w14:paraId="3F483BD6" w14:textId="77777777" w:rsidTr="00DC1158">
        <w:trPr>
          <w:trHeight w:val="654"/>
        </w:trPr>
        <w:tc>
          <w:tcPr>
            <w:tcW w:w="1655" w:type="dxa"/>
          </w:tcPr>
          <w:p w14:paraId="7C6EF2D8" w14:textId="77777777"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14:paraId="476737F6" w14:textId="77777777" w:rsidR="001A673B" w:rsidRPr="003461B4" w:rsidRDefault="001A673B" w:rsidP="00DC1158">
            <w:pPr>
              <w:spacing w:after="120" w:line="360" w:lineRule="auto"/>
              <w:jc w:val="center"/>
              <w:rPr>
                <w:szCs w:val="26"/>
                <w:lang w:val="en-US"/>
              </w:rPr>
            </w:pPr>
            <w:r>
              <w:rPr>
                <w:szCs w:val="26"/>
                <w:lang w:val="en-US"/>
              </w:rPr>
              <w:t>61.74%</w:t>
            </w:r>
          </w:p>
        </w:tc>
        <w:tc>
          <w:tcPr>
            <w:tcW w:w="1864" w:type="dxa"/>
          </w:tcPr>
          <w:p w14:paraId="5DDABCFF" w14:textId="77777777" w:rsidR="001A673B" w:rsidRPr="003461B4" w:rsidRDefault="001A673B" w:rsidP="00DC1158">
            <w:pPr>
              <w:spacing w:after="120" w:line="360" w:lineRule="auto"/>
              <w:jc w:val="center"/>
              <w:rPr>
                <w:szCs w:val="26"/>
                <w:lang w:val="en-US"/>
              </w:rPr>
            </w:pPr>
            <w:r>
              <w:rPr>
                <w:szCs w:val="26"/>
                <w:lang w:val="en-US"/>
              </w:rPr>
              <w:t>66.22%</w:t>
            </w:r>
          </w:p>
        </w:tc>
        <w:tc>
          <w:tcPr>
            <w:tcW w:w="1874" w:type="dxa"/>
          </w:tcPr>
          <w:p w14:paraId="2B915A4E" w14:textId="77777777" w:rsidR="001A673B" w:rsidRPr="003461B4" w:rsidRDefault="001A673B" w:rsidP="00DC1158">
            <w:pPr>
              <w:spacing w:after="120" w:line="360" w:lineRule="auto"/>
              <w:jc w:val="center"/>
              <w:rPr>
                <w:szCs w:val="26"/>
                <w:lang w:val="en-US"/>
              </w:rPr>
            </w:pPr>
            <w:r>
              <w:rPr>
                <w:szCs w:val="26"/>
                <w:lang w:val="en-US"/>
              </w:rPr>
              <w:t>64.23%</w:t>
            </w:r>
          </w:p>
        </w:tc>
        <w:tc>
          <w:tcPr>
            <w:tcW w:w="1684" w:type="dxa"/>
          </w:tcPr>
          <w:p w14:paraId="024229BF" w14:textId="77777777" w:rsidR="001A673B" w:rsidRPr="003461B4" w:rsidRDefault="001A673B" w:rsidP="00DC1158">
            <w:pPr>
              <w:spacing w:after="120" w:line="360" w:lineRule="auto"/>
              <w:jc w:val="center"/>
              <w:rPr>
                <w:szCs w:val="26"/>
                <w:lang w:val="en-US"/>
              </w:rPr>
            </w:pPr>
            <w:r>
              <w:rPr>
                <w:szCs w:val="26"/>
                <w:lang w:val="en-US"/>
              </w:rPr>
              <w:t>62.73%</w:t>
            </w:r>
          </w:p>
        </w:tc>
      </w:tr>
    </w:tbl>
    <w:p w14:paraId="512C441B" w14:textId="77777777"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14:paraId="2A3D959A" w14:textId="77777777" w:rsidR="00632DE1" w:rsidRDefault="00632DE1" w:rsidP="00632DE1">
      <w:pPr>
        <w:pStyle w:val="Bng"/>
      </w:pPr>
      <w:bookmarkStart w:id="292" w:name="_Toc485154558"/>
      <w:r>
        <w:t>Bả</w:t>
      </w:r>
      <w:r w:rsidR="00A75FFF">
        <w:t>ng 3.7</w:t>
      </w:r>
      <w:r>
        <w:t>: Kết quả độ chính xác của tập dữ liệu với 50,000 Status.</w:t>
      </w:r>
      <w:bookmarkEnd w:id="292"/>
    </w:p>
    <w:tbl>
      <w:tblPr>
        <w:tblStyle w:val="TableGrid"/>
        <w:tblW w:w="0" w:type="auto"/>
        <w:tblLook w:val="04A0" w:firstRow="1" w:lastRow="0" w:firstColumn="1" w:lastColumn="0" w:noHBand="0" w:noVBand="1"/>
      </w:tblPr>
      <w:tblGrid>
        <w:gridCol w:w="1655"/>
        <w:gridCol w:w="1927"/>
        <w:gridCol w:w="1864"/>
        <w:gridCol w:w="1874"/>
        <w:gridCol w:w="1684"/>
      </w:tblGrid>
      <w:tr w:rsidR="00632DE1" w14:paraId="7D8B781E" w14:textId="77777777" w:rsidTr="00DC1158">
        <w:trPr>
          <w:trHeight w:val="654"/>
        </w:trPr>
        <w:tc>
          <w:tcPr>
            <w:tcW w:w="1655" w:type="dxa"/>
          </w:tcPr>
          <w:p w14:paraId="17A10DF7" w14:textId="77777777" w:rsidR="00632DE1" w:rsidRPr="00D57F9D" w:rsidRDefault="00632DE1" w:rsidP="00DC1158">
            <w:pPr>
              <w:spacing w:after="120" w:line="360" w:lineRule="auto"/>
              <w:jc w:val="center"/>
              <w:rPr>
                <w:b/>
                <w:szCs w:val="26"/>
              </w:rPr>
            </w:pPr>
          </w:p>
        </w:tc>
        <w:tc>
          <w:tcPr>
            <w:tcW w:w="1927" w:type="dxa"/>
          </w:tcPr>
          <w:p w14:paraId="18A1681E" w14:textId="77777777"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14:paraId="032400E6" w14:textId="77777777" w:rsidR="00632DE1" w:rsidRDefault="00632DE1" w:rsidP="00DC1158">
            <w:pPr>
              <w:spacing w:after="120" w:line="360" w:lineRule="auto"/>
              <w:jc w:val="center"/>
              <w:rPr>
                <w:b/>
                <w:szCs w:val="26"/>
              </w:rPr>
            </w:pPr>
            <w:r w:rsidRPr="00D57F9D">
              <w:rPr>
                <w:b/>
                <w:szCs w:val="26"/>
                <w:lang w:val="en-US"/>
              </w:rPr>
              <w:t>Binary</w:t>
            </w:r>
          </w:p>
        </w:tc>
        <w:tc>
          <w:tcPr>
            <w:tcW w:w="1874" w:type="dxa"/>
          </w:tcPr>
          <w:p w14:paraId="17431B4C" w14:textId="77777777"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14:paraId="047AFEBE" w14:textId="77777777" w:rsidR="00632DE1" w:rsidRPr="003461B4" w:rsidRDefault="00632DE1" w:rsidP="00DC1158">
            <w:pPr>
              <w:spacing w:after="120" w:line="360" w:lineRule="auto"/>
              <w:jc w:val="center"/>
              <w:rPr>
                <w:b/>
                <w:szCs w:val="26"/>
                <w:lang w:val="en-US"/>
              </w:rPr>
            </w:pPr>
            <w:r>
              <w:rPr>
                <w:b/>
                <w:szCs w:val="26"/>
                <w:lang w:val="en-US"/>
              </w:rPr>
              <w:t>Trung bình</w:t>
            </w:r>
          </w:p>
        </w:tc>
      </w:tr>
      <w:tr w:rsidR="00D000F9" w14:paraId="4DAE59B3" w14:textId="77777777" w:rsidTr="00DC1158">
        <w:trPr>
          <w:trHeight w:val="654"/>
        </w:trPr>
        <w:tc>
          <w:tcPr>
            <w:tcW w:w="1655" w:type="dxa"/>
          </w:tcPr>
          <w:p w14:paraId="6A8C0078" w14:textId="77777777"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14:paraId="17FAF940" w14:textId="77777777" w:rsidR="00D000F9" w:rsidRDefault="00D000F9" w:rsidP="00D000F9">
            <w:pPr>
              <w:spacing w:after="120" w:line="360" w:lineRule="auto"/>
              <w:jc w:val="center"/>
              <w:rPr>
                <w:szCs w:val="26"/>
              </w:rPr>
            </w:pPr>
            <w:r w:rsidRPr="00ED6167">
              <w:rPr>
                <w:szCs w:val="26"/>
              </w:rPr>
              <w:t>65.99%</w:t>
            </w:r>
          </w:p>
        </w:tc>
        <w:tc>
          <w:tcPr>
            <w:tcW w:w="1864" w:type="dxa"/>
          </w:tcPr>
          <w:p w14:paraId="1238D72E" w14:textId="77777777" w:rsidR="00D000F9" w:rsidRPr="00ED6167" w:rsidRDefault="00D000F9" w:rsidP="00D000F9">
            <w:pPr>
              <w:spacing w:after="120" w:line="360" w:lineRule="auto"/>
              <w:jc w:val="center"/>
              <w:rPr>
                <w:szCs w:val="26"/>
              </w:rPr>
            </w:pPr>
            <w:r w:rsidRPr="00ED6167">
              <w:rPr>
                <w:szCs w:val="26"/>
              </w:rPr>
              <w:t>66.08%</w:t>
            </w:r>
          </w:p>
        </w:tc>
        <w:tc>
          <w:tcPr>
            <w:tcW w:w="1874" w:type="dxa"/>
          </w:tcPr>
          <w:p w14:paraId="29A3CBC4" w14:textId="77777777" w:rsidR="00D000F9" w:rsidRPr="000F58C4" w:rsidRDefault="00D000F9" w:rsidP="00D000F9">
            <w:pPr>
              <w:spacing w:after="120" w:line="360" w:lineRule="auto"/>
              <w:jc w:val="center"/>
              <w:rPr>
                <w:szCs w:val="26"/>
              </w:rPr>
            </w:pPr>
            <w:r w:rsidRPr="00ED6167">
              <w:rPr>
                <w:szCs w:val="26"/>
              </w:rPr>
              <w:t>67.11%</w:t>
            </w:r>
          </w:p>
        </w:tc>
        <w:tc>
          <w:tcPr>
            <w:tcW w:w="1684" w:type="dxa"/>
          </w:tcPr>
          <w:p w14:paraId="0BCCDFB2" w14:textId="77777777" w:rsidR="00D000F9" w:rsidRPr="003461B4" w:rsidRDefault="00D000F9" w:rsidP="00D000F9">
            <w:pPr>
              <w:spacing w:after="120" w:line="360" w:lineRule="auto"/>
              <w:jc w:val="center"/>
              <w:rPr>
                <w:szCs w:val="26"/>
                <w:lang w:val="en-US"/>
              </w:rPr>
            </w:pPr>
            <w:r w:rsidRPr="00D000F9">
              <w:rPr>
                <w:szCs w:val="26"/>
                <w:lang w:val="en-US"/>
              </w:rPr>
              <w:t>66.39%</w:t>
            </w:r>
          </w:p>
        </w:tc>
      </w:tr>
      <w:tr w:rsidR="00D000F9" w14:paraId="6C723714" w14:textId="77777777" w:rsidTr="00DC1158">
        <w:trPr>
          <w:trHeight w:val="654"/>
        </w:trPr>
        <w:tc>
          <w:tcPr>
            <w:tcW w:w="1655" w:type="dxa"/>
          </w:tcPr>
          <w:p w14:paraId="34B3FE0C" w14:textId="77777777"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14:paraId="7825D9EA" w14:textId="77777777" w:rsidR="00D000F9" w:rsidRPr="002F10F3" w:rsidRDefault="00D000F9" w:rsidP="00D000F9">
            <w:pPr>
              <w:spacing w:after="120" w:line="360" w:lineRule="auto"/>
              <w:jc w:val="center"/>
              <w:rPr>
                <w:b/>
                <w:szCs w:val="26"/>
              </w:rPr>
            </w:pPr>
            <w:r w:rsidRPr="002F10F3">
              <w:rPr>
                <w:b/>
                <w:szCs w:val="26"/>
              </w:rPr>
              <w:t>64.77%</w:t>
            </w:r>
          </w:p>
        </w:tc>
        <w:tc>
          <w:tcPr>
            <w:tcW w:w="1864" w:type="dxa"/>
          </w:tcPr>
          <w:p w14:paraId="5F25D1C1" w14:textId="77777777" w:rsidR="00D000F9" w:rsidRPr="002F10F3" w:rsidRDefault="00D000F9" w:rsidP="00D000F9">
            <w:pPr>
              <w:spacing w:after="120" w:line="360" w:lineRule="auto"/>
              <w:jc w:val="center"/>
              <w:rPr>
                <w:b/>
                <w:szCs w:val="26"/>
              </w:rPr>
            </w:pPr>
            <w:r w:rsidRPr="002F10F3">
              <w:rPr>
                <w:b/>
                <w:szCs w:val="26"/>
              </w:rPr>
              <w:t>64.77%</w:t>
            </w:r>
          </w:p>
        </w:tc>
        <w:tc>
          <w:tcPr>
            <w:tcW w:w="1874" w:type="dxa"/>
          </w:tcPr>
          <w:p w14:paraId="48ECBABF" w14:textId="77777777" w:rsidR="00D000F9" w:rsidRDefault="00D000F9" w:rsidP="00D000F9">
            <w:pPr>
              <w:spacing w:after="120" w:line="360" w:lineRule="auto"/>
              <w:jc w:val="center"/>
              <w:rPr>
                <w:szCs w:val="26"/>
              </w:rPr>
            </w:pPr>
            <w:r w:rsidRPr="00ED6167">
              <w:rPr>
                <w:szCs w:val="26"/>
              </w:rPr>
              <w:t>67.35%</w:t>
            </w:r>
          </w:p>
        </w:tc>
        <w:tc>
          <w:tcPr>
            <w:tcW w:w="1684" w:type="dxa"/>
          </w:tcPr>
          <w:p w14:paraId="3CC4FEDD" w14:textId="77777777" w:rsidR="00D000F9" w:rsidRPr="003461B4" w:rsidRDefault="00D000F9" w:rsidP="00D000F9">
            <w:pPr>
              <w:spacing w:after="120" w:line="360" w:lineRule="auto"/>
              <w:jc w:val="center"/>
              <w:rPr>
                <w:szCs w:val="26"/>
                <w:lang w:val="en-US"/>
              </w:rPr>
            </w:pPr>
            <w:r w:rsidRPr="00D000F9">
              <w:rPr>
                <w:szCs w:val="26"/>
                <w:lang w:val="en-US"/>
              </w:rPr>
              <w:t>65.63%</w:t>
            </w:r>
          </w:p>
        </w:tc>
      </w:tr>
      <w:tr w:rsidR="00D000F9" w14:paraId="2DC2DB0E" w14:textId="77777777" w:rsidTr="00DC1158">
        <w:trPr>
          <w:trHeight w:val="654"/>
        </w:trPr>
        <w:tc>
          <w:tcPr>
            <w:tcW w:w="1655" w:type="dxa"/>
          </w:tcPr>
          <w:p w14:paraId="74B7EF73" w14:textId="77777777"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14:paraId="4F6A1247" w14:textId="77777777" w:rsidR="00D000F9" w:rsidRDefault="00D000F9" w:rsidP="00D000F9">
            <w:pPr>
              <w:spacing w:after="120" w:line="360" w:lineRule="auto"/>
              <w:jc w:val="center"/>
              <w:rPr>
                <w:szCs w:val="26"/>
              </w:rPr>
            </w:pPr>
            <w:r w:rsidRPr="00ED6167">
              <w:rPr>
                <w:szCs w:val="26"/>
              </w:rPr>
              <w:t>65.19%</w:t>
            </w:r>
          </w:p>
        </w:tc>
        <w:tc>
          <w:tcPr>
            <w:tcW w:w="1864" w:type="dxa"/>
          </w:tcPr>
          <w:p w14:paraId="334BFF3E" w14:textId="77777777" w:rsidR="00D000F9" w:rsidRDefault="00D000F9" w:rsidP="00D000F9">
            <w:pPr>
              <w:spacing w:after="120" w:line="360" w:lineRule="auto"/>
              <w:jc w:val="center"/>
              <w:rPr>
                <w:szCs w:val="26"/>
              </w:rPr>
            </w:pPr>
            <w:r w:rsidRPr="00ED6167">
              <w:rPr>
                <w:szCs w:val="26"/>
              </w:rPr>
              <w:t>65.21%</w:t>
            </w:r>
          </w:p>
        </w:tc>
        <w:tc>
          <w:tcPr>
            <w:tcW w:w="1874" w:type="dxa"/>
          </w:tcPr>
          <w:p w14:paraId="058BB203" w14:textId="77777777" w:rsidR="00D000F9" w:rsidRPr="002F10F3" w:rsidRDefault="00D000F9" w:rsidP="00D000F9">
            <w:pPr>
              <w:spacing w:after="120" w:line="360" w:lineRule="auto"/>
              <w:jc w:val="center"/>
              <w:rPr>
                <w:b/>
                <w:szCs w:val="26"/>
              </w:rPr>
            </w:pPr>
            <w:r w:rsidRPr="002F10F3">
              <w:rPr>
                <w:b/>
                <w:szCs w:val="26"/>
              </w:rPr>
              <w:t>67.45%</w:t>
            </w:r>
          </w:p>
        </w:tc>
        <w:tc>
          <w:tcPr>
            <w:tcW w:w="1684" w:type="dxa"/>
          </w:tcPr>
          <w:p w14:paraId="5B38D150" w14:textId="77777777" w:rsidR="00D000F9" w:rsidRPr="003461B4" w:rsidRDefault="00D000F9" w:rsidP="00D000F9">
            <w:pPr>
              <w:spacing w:after="120" w:line="360" w:lineRule="auto"/>
              <w:jc w:val="center"/>
              <w:rPr>
                <w:szCs w:val="26"/>
                <w:lang w:val="en-US"/>
              </w:rPr>
            </w:pPr>
            <w:r w:rsidRPr="00D000F9">
              <w:rPr>
                <w:szCs w:val="26"/>
                <w:lang w:val="en-US"/>
              </w:rPr>
              <w:t>65.95%</w:t>
            </w:r>
          </w:p>
        </w:tc>
      </w:tr>
      <w:tr w:rsidR="00632DE1" w14:paraId="4E12C99B" w14:textId="77777777" w:rsidTr="00DC1158">
        <w:trPr>
          <w:trHeight w:val="654"/>
        </w:trPr>
        <w:tc>
          <w:tcPr>
            <w:tcW w:w="1655" w:type="dxa"/>
          </w:tcPr>
          <w:p w14:paraId="275A7EA1" w14:textId="77777777"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14:paraId="55B8B875" w14:textId="77777777"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14:paraId="2A8955C5" w14:textId="77777777"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14:paraId="71AC244E" w14:textId="77777777"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14:paraId="73F9B7F3" w14:textId="77777777" w:rsidR="00632DE1" w:rsidRPr="003461B4" w:rsidRDefault="002F10F3" w:rsidP="00DC1158">
            <w:pPr>
              <w:spacing w:after="120" w:line="360" w:lineRule="auto"/>
              <w:jc w:val="center"/>
              <w:rPr>
                <w:szCs w:val="26"/>
                <w:lang w:val="en-US"/>
              </w:rPr>
            </w:pPr>
            <w:r>
              <w:rPr>
                <w:szCs w:val="26"/>
                <w:lang w:val="en-US"/>
              </w:rPr>
              <w:t>65.99%</w:t>
            </w:r>
          </w:p>
        </w:tc>
      </w:tr>
    </w:tbl>
    <w:p w14:paraId="41CD218A" w14:textId="77777777"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14:paraId="758C89FD" w14:textId="77777777" w:rsidR="00127EEA" w:rsidRDefault="00127EEA" w:rsidP="00127EEA">
      <w:pPr>
        <w:pStyle w:val="Bng"/>
      </w:pPr>
      <w:bookmarkStart w:id="293" w:name="_Toc485154559"/>
      <w:r>
        <w:t>Bả</w:t>
      </w:r>
      <w:r w:rsidR="00A75FFF">
        <w:t>ng 3.8</w:t>
      </w:r>
      <w:r>
        <w:t>: Kết quả độ chính xác của tập dữ liệu với 100,000 Status.</w:t>
      </w:r>
      <w:bookmarkEnd w:id="293"/>
    </w:p>
    <w:tbl>
      <w:tblPr>
        <w:tblStyle w:val="TableGrid"/>
        <w:tblW w:w="0" w:type="auto"/>
        <w:tblLook w:val="04A0" w:firstRow="1" w:lastRow="0" w:firstColumn="1" w:lastColumn="0" w:noHBand="0" w:noVBand="1"/>
      </w:tblPr>
      <w:tblGrid>
        <w:gridCol w:w="1655"/>
        <w:gridCol w:w="1927"/>
        <w:gridCol w:w="1864"/>
        <w:gridCol w:w="1874"/>
        <w:gridCol w:w="1684"/>
      </w:tblGrid>
      <w:tr w:rsidR="00127EEA" w14:paraId="11027648" w14:textId="77777777" w:rsidTr="00DC1158">
        <w:trPr>
          <w:trHeight w:val="654"/>
        </w:trPr>
        <w:tc>
          <w:tcPr>
            <w:tcW w:w="1655" w:type="dxa"/>
          </w:tcPr>
          <w:p w14:paraId="2B96AD77" w14:textId="77777777" w:rsidR="00127EEA" w:rsidRPr="00D57F9D" w:rsidRDefault="00127EEA" w:rsidP="00DC1158">
            <w:pPr>
              <w:spacing w:after="120" w:line="360" w:lineRule="auto"/>
              <w:jc w:val="center"/>
              <w:rPr>
                <w:b/>
                <w:szCs w:val="26"/>
              </w:rPr>
            </w:pPr>
          </w:p>
        </w:tc>
        <w:tc>
          <w:tcPr>
            <w:tcW w:w="1927" w:type="dxa"/>
          </w:tcPr>
          <w:p w14:paraId="4E898020" w14:textId="77777777"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14:paraId="0C0539EC" w14:textId="77777777" w:rsidR="00127EEA" w:rsidRDefault="00127EEA" w:rsidP="00DC1158">
            <w:pPr>
              <w:spacing w:after="120" w:line="360" w:lineRule="auto"/>
              <w:jc w:val="center"/>
              <w:rPr>
                <w:b/>
                <w:szCs w:val="26"/>
              </w:rPr>
            </w:pPr>
            <w:r w:rsidRPr="00D57F9D">
              <w:rPr>
                <w:b/>
                <w:szCs w:val="26"/>
                <w:lang w:val="en-US"/>
              </w:rPr>
              <w:t>Binary</w:t>
            </w:r>
          </w:p>
        </w:tc>
        <w:tc>
          <w:tcPr>
            <w:tcW w:w="1874" w:type="dxa"/>
          </w:tcPr>
          <w:p w14:paraId="3F8BD499" w14:textId="77777777"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14:paraId="7267BE75" w14:textId="77777777" w:rsidR="00127EEA" w:rsidRPr="003461B4" w:rsidRDefault="00127EEA" w:rsidP="00DC1158">
            <w:pPr>
              <w:spacing w:after="120" w:line="360" w:lineRule="auto"/>
              <w:jc w:val="center"/>
              <w:rPr>
                <w:b/>
                <w:szCs w:val="26"/>
                <w:lang w:val="en-US"/>
              </w:rPr>
            </w:pPr>
            <w:r>
              <w:rPr>
                <w:b/>
                <w:szCs w:val="26"/>
                <w:lang w:val="en-US"/>
              </w:rPr>
              <w:t>Trung bình</w:t>
            </w:r>
          </w:p>
        </w:tc>
      </w:tr>
      <w:tr w:rsidR="00316521" w14:paraId="5508A3F0" w14:textId="77777777" w:rsidTr="00DC1158">
        <w:trPr>
          <w:trHeight w:val="654"/>
        </w:trPr>
        <w:tc>
          <w:tcPr>
            <w:tcW w:w="1655" w:type="dxa"/>
          </w:tcPr>
          <w:p w14:paraId="268071AA" w14:textId="77777777"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14:paraId="28954181" w14:textId="77777777" w:rsidR="00316521" w:rsidRDefault="00316521" w:rsidP="00316521">
            <w:pPr>
              <w:spacing w:after="120" w:line="360" w:lineRule="auto"/>
              <w:jc w:val="center"/>
              <w:rPr>
                <w:szCs w:val="26"/>
              </w:rPr>
            </w:pPr>
            <w:r w:rsidRPr="00ED6167">
              <w:rPr>
                <w:szCs w:val="26"/>
              </w:rPr>
              <w:t>67.68%</w:t>
            </w:r>
          </w:p>
        </w:tc>
        <w:tc>
          <w:tcPr>
            <w:tcW w:w="1864" w:type="dxa"/>
          </w:tcPr>
          <w:p w14:paraId="00FEB4EE" w14:textId="77777777" w:rsidR="00316521" w:rsidRPr="00ED6167" w:rsidRDefault="00316521" w:rsidP="00316521">
            <w:pPr>
              <w:spacing w:after="120" w:line="360" w:lineRule="auto"/>
              <w:jc w:val="center"/>
              <w:rPr>
                <w:szCs w:val="26"/>
              </w:rPr>
            </w:pPr>
            <w:r w:rsidRPr="00ED6167">
              <w:rPr>
                <w:szCs w:val="26"/>
              </w:rPr>
              <w:t>67.97%</w:t>
            </w:r>
          </w:p>
        </w:tc>
        <w:tc>
          <w:tcPr>
            <w:tcW w:w="1874" w:type="dxa"/>
          </w:tcPr>
          <w:p w14:paraId="466FB161" w14:textId="77777777"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14:paraId="45F4A271" w14:textId="77777777" w:rsidR="00316521" w:rsidRPr="00316521" w:rsidRDefault="00316521" w:rsidP="00316521">
            <w:pPr>
              <w:spacing w:after="120" w:line="360" w:lineRule="auto"/>
              <w:jc w:val="center"/>
              <w:rPr>
                <w:szCs w:val="26"/>
              </w:rPr>
            </w:pPr>
            <w:r w:rsidRPr="00316521">
              <w:rPr>
                <w:szCs w:val="26"/>
              </w:rPr>
              <w:t>68.11%</w:t>
            </w:r>
          </w:p>
        </w:tc>
      </w:tr>
      <w:tr w:rsidR="00316521" w14:paraId="66278674" w14:textId="77777777" w:rsidTr="00DC1158">
        <w:trPr>
          <w:trHeight w:val="654"/>
        </w:trPr>
        <w:tc>
          <w:tcPr>
            <w:tcW w:w="1655" w:type="dxa"/>
          </w:tcPr>
          <w:p w14:paraId="478614B0" w14:textId="77777777"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14:paraId="7DD4905B" w14:textId="77777777" w:rsidR="00316521" w:rsidRPr="00316521" w:rsidRDefault="00316521" w:rsidP="00316521">
            <w:pPr>
              <w:spacing w:after="120" w:line="360" w:lineRule="auto"/>
              <w:jc w:val="center"/>
              <w:rPr>
                <w:b/>
                <w:szCs w:val="26"/>
              </w:rPr>
            </w:pPr>
            <w:r w:rsidRPr="00316521">
              <w:rPr>
                <w:b/>
                <w:szCs w:val="26"/>
              </w:rPr>
              <w:t>65.90%</w:t>
            </w:r>
          </w:p>
        </w:tc>
        <w:tc>
          <w:tcPr>
            <w:tcW w:w="1864" w:type="dxa"/>
          </w:tcPr>
          <w:p w14:paraId="5EB2ECE4" w14:textId="77777777" w:rsidR="00316521" w:rsidRDefault="00316521" w:rsidP="00316521">
            <w:pPr>
              <w:spacing w:after="120" w:line="360" w:lineRule="auto"/>
              <w:jc w:val="center"/>
              <w:rPr>
                <w:szCs w:val="26"/>
              </w:rPr>
            </w:pPr>
            <w:r w:rsidRPr="00ED6167">
              <w:rPr>
                <w:szCs w:val="26"/>
              </w:rPr>
              <w:t>66.10%</w:t>
            </w:r>
          </w:p>
        </w:tc>
        <w:tc>
          <w:tcPr>
            <w:tcW w:w="1874" w:type="dxa"/>
          </w:tcPr>
          <w:p w14:paraId="1136CE28" w14:textId="77777777" w:rsidR="00316521" w:rsidRDefault="00316521" w:rsidP="00316521">
            <w:pPr>
              <w:spacing w:after="120" w:line="360" w:lineRule="auto"/>
              <w:jc w:val="center"/>
              <w:rPr>
                <w:szCs w:val="26"/>
              </w:rPr>
            </w:pPr>
            <w:r w:rsidRPr="00ED6167">
              <w:rPr>
                <w:szCs w:val="26"/>
              </w:rPr>
              <w:t>68.39%</w:t>
            </w:r>
          </w:p>
        </w:tc>
        <w:tc>
          <w:tcPr>
            <w:tcW w:w="1684" w:type="dxa"/>
            <w:vAlign w:val="bottom"/>
          </w:tcPr>
          <w:p w14:paraId="7E8F9A83" w14:textId="77777777" w:rsidR="00316521" w:rsidRPr="00316521" w:rsidRDefault="00316521" w:rsidP="00316521">
            <w:pPr>
              <w:spacing w:after="120" w:line="360" w:lineRule="auto"/>
              <w:jc w:val="center"/>
              <w:rPr>
                <w:szCs w:val="26"/>
              </w:rPr>
            </w:pPr>
            <w:r w:rsidRPr="00316521">
              <w:rPr>
                <w:szCs w:val="26"/>
              </w:rPr>
              <w:t>66.80%</w:t>
            </w:r>
          </w:p>
        </w:tc>
      </w:tr>
      <w:tr w:rsidR="00316521" w14:paraId="0E350E7C" w14:textId="77777777" w:rsidTr="00DC1158">
        <w:trPr>
          <w:trHeight w:val="654"/>
        </w:trPr>
        <w:tc>
          <w:tcPr>
            <w:tcW w:w="1655" w:type="dxa"/>
          </w:tcPr>
          <w:p w14:paraId="155DFB84" w14:textId="77777777"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14:paraId="5186B598" w14:textId="77777777" w:rsidR="00316521" w:rsidRDefault="00316521" w:rsidP="00316521">
            <w:pPr>
              <w:spacing w:after="120" w:line="360" w:lineRule="auto"/>
              <w:jc w:val="center"/>
              <w:rPr>
                <w:szCs w:val="26"/>
              </w:rPr>
            </w:pPr>
            <w:r w:rsidRPr="00ED6167">
              <w:rPr>
                <w:szCs w:val="26"/>
              </w:rPr>
              <w:t>66.43%</w:t>
            </w:r>
          </w:p>
        </w:tc>
        <w:tc>
          <w:tcPr>
            <w:tcW w:w="1864" w:type="dxa"/>
          </w:tcPr>
          <w:p w14:paraId="37F15C5D" w14:textId="77777777" w:rsidR="00316521" w:rsidRDefault="00316521" w:rsidP="00316521">
            <w:pPr>
              <w:spacing w:after="120" w:line="360" w:lineRule="auto"/>
              <w:jc w:val="center"/>
              <w:rPr>
                <w:szCs w:val="26"/>
              </w:rPr>
            </w:pPr>
            <w:r w:rsidRPr="00ED6167">
              <w:rPr>
                <w:szCs w:val="26"/>
              </w:rPr>
              <w:t>66.64%</w:t>
            </w:r>
          </w:p>
        </w:tc>
        <w:tc>
          <w:tcPr>
            <w:tcW w:w="1874" w:type="dxa"/>
          </w:tcPr>
          <w:p w14:paraId="417134F3" w14:textId="77777777"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14:paraId="2F092DF6" w14:textId="77777777" w:rsidR="00316521" w:rsidRPr="00316521" w:rsidRDefault="00316521" w:rsidP="00316521">
            <w:pPr>
              <w:spacing w:after="120" w:line="360" w:lineRule="auto"/>
              <w:jc w:val="center"/>
              <w:rPr>
                <w:szCs w:val="26"/>
              </w:rPr>
            </w:pPr>
            <w:r w:rsidRPr="00316521">
              <w:rPr>
                <w:szCs w:val="26"/>
              </w:rPr>
              <w:t>67.26%</w:t>
            </w:r>
          </w:p>
        </w:tc>
      </w:tr>
      <w:tr w:rsidR="00316521" w14:paraId="44D869DE" w14:textId="77777777" w:rsidTr="00DC1158">
        <w:trPr>
          <w:trHeight w:val="654"/>
        </w:trPr>
        <w:tc>
          <w:tcPr>
            <w:tcW w:w="1655" w:type="dxa"/>
          </w:tcPr>
          <w:p w14:paraId="247975E7" w14:textId="77777777"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14:paraId="62ACE400" w14:textId="77777777"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14:paraId="1DB3BFF9" w14:textId="77777777"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14:paraId="13D8837C" w14:textId="77777777" w:rsidR="00316521" w:rsidRPr="00316521" w:rsidRDefault="00316521" w:rsidP="00316521">
            <w:pPr>
              <w:spacing w:after="120" w:line="360" w:lineRule="auto"/>
              <w:jc w:val="center"/>
              <w:rPr>
                <w:szCs w:val="26"/>
              </w:rPr>
            </w:pPr>
            <w:r w:rsidRPr="00316521">
              <w:rPr>
                <w:szCs w:val="26"/>
              </w:rPr>
              <w:t>68.60%</w:t>
            </w:r>
          </w:p>
        </w:tc>
        <w:tc>
          <w:tcPr>
            <w:tcW w:w="1684" w:type="dxa"/>
          </w:tcPr>
          <w:p w14:paraId="7438DF38" w14:textId="77777777" w:rsidR="00316521" w:rsidRPr="00316521" w:rsidRDefault="00316521" w:rsidP="00316521">
            <w:pPr>
              <w:spacing w:after="120" w:line="360" w:lineRule="auto"/>
              <w:jc w:val="center"/>
              <w:rPr>
                <w:szCs w:val="26"/>
              </w:rPr>
            </w:pPr>
            <w:r w:rsidRPr="00316521">
              <w:rPr>
                <w:szCs w:val="26"/>
              </w:rPr>
              <w:t>67.39%</w:t>
            </w:r>
          </w:p>
        </w:tc>
      </w:tr>
    </w:tbl>
    <w:p w14:paraId="3D6253AC" w14:textId="77777777"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14:paraId="0030C827" w14:textId="77777777" w:rsidR="0067298C" w:rsidRDefault="0067298C" w:rsidP="0067298C">
      <w:pPr>
        <w:pStyle w:val="Bng"/>
      </w:pPr>
      <w:bookmarkStart w:id="294" w:name="_Toc485154560"/>
      <w:r>
        <w:t>Bảng 3.</w:t>
      </w:r>
      <w:r w:rsidR="00A75FFF">
        <w:t>9</w:t>
      </w:r>
      <w:r>
        <w:t>: Kết quả độ chính xác của tập dữ liệu với 1</w:t>
      </w:r>
      <w:r w:rsidR="00316521">
        <w:t>5</w:t>
      </w:r>
      <w:r>
        <w:t>0,000 Status.</w:t>
      </w:r>
      <w:bookmarkEnd w:id="294"/>
    </w:p>
    <w:tbl>
      <w:tblPr>
        <w:tblStyle w:val="TableGrid"/>
        <w:tblW w:w="0" w:type="auto"/>
        <w:tblLook w:val="04A0" w:firstRow="1" w:lastRow="0" w:firstColumn="1" w:lastColumn="0" w:noHBand="0" w:noVBand="1"/>
      </w:tblPr>
      <w:tblGrid>
        <w:gridCol w:w="1655"/>
        <w:gridCol w:w="1927"/>
        <w:gridCol w:w="1864"/>
        <w:gridCol w:w="1874"/>
        <w:gridCol w:w="1684"/>
      </w:tblGrid>
      <w:tr w:rsidR="0067298C" w14:paraId="47C957FB" w14:textId="77777777" w:rsidTr="00DC1158">
        <w:trPr>
          <w:trHeight w:val="654"/>
        </w:trPr>
        <w:tc>
          <w:tcPr>
            <w:tcW w:w="1655" w:type="dxa"/>
          </w:tcPr>
          <w:p w14:paraId="6A7B2B66" w14:textId="77777777" w:rsidR="0067298C" w:rsidRPr="00D57F9D" w:rsidRDefault="0067298C" w:rsidP="00DC1158">
            <w:pPr>
              <w:spacing w:after="120" w:line="360" w:lineRule="auto"/>
              <w:jc w:val="center"/>
              <w:rPr>
                <w:b/>
                <w:szCs w:val="26"/>
              </w:rPr>
            </w:pPr>
          </w:p>
        </w:tc>
        <w:tc>
          <w:tcPr>
            <w:tcW w:w="1927" w:type="dxa"/>
          </w:tcPr>
          <w:p w14:paraId="123CE0D8" w14:textId="77777777"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14:paraId="448A78D7" w14:textId="77777777" w:rsidR="0067298C" w:rsidRDefault="0067298C" w:rsidP="00DC1158">
            <w:pPr>
              <w:spacing w:after="120" w:line="360" w:lineRule="auto"/>
              <w:jc w:val="center"/>
              <w:rPr>
                <w:b/>
                <w:szCs w:val="26"/>
              </w:rPr>
            </w:pPr>
            <w:r w:rsidRPr="00D57F9D">
              <w:rPr>
                <w:b/>
                <w:szCs w:val="26"/>
                <w:lang w:val="en-US"/>
              </w:rPr>
              <w:t>Binary</w:t>
            </w:r>
          </w:p>
        </w:tc>
        <w:tc>
          <w:tcPr>
            <w:tcW w:w="1874" w:type="dxa"/>
          </w:tcPr>
          <w:p w14:paraId="0F4A96B1" w14:textId="77777777"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14:paraId="3B83BBD3" w14:textId="77777777" w:rsidR="0067298C" w:rsidRPr="003461B4" w:rsidRDefault="0067298C" w:rsidP="00DC1158">
            <w:pPr>
              <w:spacing w:after="120" w:line="360" w:lineRule="auto"/>
              <w:jc w:val="center"/>
              <w:rPr>
                <w:b/>
                <w:szCs w:val="26"/>
                <w:lang w:val="en-US"/>
              </w:rPr>
            </w:pPr>
            <w:r>
              <w:rPr>
                <w:b/>
                <w:szCs w:val="26"/>
                <w:lang w:val="en-US"/>
              </w:rPr>
              <w:t>Trung bình</w:t>
            </w:r>
          </w:p>
        </w:tc>
      </w:tr>
      <w:tr w:rsidR="002404C6" w14:paraId="79432393" w14:textId="77777777" w:rsidTr="00DC1158">
        <w:trPr>
          <w:trHeight w:val="654"/>
        </w:trPr>
        <w:tc>
          <w:tcPr>
            <w:tcW w:w="1655" w:type="dxa"/>
          </w:tcPr>
          <w:p w14:paraId="12411938" w14:textId="77777777"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14:paraId="6671356F" w14:textId="77777777" w:rsidR="002404C6" w:rsidRDefault="002404C6" w:rsidP="002404C6">
            <w:pPr>
              <w:spacing w:after="120" w:line="360" w:lineRule="auto"/>
              <w:jc w:val="center"/>
              <w:rPr>
                <w:szCs w:val="26"/>
              </w:rPr>
            </w:pPr>
            <w:r w:rsidRPr="00803909">
              <w:rPr>
                <w:szCs w:val="26"/>
              </w:rPr>
              <w:t>68.59%</w:t>
            </w:r>
          </w:p>
        </w:tc>
        <w:tc>
          <w:tcPr>
            <w:tcW w:w="1864" w:type="dxa"/>
          </w:tcPr>
          <w:p w14:paraId="201BD717" w14:textId="77777777" w:rsidR="002404C6" w:rsidRPr="00ED6167" w:rsidRDefault="002404C6" w:rsidP="002404C6">
            <w:pPr>
              <w:spacing w:after="120" w:line="360" w:lineRule="auto"/>
              <w:jc w:val="center"/>
              <w:rPr>
                <w:szCs w:val="26"/>
              </w:rPr>
            </w:pPr>
            <w:r w:rsidRPr="00803909">
              <w:rPr>
                <w:szCs w:val="26"/>
              </w:rPr>
              <w:t>68.78%</w:t>
            </w:r>
          </w:p>
        </w:tc>
        <w:tc>
          <w:tcPr>
            <w:tcW w:w="1874" w:type="dxa"/>
          </w:tcPr>
          <w:p w14:paraId="6717592E" w14:textId="77777777"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14:paraId="05C53306" w14:textId="77777777" w:rsidR="002404C6" w:rsidRPr="002404C6" w:rsidRDefault="002404C6" w:rsidP="002404C6">
            <w:pPr>
              <w:spacing w:after="120" w:line="360" w:lineRule="auto"/>
              <w:jc w:val="center"/>
              <w:rPr>
                <w:szCs w:val="26"/>
              </w:rPr>
            </w:pPr>
            <w:r w:rsidRPr="002404C6">
              <w:rPr>
                <w:szCs w:val="26"/>
              </w:rPr>
              <w:t>68.94%</w:t>
            </w:r>
          </w:p>
        </w:tc>
      </w:tr>
      <w:tr w:rsidR="002404C6" w14:paraId="2BFEB5EB" w14:textId="77777777" w:rsidTr="00DC1158">
        <w:trPr>
          <w:trHeight w:val="654"/>
        </w:trPr>
        <w:tc>
          <w:tcPr>
            <w:tcW w:w="1655" w:type="dxa"/>
          </w:tcPr>
          <w:p w14:paraId="1FB8B9A9" w14:textId="77777777"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14:paraId="0CB75A98" w14:textId="77777777" w:rsidR="002404C6" w:rsidRPr="002404C6" w:rsidRDefault="002404C6" w:rsidP="002404C6">
            <w:pPr>
              <w:spacing w:after="120" w:line="360" w:lineRule="auto"/>
              <w:jc w:val="center"/>
              <w:rPr>
                <w:b/>
                <w:szCs w:val="26"/>
              </w:rPr>
            </w:pPr>
            <w:r w:rsidRPr="002404C6">
              <w:rPr>
                <w:b/>
                <w:szCs w:val="26"/>
              </w:rPr>
              <w:t>66.51%</w:t>
            </w:r>
          </w:p>
        </w:tc>
        <w:tc>
          <w:tcPr>
            <w:tcW w:w="1864" w:type="dxa"/>
          </w:tcPr>
          <w:p w14:paraId="711B36A8" w14:textId="77777777" w:rsidR="002404C6" w:rsidRDefault="002404C6" w:rsidP="002404C6">
            <w:pPr>
              <w:spacing w:after="120" w:line="360" w:lineRule="auto"/>
              <w:jc w:val="center"/>
              <w:rPr>
                <w:szCs w:val="26"/>
              </w:rPr>
            </w:pPr>
            <w:r w:rsidRPr="00803909">
              <w:rPr>
                <w:szCs w:val="26"/>
              </w:rPr>
              <w:t>66.63%</w:t>
            </w:r>
          </w:p>
        </w:tc>
        <w:tc>
          <w:tcPr>
            <w:tcW w:w="1874" w:type="dxa"/>
          </w:tcPr>
          <w:p w14:paraId="3C0CC923" w14:textId="77777777" w:rsidR="002404C6" w:rsidRDefault="002404C6" w:rsidP="002404C6">
            <w:pPr>
              <w:spacing w:after="120" w:line="360" w:lineRule="auto"/>
              <w:jc w:val="center"/>
              <w:rPr>
                <w:szCs w:val="26"/>
              </w:rPr>
            </w:pPr>
            <w:r w:rsidRPr="00803909">
              <w:rPr>
                <w:szCs w:val="26"/>
              </w:rPr>
              <w:t>69.29%</w:t>
            </w:r>
          </w:p>
        </w:tc>
        <w:tc>
          <w:tcPr>
            <w:tcW w:w="1684" w:type="dxa"/>
            <w:vAlign w:val="bottom"/>
          </w:tcPr>
          <w:p w14:paraId="518D122A" w14:textId="77777777" w:rsidR="002404C6" w:rsidRPr="002404C6" w:rsidRDefault="002404C6" w:rsidP="002404C6">
            <w:pPr>
              <w:spacing w:after="120" w:line="360" w:lineRule="auto"/>
              <w:jc w:val="center"/>
              <w:rPr>
                <w:szCs w:val="26"/>
              </w:rPr>
            </w:pPr>
            <w:r w:rsidRPr="002404C6">
              <w:rPr>
                <w:szCs w:val="26"/>
              </w:rPr>
              <w:t>67.48%</w:t>
            </w:r>
          </w:p>
        </w:tc>
      </w:tr>
      <w:tr w:rsidR="002404C6" w14:paraId="0A53BFBF" w14:textId="77777777" w:rsidTr="00DC1158">
        <w:trPr>
          <w:trHeight w:val="654"/>
        </w:trPr>
        <w:tc>
          <w:tcPr>
            <w:tcW w:w="1655" w:type="dxa"/>
          </w:tcPr>
          <w:p w14:paraId="6595B7FC" w14:textId="77777777"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14:paraId="3BC0208E" w14:textId="77777777" w:rsidR="002404C6" w:rsidRDefault="002404C6" w:rsidP="002404C6">
            <w:pPr>
              <w:spacing w:after="120" w:line="360" w:lineRule="auto"/>
              <w:jc w:val="center"/>
              <w:rPr>
                <w:szCs w:val="26"/>
              </w:rPr>
            </w:pPr>
            <w:r w:rsidRPr="00803909">
              <w:rPr>
                <w:szCs w:val="26"/>
              </w:rPr>
              <w:t>67.13%</w:t>
            </w:r>
          </w:p>
        </w:tc>
        <w:tc>
          <w:tcPr>
            <w:tcW w:w="1864" w:type="dxa"/>
          </w:tcPr>
          <w:p w14:paraId="54ADB18A" w14:textId="77777777" w:rsidR="002404C6" w:rsidRDefault="002404C6" w:rsidP="002404C6">
            <w:pPr>
              <w:spacing w:after="120" w:line="360" w:lineRule="auto"/>
              <w:jc w:val="center"/>
              <w:rPr>
                <w:szCs w:val="26"/>
              </w:rPr>
            </w:pPr>
            <w:r w:rsidRPr="00803909">
              <w:rPr>
                <w:szCs w:val="26"/>
              </w:rPr>
              <w:t>67.24%</w:t>
            </w:r>
          </w:p>
        </w:tc>
        <w:tc>
          <w:tcPr>
            <w:tcW w:w="1874" w:type="dxa"/>
          </w:tcPr>
          <w:p w14:paraId="2680DFB0" w14:textId="77777777"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14:paraId="391233A3" w14:textId="77777777" w:rsidR="002404C6" w:rsidRPr="002404C6" w:rsidRDefault="002404C6" w:rsidP="002404C6">
            <w:pPr>
              <w:spacing w:after="120" w:line="360" w:lineRule="auto"/>
              <w:jc w:val="center"/>
              <w:rPr>
                <w:szCs w:val="26"/>
              </w:rPr>
            </w:pPr>
            <w:r w:rsidRPr="002404C6">
              <w:rPr>
                <w:szCs w:val="26"/>
              </w:rPr>
              <w:t>67.98%</w:t>
            </w:r>
          </w:p>
        </w:tc>
      </w:tr>
      <w:tr w:rsidR="002404C6" w14:paraId="26382A30" w14:textId="77777777" w:rsidTr="00DC1158">
        <w:trPr>
          <w:trHeight w:val="654"/>
        </w:trPr>
        <w:tc>
          <w:tcPr>
            <w:tcW w:w="1655" w:type="dxa"/>
          </w:tcPr>
          <w:p w14:paraId="49EFB975" w14:textId="77777777"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14:paraId="0CAAAAC1" w14:textId="77777777"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14:paraId="0A655B26" w14:textId="77777777"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14:paraId="6D667AA6" w14:textId="77777777" w:rsidR="002404C6" w:rsidRPr="002404C6" w:rsidRDefault="002404C6" w:rsidP="002404C6">
            <w:pPr>
              <w:spacing w:after="120" w:line="360" w:lineRule="auto"/>
              <w:jc w:val="center"/>
              <w:rPr>
                <w:szCs w:val="26"/>
              </w:rPr>
            </w:pPr>
            <w:r w:rsidRPr="002404C6">
              <w:rPr>
                <w:szCs w:val="26"/>
              </w:rPr>
              <w:t>69.44%</w:t>
            </w:r>
          </w:p>
        </w:tc>
        <w:tc>
          <w:tcPr>
            <w:tcW w:w="1684" w:type="dxa"/>
          </w:tcPr>
          <w:p w14:paraId="0F7C14D7" w14:textId="77777777" w:rsidR="002404C6" w:rsidRPr="002404C6" w:rsidRDefault="002404C6" w:rsidP="002404C6">
            <w:pPr>
              <w:spacing w:after="120" w:line="360" w:lineRule="auto"/>
              <w:jc w:val="center"/>
              <w:rPr>
                <w:szCs w:val="26"/>
              </w:rPr>
            </w:pPr>
            <w:r w:rsidRPr="002404C6">
              <w:rPr>
                <w:szCs w:val="26"/>
              </w:rPr>
              <w:t>68.13%</w:t>
            </w:r>
          </w:p>
        </w:tc>
      </w:tr>
    </w:tbl>
    <w:p w14:paraId="53B7421D" w14:textId="77777777"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14:paraId="387021BC" w14:textId="77777777" w:rsidR="006D0B88" w:rsidRDefault="00640B38" w:rsidP="00DF49E0">
      <w:pPr>
        <w:spacing w:after="120" w:line="360" w:lineRule="auto"/>
        <w:rPr>
          <w:szCs w:val="26"/>
        </w:rPr>
      </w:pPr>
      <w:r>
        <w:rPr>
          <w:noProof/>
          <w:szCs w:val="26"/>
        </w:rPr>
        <w:lastRenderedPageBreak/>
        <w:drawing>
          <wp:inline distT="0" distB="0" distL="0" distR="0" wp14:anchorId="5C8F186D" wp14:editId="78A8F838">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CB02E9" w14:textId="77777777" w:rsidR="003906DD" w:rsidRDefault="00CA6B9B" w:rsidP="00B06D29">
      <w:pPr>
        <w:pStyle w:val="Hnhnh"/>
      </w:pPr>
      <w:bookmarkStart w:id="295" w:name="_Toc485154582"/>
      <w:r>
        <w:t>Hình 3.15</w:t>
      </w:r>
      <w:r w:rsidR="003906DD">
        <w:t>: Biểu đồ kết quả</w:t>
      </w:r>
      <w:r w:rsidR="00DA1A83">
        <w:t xml:space="preserve"> độ chính xác trung bình</w:t>
      </w:r>
      <w:r w:rsidR="003906DD">
        <w:t xml:space="preserve"> của từng tập dữ liệu.</w:t>
      </w:r>
      <w:bookmarkEnd w:id="295"/>
    </w:p>
    <w:p w14:paraId="473B87C6" w14:textId="77777777" w:rsidR="00815B33" w:rsidRDefault="00CA6B9B" w:rsidP="006030F9">
      <w:pPr>
        <w:pStyle w:val="NormalThesis13size"/>
      </w:pPr>
      <w:proofErr w:type="gramStart"/>
      <w:r>
        <w:t>Hình 3.15</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14:paraId="51D49CAE" w14:textId="77777777" w:rsidR="0067200B" w:rsidRDefault="0067200B" w:rsidP="00DF49E0">
      <w:pPr>
        <w:pStyle w:val="Tiucp1"/>
        <w:numPr>
          <w:ilvl w:val="0"/>
          <w:numId w:val="0"/>
        </w:numPr>
        <w:outlineLvl w:val="1"/>
      </w:pPr>
      <w:bookmarkStart w:id="296" w:name="_Toc482202245"/>
      <w:bookmarkStart w:id="297" w:name="_Toc485154538"/>
      <w:r>
        <w:t>3.</w:t>
      </w:r>
      <w:r w:rsidR="00DC6831">
        <w:t>6</w:t>
      </w:r>
      <w:r w:rsidR="009628B2">
        <w:t>.</w:t>
      </w:r>
      <w:r>
        <w:tab/>
        <w:t>Kết luận chương</w:t>
      </w:r>
      <w:bookmarkEnd w:id="296"/>
      <w:bookmarkEnd w:id="297"/>
      <w:r>
        <w:t xml:space="preserve"> </w:t>
      </w:r>
    </w:p>
    <w:p w14:paraId="648BB2AC" w14:textId="77777777"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proofErr w:type="gramStart"/>
      <w:r w:rsidR="00706089">
        <w:t>Các giai đoạn tiền xử lý dữ liệu để xây dựng lên file để đánh giá.</w:t>
      </w:r>
      <w:proofErr w:type="gramEnd"/>
      <w:r w:rsidR="00706089">
        <w:t xml:space="preserve"> </w:t>
      </w:r>
      <w:proofErr w:type="gramStart"/>
      <w:r w:rsidR="00706089">
        <w:t>Cuối cùng là các kết quả thực nghiệm.</w:t>
      </w:r>
      <w:proofErr w:type="gramEnd"/>
      <w:r w:rsidR="00706089">
        <w:t xml:space="preserve"> </w:t>
      </w:r>
    </w:p>
    <w:p w14:paraId="5E526D2A" w14:textId="77777777" w:rsidR="00A4385B" w:rsidRDefault="00A4385B" w:rsidP="0001622F">
      <w:pPr>
        <w:spacing w:before="100" w:beforeAutospacing="1" w:after="100" w:afterAutospacing="1" w:line="360" w:lineRule="auto"/>
        <w:rPr>
          <w:rFonts w:eastAsia="Calibri"/>
          <w:b/>
          <w:sz w:val="32"/>
          <w:szCs w:val="32"/>
        </w:rPr>
      </w:pPr>
    </w:p>
    <w:p w14:paraId="1B32C7B1" w14:textId="77777777"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8" w:name="_Toc472023319"/>
    </w:p>
    <w:p w14:paraId="06238634" w14:textId="77777777" w:rsidR="00A4385B" w:rsidRDefault="00363115" w:rsidP="00DF49E0">
      <w:pPr>
        <w:pStyle w:val="LargeThesis16"/>
        <w:spacing w:before="120" w:beforeAutospacing="0" w:after="240" w:afterAutospacing="0"/>
        <w:outlineLvl w:val="0"/>
        <w:rPr>
          <w:rFonts w:eastAsia="Calibri"/>
          <w:szCs w:val="32"/>
        </w:rPr>
      </w:pPr>
      <w:bookmarkStart w:id="299" w:name="_Toc482202246"/>
      <w:bookmarkStart w:id="300" w:name="_Toc485154539"/>
      <w:bookmarkEnd w:id="298"/>
      <w:r w:rsidRPr="00F41EF7">
        <w:lastRenderedPageBreak/>
        <w:t>KẾT LUẬN</w:t>
      </w:r>
      <w:bookmarkEnd w:id="299"/>
      <w:bookmarkEnd w:id="300"/>
    </w:p>
    <w:p w14:paraId="1BE03583" w14:textId="77777777" w:rsidR="00A4385B" w:rsidRPr="003948CB" w:rsidRDefault="003948CB" w:rsidP="00D6418B">
      <w:pPr>
        <w:pStyle w:val="Tiucp1"/>
        <w:numPr>
          <w:ilvl w:val="0"/>
          <w:numId w:val="0"/>
        </w:numPr>
        <w:outlineLvl w:val="1"/>
        <w:rPr>
          <w:sz w:val="26"/>
        </w:rPr>
      </w:pPr>
      <w:bookmarkStart w:id="301" w:name="_Toc485154540"/>
      <w:r>
        <w:t>1</w:t>
      </w:r>
      <w:r w:rsidR="009628B2">
        <w:t>.</w:t>
      </w:r>
      <w:r>
        <w:tab/>
      </w:r>
      <w:r w:rsidR="00A4385B" w:rsidRPr="003948CB">
        <w:t>Kết quả đạt được</w:t>
      </w:r>
      <w:bookmarkEnd w:id="301"/>
    </w:p>
    <w:p w14:paraId="0371940C" w14:textId="77777777"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14:paraId="37493F57" w14:textId="77777777"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14:paraId="100FC22D" w14:textId="77777777"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14:paraId="4798FC75" w14:textId="77777777"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14:paraId="5319F29D" w14:textId="77777777" w:rsidR="00A4385B" w:rsidRDefault="00A4385B" w:rsidP="00335C4F">
      <w:pPr>
        <w:pStyle w:val="NormalThesis13size"/>
        <w:numPr>
          <w:ilvl w:val="0"/>
          <w:numId w:val="4"/>
        </w:numPr>
      </w:pPr>
      <w:r>
        <w:t>Tìm hiểu và áp dụng các công cụ tiền xử lý dữ liệu đầu vào</w:t>
      </w:r>
    </w:p>
    <w:p w14:paraId="257D5045" w14:textId="77777777"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14:paraId="537D3BBC" w14:textId="77777777"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14:paraId="06697EE1" w14:textId="77777777"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14:paraId="18354094" w14:textId="77777777" w:rsidR="00A4385B" w:rsidRPr="003948CB" w:rsidRDefault="003948CB" w:rsidP="00D6418B">
      <w:pPr>
        <w:pStyle w:val="Tiucp1"/>
        <w:numPr>
          <w:ilvl w:val="0"/>
          <w:numId w:val="0"/>
        </w:numPr>
        <w:outlineLvl w:val="1"/>
      </w:pPr>
      <w:bookmarkStart w:id="302" w:name="_Toc485154541"/>
      <w:r>
        <w:t>2</w:t>
      </w:r>
      <w:r w:rsidR="009628B2">
        <w:t>.</w:t>
      </w:r>
      <w:r>
        <w:tab/>
      </w:r>
      <w:r w:rsidR="00A4385B" w:rsidRPr="003948CB">
        <w:t>Hạn chế</w:t>
      </w:r>
      <w:bookmarkEnd w:id="302"/>
    </w:p>
    <w:p w14:paraId="4DFB2224" w14:textId="77777777"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14:paraId="365997A5" w14:textId="77777777"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14:paraId="261B633E" w14:textId="77777777" w:rsidR="00A4385B" w:rsidRDefault="003948CB" w:rsidP="00D6418B">
      <w:pPr>
        <w:pStyle w:val="Tiucp1"/>
        <w:numPr>
          <w:ilvl w:val="0"/>
          <w:numId w:val="0"/>
        </w:numPr>
        <w:outlineLvl w:val="1"/>
      </w:pPr>
      <w:bookmarkStart w:id="303" w:name="_Toc485154542"/>
      <w:r>
        <w:t>3</w:t>
      </w:r>
      <w:r w:rsidR="009628B2">
        <w:t>.</w:t>
      </w:r>
      <w:r>
        <w:tab/>
      </w:r>
      <w:r w:rsidR="00A4385B">
        <w:t>Hướng phát triển</w:t>
      </w:r>
      <w:bookmarkEnd w:id="303"/>
    </w:p>
    <w:p w14:paraId="03BB1440" w14:textId="77777777"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14:paraId="3B047CBE" w14:textId="77777777" w:rsidR="00A4385B" w:rsidRDefault="00A4385B" w:rsidP="00335C4F">
      <w:pPr>
        <w:pStyle w:val="NormalThesis13size"/>
        <w:numPr>
          <w:ilvl w:val="0"/>
          <w:numId w:val="6"/>
        </w:numPr>
        <w:ind w:left="720"/>
      </w:pPr>
      <w:r>
        <w:t xml:space="preserve">Cải thiện hiệu </w:t>
      </w:r>
      <w:r w:rsidR="001A445C">
        <w:t>suất</w:t>
      </w:r>
      <w:r>
        <w:t>, tăng tốc độ xử lý dữ liệu</w:t>
      </w:r>
      <w:r w:rsidR="00550D5D">
        <w:t xml:space="preserve"> với dữ liệu lớn.</w:t>
      </w:r>
    </w:p>
    <w:p w14:paraId="36326648" w14:textId="77777777" w:rsidR="003D70BE" w:rsidRPr="00273893" w:rsidRDefault="0033221A" w:rsidP="00335C4F">
      <w:pPr>
        <w:pStyle w:val="NormalThesis13size"/>
        <w:numPr>
          <w:ilvl w:val="0"/>
          <w:numId w:val="6"/>
        </w:numPr>
        <w:spacing w:before="0" w:after="200"/>
        <w:ind w:left="720"/>
      </w:pPr>
      <w:bookmarkStart w:id="304" w:name="_Toc451204100"/>
      <w:bookmarkStart w:id="305" w:name="_Toc449631137"/>
      <w:bookmarkStart w:id="306" w:name="_Toc416100768"/>
      <w:bookmarkStart w:id="307" w:name="_Toc449000102"/>
      <w:bookmarkStart w:id="308" w:name="_Toc449000414"/>
      <w:bookmarkStart w:id="309" w:name="_Toc451069488"/>
      <w:bookmarkStart w:id="310" w:name="_Toc451069590"/>
      <w:bookmarkStart w:id="311" w:name="_Toc453880028"/>
      <w:r>
        <w:t>Xây dựng hệ thống hoàn chỉnh cho các dữ liệu người dùng trên mạng xã hội, blog, comment…</w:t>
      </w:r>
      <w:r w:rsidR="003D70BE" w:rsidRPr="00273893">
        <w:br w:type="page"/>
      </w:r>
    </w:p>
    <w:p w14:paraId="468AA927" w14:textId="77777777" w:rsidR="003D70BE" w:rsidRDefault="003D70BE" w:rsidP="00DF49E0">
      <w:pPr>
        <w:pStyle w:val="LargeThesis16"/>
        <w:spacing w:before="120" w:beforeAutospacing="0" w:after="240" w:afterAutospacing="0"/>
        <w:outlineLvl w:val="0"/>
      </w:pPr>
      <w:bookmarkStart w:id="312" w:name="_Toc482202247"/>
      <w:bookmarkStart w:id="313" w:name="_Toc485154543"/>
      <w:r w:rsidRPr="00F41EF7">
        <w:lastRenderedPageBreak/>
        <w:t>DANH MỤC TÀI LIỆU THAM KHẢO</w:t>
      </w:r>
      <w:bookmarkEnd w:id="312"/>
      <w:bookmarkEnd w:id="313"/>
    </w:p>
    <w:p w14:paraId="50882491" w14:textId="77777777" w:rsidR="003A5D91" w:rsidRPr="003A5D91" w:rsidRDefault="003A5D91" w:rsidP="00C85625">
      <w:pPr>
        <w:pStyle w:val="NormalThesis13size"/>
        <w:spacing w:before="360"/>
        <w:ind w:firstLine="634"/>
        <w:rPr>
          <w:b/>
        </w:rPr>
      </w:pPr>
      <w:r w:rsidRPr="003A5D91">
        <w:rPr>
          <w:b/>
        </w:rPr>
        <w:t>Tài liệu Tiếng Anh</w:t>
      </w:r>
    </w:p>
    <w:p w14:paraId="11EFC1FE" w14:textId="77777777"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14:paraId="35F1F5A8" w14:textId="77777777"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14:paraId="1E69F358" w14:textId="77777777"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14:paraId="61A92B1E" w14:textId="77777777"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14:paraId="31E807EC" w14:textId="77777777"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14:paraId="2D84C366" w14:textId="77777777"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14:paraId="5948F1A6" w14:textId="77777777"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14:paraId="5E6B6616" w14:textId="77777777" w:rsidR="00BB089A" w:rsidRPr="000531B3" w:rsidRDefault="00C66D70" w:rsidP="00BB089A">
      <w:pPr>
        <w:pStyle w:val="NormalThesis13size"/>
        <w:ind w:left="360" w:firstLine="0"/>
      </w:pPr>
      <w:hyperlink r:id="rId50" w:history="1">
        <w:r w:rsidR="00BB089A" w:rsidRPr="000531B3">
          <w:rPr>
            <w:rStyle w:val="Hyperlink"/>
            <w:color w:val="auto"/>
            <w:u w:val="none"/>
          </w:rPr>
          <w:t>http://lxbwk.njournal.sdu.edu.cn/EN/abstract/abstract3503.shtml</w:t>
        </w:r>
      </w:hyperlink>
    </w:p>
    <w:p w14:paraId="593852B3" w14:textId="77777777"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14:paraId="60C98EC4" w14:textId="77777777" w:rsidR="00BB089A" w:rsidRDefault="00C66D70" w:rsidP="009C0D6C">
      <w:pPr>
        <w:pStyle w:val="NormalThesis13size"/>
        <w:ind w:left="360" w:firstLine="0"/>
        <w:rPr>
          <w:rStyle w:val="Hyperlink"/>
          <w:color w:val="auto"/>
          <w:u w:val="none"/>
        </w:rPr>
      </w:pPr>
      <w:hyperlink r:id="rId51" w:history="1">
        <w:r w:rsidR="00BB089A" w:rsidRPr="00BB089A">
          <w:rPr>
            <w:rStyle w:val="Hyperlink"/>
            <w:color w:val="auto"/>
            <w:u w:val="none"/>
          </w:rPr>
          <w:t>https://academic.oup.com/biomet/article-abstract/62/1/207/220350/Mendenhall-s-studies-of-word-length-distribution</w:t>
        </w:r>
      </w:hyperlink>
    </w:p>
    <w:p w14:paraId="2F76EB11" w14:textId="77777777"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14:paraId="0024BA4E" w14:textId="77777777"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14:paraId="1C0BEE9F" w14:textId="77777777" w:rsidR="004D0F16" w:rsidRPr="00BB089A" w:rsidRDefault="004D0F16" w:rsidP="004D0F16">
      <w:pPr>
        <w:pStyle w:val="NormalThesis13size"/>
        <w:numPr>
          <w:ilvl w:val="0"/>
          <w:numId w:val="3"/>
        </w:numPr>
        <w:ind w:left="360"/>
        <w:rPr>
          <w:rStyle w:val="Hyperlink"/>
          <w:color w:val="auto"/>
          <w:u w:val="none"/>
        </w:rPr>
      </w:pPr>
      <w:r w:rsidRPr="004D0F16">
        <w:rPr>
          <w:rStyle w:val="Hyperlink"/>
          <w:color w:val="auto"/>
          <w:u w:val="none"/>
        </w:rPr>
        <w:lastRenderedPageBreak/>
        <w:t>Argamon, S., Koppel, M., Pennebaker, J. and Schler, J. (2008). Automatically Profiling the Author of an Anonymous Text, Communications of the ACM.</w:t>
      </w:r>
    </w:p>
    <w:p w14:paraId="10CE0AA7" w14:textId="77777777" w:rsidR="003A5D91" w:rsidRPr="003A5D91" w:rsidRDefault="003A5D91" w:rsidP="00C85625">
      <w:pPr>
        <w:pStyle w:val="NormalThesis13size"/>
        <w:spacing w:before="360"/>
        <w:ind w:firstLine="634"/>
        <w:rPr>
          <w:b/>
        </w:rPr>
      </w:pPr>
      <w:r w:rsidRPr="003A5D91">
        <w:rPr>
          <w:b/>
        </w:rPr>
        <w:t>Website tham khảo</w:t>
      </w:r>
    </w:p>
    <w:p w14:paraId="4B7B7612" w14:textId="77777777" w:rsidR="003A5D91" w:rsidRDefault="00C66D70" w:rsidP="00335C4F">
      <w:pPr>
        <w:pStyle w:val="ListParagraph"/>
        <w:numPr>
          <w:ilvl w:val="0"/>
          <w:numId w:val="3"/>
        </w:numPr>
        <w:spacing w:after="120" w:line="360" w:lineRule="auto"/>
        <w:ind w:left="360"/>
        <w:rPr>
          <w:sz w:val="26"/>
          <w:szCs w:val="26"/>
        </w:rPr>
      </w:pPr>
      <w:hyperlink r:id="rId52" w:history="1">
        <w:r w:rsidR="002F5F8B" w:rsidRPr="00B3297D">
          <w:rPr>
            <w:rStyle w:val="Hyperlink"/>
            <w:sz w:val="26"/>
            <w:szCs w:val="26"/>
          </w:rPr>
          <w:t>https://developers.facebook.com</w:t>
        </w:r>
      </w:hyperlink>
    </w:p>
    <w:p w14:paraId="5A6D5C5D" w14:textId="77777777" w:rsidR="002F5F8B" w:rsidRDefault="00C66D70" w:rsidP="00335C4F">
      <w:pPr>
        <w:pStyle w:val="ListParagraph"/>
        <w:numPr>
          <w:ilvl w:val="0"/>
          <w:numId w:val="3"/>
        </w:numPr>
        <w:spacing w:after="120" w:line="360" w:lineRule="auto"/>
        <w:ind w:left="360"/>
        <w:rPr>
          <w:sz w:val="26"/>
          <w:szCs w:val="26"/>
        </w:rPr>
      </w:pPr>
      <w:hyperlink r:id="rId53" w:history="1">
        <w:r w:rsidR="009E5CF7" w:rsidRPr="00B3297D">
          <w:rPr>
            <w:rStyle w:val="Hyperlink"/>
            <w:sz w:val="26"/>
            <w:szCs w:val="26"/>
          </w:rPr>
          <w:t>https://www.csie.ntu.edu.tw/~cjlin/liblinear/</w:t>
        </w:r>
      </w:hyperlink>
    </w:p>
    <w:p w14:paraId="307D5518" w14:textId="77777777" w:rsidR="009E5CF7" w:rsidRDefault="00C66D70" w:rsidP="00335C4F">
      <w:pPr>
        <w:pStyle w:val="ListParagraph"/>
        <w:numPr>
          <w:ilvl w:val="0"/>
          <w:numId w:val="3"/>
        </w:numPr>
        <w:spacing w:after="120" w:line="360" w:lineRule="auto"/>
        <w:ind w:left="360"/>
        <w:rPr>
          <w:sz w:val="26"/>
          <w:szCs w:val="26"/>
        </w:rPr>
      </w:pPr>
      <w:hyperlink r:id="rId54" w:history="1">
        <w:r w:rsidR="009E5CF7" w:rsidRPr="00B3297D">
          <w:rPr>
            <w:rStyle w:val="Hyperlink"/>
            <w:sz w:val="26"/>
            <w:szCs w:val="26"/>
          </w:rPr>
          <w:t>http://restfb.com</w:t>
        </w:r>
      </w:hyperlink>
    </w:p>
    <w:p w14:paraId="5336567B" w14:textId="77777777" w:rsidR="001025B5" w:rsidRPr="008C5184" w:rsidRDefault="00C66D70" w:rsidP="008C5184">
      <w:pPr>
        <w:pStyle w:val="ListParagraph"/>
        <w:numPr>
          <w:ilvl w:val="0"/>
          <w:numId w:val="3"/>
        </w:numPr>
        <w:spacing w:after="120" w:line="360" w:lineRule="auto"/>
        <w:ind w:left="360"/>
        <w:rPr>
          <w:sz w:val="26"/>
          <w:szCs w:val="26"/>
        </w:rPr>
      </w:pPr>
      <w:hyperlink r:id="rId55" w:history="1">
        <w:r w:rsidR="00AC23BD" w:rsidRPr="00AC23BD">
          <w:rPr>
            <w:rStyle w:val="Hyperlink"/>
            <w:sz w:val="26"/>
            <w:szCs w:val="26"/>
          </w:rPr>
          <w:t>http://mccormickml.com/2013/08/01/k-fold-cross-validation-with-matlab-code/</w:t>
        </w:r>
      </w:hyperlink>
    </w:p>
    <w:p w14:paraId="66A08193" w14:textId="77777777" w:rsidR="0087600B" w:rsidRPr="00AC23BD" w:rsidRDefault="0087600B" w:rsidP="00AC23BD">
      <w:pPr>
        <w:spacing w:after="120" w:line="360" w:lineRule="auto"/>
        <w:rPr>
          <w:sz w:val="26"/>
          <w:szCs w:val="26"/>
        </w:rPr>
      </w:pPr>
    </w:p>
    <w:p w14:paraId="3697DCE3" w14:textId="77777777" w:rsidR="003D70BE" w:rsidRDefault="003D70BE" w:rsidP="003D70BE">
      <w:pPr>
        <w:spacing w:before="100" w:beforeAutospacing="1" w:after="100" w:afterAutospacing="1" w:line="360" w:lineRule="auto"/>
        <w:rPr>
          <w:szCs w:val="26"/>
        </w:rPr>
      </w:pPr>
    </w:p>
    <w:p w14:paraId="7B01CD4C" w14:textId="77777777" w:rsidR="003D70BE" w:rsidRDefault="003D70BE">
      <w:pPr>
        <w:spacing w:before="0" w:after="200"/>
        <w:rPr>
          <w:szCs w:val="26"/>
        </w:rPr>
      </w:pPr>
      <w:r>
        <w:rPr>
          <w:szCs w:val="26"/>
        </w:rPr>
        <w:br w:type="page"/>
      </w:r>
    </w:p>
    <w:p w14:paraId="0F2DDED7" w14:textId="77777777" w:rsidR="003D70BE" w:rsidRDefault="003D70BE" w:rsidP="00DF49E0">
      <w:pPr>
        <w:pStyle w:val="LargeThesis16"/>
        <w:spacing w:before="120" w:beforeAutospacing="0" w:after="240" w:afterAutospacing="0"/>
        <w:outlineLvl w:val="0"/>
      </w:pPr>
      <w:bookmarkStart w:id="314" w:name="_Toc482202248"/>
      <w:bookmarkStart w:id="315" w:name="_Toc485154544"/>
      <w:r w:rsidRPr="00F41EF7">
        <w:lastRenderedPageBreak/>
        <w:t>PHỤ LỤC</w:t>
      </w:r>
      <w:bookmarkEnd w:id="304"/>
      <w:bookmarkEnd w:id="305"/>
      <w:bookmarkEnd w:id="306"/>
      <w:bookmarkEnd w:id="307"/>
      <w:bookmarkEnd w:id="308"/>
      <w:bookmarkEnd w:id="309"/>
      <w:bookmarkEnd w:id="310"/>
      <w:bookmarkEnd w:id="311"/>
      <w:bookmarkEnd w:id="314"/>
      <w:bookmarkEnd w:id="315"/>
    </w:p>
    <w:p w14:paraId="6DCA85E4" w14:textId="77777777"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PhuongTM1 Tu Minh Phuong" w:date="2017-06-14T09:00:00Z" w:initials="PT">
    <w:p w14:paraId="05477F66" w14:textId="77777777" w:rsidR="00C66D70" w:rsidRDefault="00C66D70">
      <w:pPr>
        <w:pStyle w:val="CommentText"/>
      </w:pPr>
      <w:r>
        <w:rPr>
          <w:rStyle w:val="CommentReference"/>
        </w:rPr>
        <w:annotationRef/>
      </w:r>
      <w:proofErr w:type="gramStart"/>
      <w:r>
        <w:t>thêm</w:t>
      </w:r>
      <w:proofErr w:type="gramEnd"/>
      <w:r>
        <w:t xml:space="preserve"> trích dẫn</w:t>
      </w:r>
    </w:p>
  </w:comment>
  <w:comment w:id="35" w:author="PhuongTM1 Tu Minh Phuong" w:date="2017-06-14T09:00:00Z" w:initials="PT">
    <w:p w14:paraId="22EF13B2" w14:textId="77777777" w:rsidR="00C66D70" w:rsidRDefault="00C66D70">
      <w:pPr>
        <w:pStyle w:val="CommentText"/>
      </w:pPr>
      <w:r>
        <w:rPr>
          <w:rStyle w:val="CommentReference"/>
        </w:rPr>
        <w:annotationRef/>
      </w:r>
      <w:proofErr w:type="gramStart"/>
      <w:r>
        <w:t>thêm</w:t>
      </w:r>
      <w:proofErr w:type="gramEnd"/>
      <w:r>
        <w:t xml:space="preserve"> trích dẫn</w:t>
      </w:r>
    </w:p>
  </w:comment>
  <w:comment w:id="270" w:author="PhuongTM1 Tu Minh Phuong" w:date="2017-06-14T09:03:00Z" w:initials="PT">
    <w:p w14:paraId="48D34A83" w14:textId="77777777" w:rsidR="00C66D70" w:rsidRDefault="00C66D70">
      <w:pPr>
        <w:pStyle w:val="CommentText"/>
      </w:pPr>
      <w:r>
        <w:rPr>
          <w:rStyle w:val="CommentReference"/>
        </w:rPr>
        <w:annotationRef/>
      </w:r>
      <w:r>
        <w:t>Em có thể xoá hình này đi, giải thích bằng lời là được rồi</w:t>
      </w:r>
    </w:p>
  </w:comment>
  <w:comment w:id="282" w:author="PhuongTM1 Tu Minh Phuong" w:date="2017-06-14T09:04:00Z" w:initials="PT">
    <w:p w14:paraId="6CDE5BEE" w14:textId="77777777" w:rsidR="00C66D70" w:rsidRDefault="00C66D70">
      <w:pPr>
        <w:pStyle w:val="CommentText"/>
      </w:pPr>
      <w:r>
        <w:rPr>
          <w:rStyle w:val="CommentReference"/>
        </w:rPr>
        <w:annotationRef/>
      </w:r>
      <w:proofErr w:type="gramStart"/>
      <w:r>
        <w:t>phần</w:t>
      </w:r>
      <w:proofErr w:type="gramEnd"/>
      <w:r>
        <w:t xml:space="preserve"> này không thấy em dùng đặc trưng là các biểu tượng. Nếu không dùng thì trong chương 2 em cũng nên bỏ phần mô tả đặc trưng là biểu tượng đi</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C33A4" w14:textId="77777777" w:rsidR="00EF7C6E" w:rsidRDefault="00EF7C6E">
      <w:pPr>
        <w:spacing w:before="0" w:line="240" w:lineRule="auto"/>
      </w:pPr>
      <w:r>
        <w:separator/>
      </w:r>
    </w:p>
  </w:endnote>
  <w:endnote w:type="continuationSeparator" w:id="0">
    <w:p w14:paraId="60DDE2F4" w14:textId="77777777" w:rsidR="00EF7C6E" w:rsidRDefault="00EF7C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ＭＳ 明朝">
    <w:charset w:val="4E"/>
    <w:family w:val="auto"/>
    <w:pitch w:val="variable"/>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14:paraId="7E63DEC1" w14:textId="77777777" w:rsidR="003667D2" w:rsidRDefault="003667D2" w:rsidP="00DA7047">
        <w:pPr>
          <w:pStyle w:val="Footer"/>
          <w:tabs>
            <w:tab w:val="clear" w:pos="4680"/>
            <w:tab w:val="center" w:pos="4590"/>
          </w:tabs>
          <w:spacing w:before="30"/>
        </w:pPr>
      </w:p>
      <w:p w14:paraId="58659C5B" w14:textId="77777777" w:rsidR="003667D2" w:rsidRPr="009A6204" w:rsidRDefault="00C66D70"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F7D894" w14:textId="77777777" w:rsidR="00EF7C6E" w:rsidRDefault="00EF7C6E">
      <w:pPr>
        <w:spacing w:before="0" w:line="240" w:lineRule="auto"/>
      </w:pPr>
      <w:r>
        <w:separator/>
      </w:r>
    </w:p>
  </w:footnote>
  <w:footnote w:type="continuationSeparator" w:id="0">
    <w:p w14:paraId="0631D7E8" w14:textId="77777777" w:rsidR="00EF7C6E" w:rsidRDefault="00EF7C6E">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14:paraId="5290BE4C" w14:textId="77777777" w:rsidR="003667D2" w:rsidRDefault="003667D2">
        <w:pPr>
          <w:pStyle w:val="Header"/>
          <w:jc w:val="center"/>
        </w:pPr>
        <w:r>
          <w:fldChar w:fldCharType="begin"/>
        </w:r>
        <w:r>
          <w:instrText xml:space="preserve"> PAGE   \* MERGEFORMAT </w:instrText>
        </w:r>
        <w:r>
          <w:fldChar w:fldCharType="separate"/>
        </w:r>
        <w:r w:rsidR="00C66D70">
          <w:rPr>
            <w:noProof/>
          </w:rPr>
          <w:t>48</w:t>
        </w:r>
        <w:r>
          <w:rPr>
            <w:noProof/>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5pt;height:11.4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hideSpellingErrors/>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DE5"/>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54E7"/>
    <w:rsid w:val="00137E2E"/>
    <w:rsid w:val="00140A4E"/>
    <w:rsid w:val="00141910"/>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C0232"/>
    <w:rsid w:val="003C042D"/>
    <w:rsid w:val="003C1288"/>
    <w:rsid w:val="003C14E2"/>
    <w:rsid w:val="003C535C"/>
    <w:rsid w:val="003C5500"/>
    <w:rsid w:val="003C7739"/>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5E7A"/>
    <w:rsid w:val="004F2D42"/>
    <w:rsid w:val="004F3217"/>
    <w:rsid w:val="004F64AD"/>
    <w:rsid w:val="004F6D3F"/>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6212"/>
    <w:rsid w:val="00651ECD"/>
    <w:rsid w:val="00663AFF"/>
    <w:rsid w:val="0066647B"/>
    <w:rsid w:val="006664A7"/>
    <w:rsid w:val="00666ED8"/>
    <w:rsid w:val="006711F7"/>
    <w:rsid w:val="0067200B"/>
    <w:rsid w:val="0067298C"/>
    <w:rsid w:val="00672BEB"/>
    <w:rsid w:val="00673D64"/>
    <w:rsid w:val="00674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024A"/>
    <w:rsid w:val="00931EE6"/>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D70"/>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DFF"/>
    <w:rsid w:val="00DA2F5B"/>
    <w:rsid w:val="00DA4A31"/>
    <w:rsid w:val="00DA55F3"/>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032"/>
    <w:rsid w:val="00F83701"/>
    <w:rsid w:val="00F83960"/>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FDB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C66D70"/>
    <w:rPr>
      <w:sz w:val="18"/>
      <w:szCs w:val="18"/>
    </w:rPr>
  </w:style>
  <w:style w:type="paragraph" w:styleId="CommentText">
    <w:name w:val="annotation text"/>
    <w:basedOn w:val="Normal"/>
    <w:link w:val="CommentTextChar"/>
    <w:uiPriority w:val="99"/>
    <w:semiHidden/>
    <w:unhideWhenUsed/>
    <w:rsid w:val="00C66D70"/>
    <w:pPr>
      <w:spacing w:line="240" w:lineRule="auto"/>
    </w:pPr>
  </w:style>
  <w:style w:type="character" w:customStyle="1" w:styleId="CommentTextChar">
    <w:name w:val="Comment Text Char"/>
    <w:basedOn w:val="DefaultParagraphFont"/>
    <w:link w:val="CommentText"/>
    <w:uiPriority w:val="99"/>
    <w:semiHidden/>
    <w:rsid w:val="00C66D70"/>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C66D70"/>
    <w:rPr>
      <w:b/>
      <w:bCs/>
      <w:sz w:val="20"/>
      <w:szCs w:val="20"/>
    </w:rPr>
  </w:style>
  <w:style w:type="character" w:customStyle="1" w:styleId="CommentSubjectChar">
    <w:name w:val="Comment Subject Char"/>
    <w:basedOn w:val="CommentTextChar"/>
    <w:link w:val="CommentSubject"/>
    <w:uiPriority w:val="99"/>
    <w:semiHidden/>
    <w:rsid w:val="00C66D70"/>
    <w:rPr>
      <w:rFonts w:ascii="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C66D70"/>
    <w:rPr>
      <w:sz w:val="18"/>
      <w:szCs w:val="18"/>
    </w:rPr>
  </w:style>
  <w:style w:type="paragraph" w:styleId="CommentText">
    <w:name w:val="annotation text"/>
    <w:basedOn w:val="Normal"/>
    <w:link w:val="CommentTextChar"/>
    <w:uiPriority w:val="99"/>
    <w:semiHidden/>
    <w:unhideWhenUsed/>
    <w:rsid w:val="00C66D70"/>
    <w:pPr>
      <w:spacing w:line="240" w:lineRule="auto"/>
    </w:pPr>
  </w:style>
  <w:style w:type="character" w:customStyle="1" w:styleId="CommentTextChar">
    <w:name w:val="Comment Text Char"/>
    <w:basedOn w:val="DefaultParagraphFont"/>
    <w:link w:val="CommentText"/>
    <w:uiPriority w:val="99"/>
    <w:semiHidden/>
    <w:rsid w:val="00C66D70"/>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C66D70"/>
    <w:rPr>
      <w:b/>
      <w:bCs/>
      <w:sz w:val="20"/>
      <w:szCs w:val="20"/>
    </w:rPr>
  </w:style>
  <w:style w:type="character" w:customStyle="1" w:styleId="CommentSubjectChar">
    <w:name w:val="Comment Subject Char"/>
    <w:basedOn w:val="CommentTextChar"/>
    <w:link w:val="CommentSubject"/>
    <w:uiPriority w:val="99"/>
    <w:semiHidden/>
    <w:rsid w:val="00C66D7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4" Type="http://schemas.openxmlformats.org/officeDocument/2006/relationships/image" Target="media/image4.png"/><Relationship Id="rId15" Type="http://schemas.openxmlformats.org/officeDocument/2006/relationships/hyperlink" Target="https://vi.wikipedia.org/wiki/Th%E1%BB%91ng_k%C3%AA"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lxbwk.njournal.sdu.edu.cn/EN/abstract/abstract3503.shtml" TargetMode="External"/><Relationship Id="rId51" Type="http://schemas.openxmlformats.org/officeDocument/2006/relationships/hyperlink" Target="https://academic.oup.com/biomet/article-abstract/62/1/207/220350/Mendenhall-s-studies-of-word-length-distribution" TargetMode="External"/><Relationship Id="rId52" Type="http://schemas.openxmlformats.org/officeDocument/2006/relationships/hyperlink" Target="https://developers.facebook.com" TargetMode="External"/><Relationship Id="rId53" Type="http://schemas.openxmlformats.org/officeDocument/2006/relationships/hyperlink" Target="https://www.csie.ntu.edu.tw/~cjlin/liblinear/" TargetMode="External"/><Relationship Id="rId54" Type="http://schemas.openxmlformats.org/officeDocument/2006/relationships/hyperlink" Target="http://restfb.com" TargetMode="External"/><Relationship Id="rId55" Type="http://schemas.openxmlformats.org/officeDocument/2006/relationships/hyperlink" Target="http://mccormickml.com/2013/08/01/k-fold-cross-validation-with-matlab-code/"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chart" Target="charts/chart1.xml"/><Relationship Id="rId45" Type="http://schemas.openxmlformats.org/officeDocument/2006/relationships/chart" Target="charts/chart2.xml"/><Relationship Id="rId46" Type="http://schemas.openxmlformats.org/officeDocument/2006/relationships/chart" Target="charts/chart3.xml"/><Relationship Id="rId47" Type="http://schemas.openxmlformats.org/officeDocument/2006/relationships/chart" Target="charts/chart4.xml"/><Relationship Id="rId48" Type="http://schemas.openxmlformats.org/officeDocument/2006/relationships/chart" Target="charts/chart5.xml"/><Relationship Id="rId49" Type="http://schemas.openxmlformats.org/officeDocument/2006/relationships/hyperlink" Target="http://dblp.uni-trier.de/db/conf/kse/kse2013-1.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c:v>
                </c:pt>
                <c:pt idx="1">
                  <c:v>0.6957</c:v>
                </c:pt>
                <c:pt idx="2">
                  <c:v>0.7005</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0.6696</c:v>
                </c:pt>
                <c:pt idx="1">
                  <c:v>0.6719</c:v>
                </c:pt>
                <c:pt idx="2">
                  <c:v>0.6978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0.6765</c:v>
                </c:pt>
                <c:pt idx="1">
                  <c:v>0.6776</c:v>
                </c:pt>
                <c:pt idx="2">
                  <c:v>0.7</c:v>
                </c:pt>
              </c:numCache>
            </c:numRef>
          </c:val>
        </c:ser>
        <c:dLbls>
          <c:dLblPos val="outEnd"/>
          <c:showLegendKey val="0"/>
          <c:showVal val="1"/>
          <c:showCatName val="0"/>
          <c:showSerName val="0"/>
          <c:showPercent val="0"/>
          <c:showBubbleSize val="0"/>
        </c:dLbls>
        <c:gapWidth val="219"/>
        <c:overlap val="-27"/>
        <c:axId val="2140563400"/>
        <c:axId val="2140559736"/>
      </c:barChart>
      <c:catAx>
        <c:axId val="214056340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559736"/>
        <c:crosses val="autoZero"/>
        <c:auto val="1"/>
        <c:lblAlgn val="ctr"/>
        <c:lblOffset val="100"/>
        <c:noMultiLvlLbl val="0"/>
      </c:catAx>
      <c:valAx>
        <c:axId val="2140559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5634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c:v>
                </c:pt>
                <c:pt idx="1">
                  <c:v>0.6696</c:v>
                </c:pt>
                <c:pt idx="2">
                  <c:v>0.6765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0.6957</c:v>
                </c:pt>
                <c:pt idx="1">
                  <c:v>0.6719</c:v>
                </c:pt>
                <c:pt idx="2">
                  <c:v>0.6776</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c:v>
                </c:pt>
                <c:pt idx="1">
                  <c:v>0.6978</c:v>
                </c:pt>
                <c:pt idx="2">
                  <c:v>0.7</c:v>
                </c:pt>
              </c:numCache>
            </c:numRef>
          </c:val>
        </c:ser>
        <c:dLbls>
          <c:dLblPos val="outEnd"/>
          <c:showLegendKey val="0"/>
          <c:showVal val="1"/>
          <c:showCatName val="0"/>
          <c:showSerName val="0"/>
          <c:showPercent val="0"/>
          <c:showBubbleSize val="0"/>
        </c:dLbls>
        <c:gapWidth val="219"/>
        <c:overlap val="-27"/>
        <c:axId val="2140507832"/>
        <c:axId val="2140504168"/>
      </c:barChart>
      <c:catAx>
        <c:axId val="21405078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504168"/>
        <c:crosses val="autoZero"/>
        <c:auto val="1"/>
        <c:lblAlgn val="ctr"/>
        <c:lblOffset val="100"/>
        <c:noMultiLvlLbl val="0"/>
      </c:catAx>
      <c:valAx>
        <c:axId val="2140504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5078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0.9387</c:v>
                </c:pt>
                <c:pt idx="1">
                  <c:v>0.9089</c:v>
                </c:pt>
                <c:pt idx="2">
                  <c:v>0.7005</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0.9308</c:v>
                </c:pt>
                <c:pt idx="1">
                  <c:v>0.9132</c:v>
                </c:pt>
                <c:pt idx="2">
                  <c:v>0.9238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0.7642</c:v>
                </c:pt>
                <c:pt idx="1">
                  <c:v>0.7783</c:v>
                </c:pt>
                <c:pt idx="2">
                  <c:v>0.7599</c:v>
                </c:pt>
              </c:numCache>
            </c:numRef>
          </c:val>
        </c:ser>
        <c:dLbls>
          <c:dLblPos val="outEnd"/>
          <c:showLegendKey val="0"/>
          <c:showVal val="1"/>
          <c:showCatName val="0"/>
          <c:showSerName val="0"/>
          <c:showPercent val="0"/>
          <c:showBubbleSize val="0"/>
        </c:dLbls>
        <c:gapWidth val="219"/>
        <c:overlap val="-27"/>
        <c:axId val="2063432552"/>
        <c:axId val="2063436024"/>
      </c:barChart>
      <c:catAx>
        <c:axId val="20634325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436024"/>
        <c:crosses val="autoZero"/>
        <c:auto val="1"/>
        <c:lblAlgn val="ctr"/>
        <c:lblOffset val="100"/>
        <c:noMultiLvlLbl val="0"/>
      </c:catAx>
      <c:valAx>
        <c:axId val="20634360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432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0.9387</c:v>
                </c:pt>
                <c:pt idx="1">
                  <c:v>0.9308</c:v>
                </c:pt>
                <c:pt idx="2">
                  <c:v>0.9238</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c:v>
                </c:pt>
                <c:pt idx="1">
                  <c:v>0.9132</c:v>
                </c:pt>
                <c:pt idx="2">
                  <c:v>0.9185</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0.7783</c:v>
                </c:pt>
                <c:pt idx="1">
                  <c:v>0.7642</c:v>
                </c:pt>
                <c:pt idx="2">
                  <c:v>0.7599</c:v>
                </c:pt>
              </c:numCache>
            </c:numRef>
          </c:val>
        </c:ser>
        <c:dLbls>
          <c:dLblPos val="outEnd"/>
          <c:showLegendKey val="0"/>
          <c:showVal val="1"/>
          <c:showCatName val="0"/>
          <c:showSerName val="0"/>
          <c:showPercent val="0"/>
          <c:showBubbleSize val="0"/>
        </c:dLbls>
        <c:gapWidth val="219"/>
        <c:overlap val="-27"/>
        <c:axId val="2063482328"/>
        <c:axId val="2063485800"/>
      </c:barChart>
      <c:catAx>
        <c:axId val="206348232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485800"/>
        <c:crosses val="autoZero"/>
        <c:auto val="1"/>
        <c:lblAlgn val="ctr"/>
        <c:lblOffset val="100"/>
        <c:noMultiLvlLbl val="0"/>
      </c:catAx>
      <c:valAx>
        <c:axId val="20634858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3482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10000.0</c:v>
                </c:pt>
                <c:pt idx="1">
                  <c:v>50000.0</c:v>
                </c:pt>
                <c:pt idx="2">
                  <c:v>100000.0</c:v>
                </c:pt>
                <c:pt idx="3">
                  <c:v>150000.0</c:v>
                </c:pt>
                <c:pt idx="4">
                  <c:v>216872.0</c:v>
                </c:pt>
              </c:numCache>
            </c:numRef>
          </c:cat>
          <c:val>
            <c:numRef>
              <c:f>Sheet1!$B$2:$B$6</c:f>
              <c:numCache>
                <c:formatCode>0.00%</c:formatCode>
                <c:ptCount val="5"/>
                <c:pt idx="0">
                  <c:v>0.6259</c:v>
                </c:pt>
                <c:pt idx="1">
                  <c:v>0.6599</c:v>
                </c:pt>
                <c:pt idx="2">
                  <c:v>0.6739</c:v>
                </c:pt>
                <c:pt idx="3">
                  <c:v>0.6813</c:v>
                </c:pt>
                <c:pt idx="4">
                  <c:v>0.6871</c:v>
                </c:pt>
              </c:numCache>
            </c:numRef>
          </c:val>
          <c:smooth val="0"/>
        </c:ser>
        <c:dLbls>
          <c:dLblPos val="b"/>
          <c:showLegendKey val="0"/>
          <c:showVal val="1"/>
          <c:showCatName val="0"/>
          <c:showSerName val="0"/>
          <c:showPercent val="0"/>
          <c:showBubbleSize val="0"/>
        </c:dLbls>
        <c:marker val="1"/>
        <c:smooth val="0"/>
        <c:axId val="2140490952"/>
        <c:axId val="2140481800"/>
      </c:lineChart>
      <c:catAx>
        <c:axId val="2140490952"/>
        <c:scaling>
          <c:orientation val="minMax"/>
        </c:scaling>
        <c:delete val="0"/>
        <c:axPos val="b"/>
        <c:numFmt formatCode="#,##0" sourceLinked="1"/>
        <c:majorTickMark val="out"/>
        <c:minorTickMark val="none"/>
        <c:tickLblPos val="nextTo"/>
        <c:crossAx val="2140481800"/>
        <c:crosses val="autoZero"/>
        <c:auto val="1"/>
        <c:lblAlgn val="ctr"/>
        <c:lblOffset val="100"/>
        <c:noMultiLvlLbl val="0"/>
      </c:catAx>
      <c:valAx>
        <c:axId val="2140481800"/>
        <c:scaling>
          <c:orientation val="minMax"/>
        </c:scaling>
        <c:delete val="0"/>
        <c:axPos val="l"/>
        <c:majorGridlines/>
        <c:numFmt formatCode="0.00%" sourceLinked="1"/>
        <c:majorTickMark val="out"/>
        <c:minorTickMark val="none"/>
        <c:tickLblPos val="nextTo"/>
        <c:crossAx val="2140490952"/>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15E79-321E-AC4F-83BA-BD996B9C2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63</Pages>
  <Words>9858</Words>
  <Characters>56191</Characters>
  <Application>Microsoft Macintosh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PhuongTM1 Tu Minh Phuong</cp:lastModifiedBy>
  <cp:revision>922</cp:revision>
  <dcterms:created xsi:type="dcterms:W3CDTF">2017-05-10T08:55:00Z</dcterms:created>
  <dcterms:modified xsi:type="dcterms:W3CDTF">2017-06-14T02:05:00Z</dcterms:modified>
</cp:coreProperties>
</file>