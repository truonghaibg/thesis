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p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48" w:history="1">
        <w:r w:rsidR="00355A95" w:rsidRPr="00980DA9">
          <w:rPr>
            <w:rStyle w:val="Hyperlink"/>
            <w:noProof/>
          </w:rPr>
          <w:t>DANH MỤC TỪ VIẾT TẮT</w:t>
        </w:r>
        <w:r w:rsidR="00355A95">
          <w:rPr>
            <w:noProof/>
            <w:webHidden/>
          </w:rPr>
          <w:tab/>
        </w:r>
        <w:r w:rsidR="00355A95">
          <w:rPr>
            <w:noProof/>
            <w:webHidden/>
          </w:rPr>
          <w:fldChar w:fldCharType="begin"/>
        </w:r>
        <w:r w:rsidR="00355A95">
          <w:rPr>
            <w:noProof/>
            <w:webHidden/>
          </w:rPr>
          <w:instrText xml:space="preserve"> PAGEREF _Toc484396748 \h </w:instrText>
        </w:r>
        <w:r w:rsidR="00355A95">
          <w:rPr>
            <w:noProof/>
            <w:webHidden/>
          </w:rPr>
        </w:r>
        <w:r w:rsidR="00355A95">
          <w:rPr>
            <w:noProof/>
            <w:webHidden/>
          </w:rPr>
          <w:fldChar w:fldCharType="separate"/>
        </w:r>
        <w:r w:rsidR="00355A95">
          <w:rPr>
            <w:noProof/>
            <w:webHidden/>
          </w:rPr>
          <w:t>vi</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49" w:history="1">
        <w:r w:rsidR="00355A95" w:rsidRPr="00980DA9">
          <w:rPr>
            <w:rStyle w:val="Hyperlink"/>
            <w:noProof/>
          </w:rPr>
          <w:t>DANH MỤC CÁC BẢNG BIỂU</w:t>
        </w:r>
        <w:r w:rsidR="00355A95">
          <w:rPr>
            <w:noProof/>
            <w:webHidden/>
          </w:rPr>
          <w:tab/>
        </w:r>
        <w:r w:rsidR="00355A95">
          <w:rPr>
            <w:noProof/>
            <w:webHidden/>
          </w:rPr>
          <w:fldChar w:fldCharType="begin"/>
        </w:r>
        <w:r w:rsidR="00355A95">
          <w:rPr>
            <w:noProof/>
            <w:webHidden/>
          </w:rPr>
          <w:instrText xml:space="preserve"> PAGEREF _Toc484396749 \h </w:instrText>
        </w:r>
        <w:r w:rsidR="00355A95">
          <w:rPr>
            <w:noProof/>
            <w:webHidden/>
          </w:rPr>
        </w:r>
        <w:r w:rsidR="00355A95">
          <w:rPr>
            <w:noProof/>
            <w:webHidden/>
          </w:rPr>
          <w:fldChar w:fldCharType="separate"/>
        </w:r>
        <w:r w:rsidR="00355A95">
          <w:rPr>
            <w:noProof/>
            <w:webHidden/>
          </w:rPr>
          <w:t>viii</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50" w:history="1">
        <w:r w:rsidR="00355A95" w:rsidRPr="00980DA9">
          <w:rPr>
            <w:rStyle w:val="Hyperlink"/>
            <w:noProof/>
          </w:rPr>
          <w:t>DANH MỤC CÁC HÌNH VẼ</w:t>
        </w:r>
        <w:r w:rsidR="00355A95">
          <w:rPr>
            <w:noProof/>
            <w:webHidden/>
          </w:rPr>
          <w:tab/>
        </w:r>
        <w:r w:rsidR="00355A95">
          <w:rPr>
            <w:noProof/>
            <w:webHidden/>
          </w:rPr>
          <w:fldChar w:fldCharType="begin"/>
        </w:r>
        <w:r w:rsidR="00355A95">
          <w:rPr>
            <w:noProof/>
            <w:webHidden/>
          </w:rPr>
          <w:instrText xml:space="preserve"> PAGEREF _Toc484396750 \h </w:instrText>
        </w:r>
        <w:r w:rsidR="00355A95">
          <w:rPr>
            <w:noProof/>
            <w:webHidden/>
          </w:rPr>
        </w:r>
        <w:r w:rsidR="00355A95">
          <w:rPr>
            <w:noProof/>
            <w:webHidden/>
          </w:rPr>
          <w:fldChar w:fldCharType="separate"/>
        </w:r>
        <w:r w:rsidR="00355A95">
          <w:rPr>
            <w:noProof/>
            <w:webHidden/>
          </w:rPr>
          <w:t>ix</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51" w:history="1">
        <w:r w:rsidR="00355A95" w:rsidRPr="00980DA9">
          <w:rPr>
            <w:rStyle w:val="Hyperlink"/>
            <w:noProof/>
          </w:rPr>
          <w:t>MỞ ĐẦU</w:t>
        </w:r>
        <w:r w:rsidR="00355A95">
          <w:rPr>
            <w:noProof/>
            <w:webHidden/>
          </w:rPr>
          <w:tab/>
        </w:r>
        <w:r w:rsidR="00355A95">
          <w:rPr>
            <w:noProof/>
            <w:webHidden/>
          </w:rPr>
          <w:fldChar w:fldCharType="begin"/>
        </w:r>
        <w:r w:rsidR="00355A95">
          <w:rPr>
            <w:noProof/>
            <w:webHidden/>
          </w:rPr>
          <w:instrText xml:space="preserve"> PAGEREF _Toc484396751 \h </w:instrText>
        </w:r>
        <w:r w:rsidR="00355A95">
          <w:rPr>
            <w:noProof/>
            <w:webHidden/>
          </w:rPr>
        </w:r>
        <w:r w:rsidR="00355A95">
          <w:rPr>
            <w:noProof/>
            <w:webHidden/>
          </w:rPr>
          <w:fldChar w:fldCharType="separate"/>
        </w:r>
        <w:r w:rsidR="00355A95">
          <w:rPr>
            <w:noProof/>
            <w:webHidden/>
          </w:rPr>
          <w:t>1</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52" w:history="1">
        <w:r w:rsidR="00355A95" w:rsidRPr="00980DA9">
          <w:rPr>
            <w:rStyle w:val="Hyperlink"/>
            <w:noProof/>
          </w:rPr>
          <w:t>Chương 1 - 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_Toc484396752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00355A95" w:rsidRPr="00980DA9">
          <w:rPr>
            <w:rStyle w:val="Hyperlink"/>
            <w:noProof/>
          </w:rPr>
          <w:t>1.1.</w:t>
        </w:r>
        <w:r w:rsidR="00355A95">
          <w:rPr>
            <w:rFonts w:asciiTheme="minorHAnsi" w:eastAsiaTheme="minorEastAsia" w:hAnsiTheme="minorHAnsi" w:cstheme="minorBidi"/>
            <w:noProof/>
            <w:sz w:val="22"/>
            <w:szCs w:val="22"/>
          </w:rPr>
          <w:tab/>
        </w:r>
        <w:r w:rsidR="00355A95" w:rsidRPr="00980DA9">
          <w:rPr>
            <w:rStyle w:val="Hyperlink"/>
            <w:noProof/>
          </w:rPr>
          <w:t>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_Toc484396753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00355A95" w:rsidRPr="00980DA9">
          <w:rPr>
            <w:rStyle w:val="Hyperlink"/>
            <w:noProof/>
          </w:rPr>
          <w:t>1.2.</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w:t>
        </w:r>
        <w:r w:rsidR="00355A95">
          <w:rPr>
            <w:noProof/>
            <w:webHidden/>
          </w:rPr>
          <w:tab/>
        </w:r>
        <w:r w:rsidR="00355A95">
          <w:rPr>
            <w:noProof/>
            <w:webHidden/>
          </w:rPr>
          <w:fldChar w:fldCharType="begin"/>
        </w:r>
        <w:r w:rsidR="00355A95">
          <w:rPr>
            <w:noProof/>
            <w:webHidden/>
          </w:rPr>
          <w:instrText xml:space="preserve"> PAGEREF _Toc484396754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00355A95" w:rsidRPr="00980DA9">
          <w:rPr>
            <w:rStyle w:val="Hyperlink"/>
            <w:noProof/>
          </w:rPr>
          <w:t>1.3.</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 dựa trên các bài biết của người dùng</w:t>
        </w:r>
        <w:r w:rsidR="00355A95">
          <w:rPr>
            <w:noProof/>
            <w:webHidden/>
          </w:rPr>
          <w:tab/>
        </w:r>
        <w:r w:rsidR="00355A95">
          <w:rPr>
            <w:noProof/>
            <w:webHidden/>
          </w:rPr>
          <w:fldChar w:fldCharType="begin"/>
        </w:r>
        <w:r w:rsidR="00355A95">
          <w:rPr>
            <w:noProof/>
            <w:webHidden/>
          </w:rPr>
          <w:instrText xml:space="preserve"> PAGEREF _Toc484396755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00355A95" w:rsidRPr="00980DA9">
          <w:rPr>
            <w:rStyle w:val="Hyperlink"/>
            <w:i/>
            <w:noProof/>
          </w:rPr>
          <w:t>1.3.1.</w:t>
        </w:r>
        <w:r w:rsidR="00355A95">
          <w:rPr>
            <w:rFonts w:asciiTheme="minorHAnsi" w:eastAsiaTheme="minorEastAsia" w:hAnsiTheme="minorHAnsi" w:cstheme="minorBidi"/>
            <w:noProof/>
            <w:sz w:val="22"/>
            <w:szCs w:val="22"/>
          </w:rPr>
          <w:tab/>
        </w:r>
        <w:r w:rsidR="00355A95" w:rsidRPr="00980DA9">
          <w:rPr>
            <w:rStyle w:val="Hyperlink"/>
            <w:i/>
            <w:noProof/>
          </w:rPr>
          <w:t>Dự đoán giới tính sử dụng bài viết từ blog</w:t>
        </w:r>
        <w:r w:rsidR="00355A95">
          <w:rPr>
            <w:noProof/>
            <w:webHidden/>
          </w:rPr>
          <w:tab/>
        </w:r>
        <w:r w:rsidR="00355A95">
          <w:rPr>
            <w:noProof/>
            <w:webHidden/>
          </w:rPr>
          <w:fldChar w:fldCharType="begin"/>
        </w:r>
        <w:r w:rsidR="00355A95">
          <w:rPr>
            <w:noProof/>
            <w:webHidden/>
          </w:rPr>
          <w:instrText xml:space="preserve"> PAGEREF _Toc484396756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00355A95" w:rsidRPr="00980DA9">
          <w:rPr>
            <w:rStyle w:val="Hyperlink"/>
            <w:i/>
            <w:noProof/>
          </w:rPr>
          <w:t>1.3.2.</w:t>
        </w:r>
        <w:r w:rsidR="00355A95">
          <w:rPr>
            <w:rFonts w:asciiTheme="minorHAnsi" w:eastAsiaTheme="minorEastAsia" w:hAnsiTheme="minorHAnsi" w:cstheme="minorBidi"/>
            <w:noProof/>
            <w:sz w:val="22"/>
            <w:szCs w:val="22"/>
          </w:rPr>
          <w:tab/>
        </w:r>
        <w:r w:rsidR="00355A95" w:rsidRPr="00980DA9">
          <w:rPr>
            <w:rStyle w:val="Hyperlink"/>
            <w:i/>
            <w:noProof/>
          </w:rPr>
          <w:t xml:space="preserve">Dự đoán giới tính sử dụng dữ liệu từ các thông điệp trên </w:t>
        </w:r>
        <w:r w:rsidR="00355A95" w:rsidRPr="00980DA9">
          <w:rPr>
            <w:rStyle w:val="Hyperlink"/>
            <w:rFonts w:eastAsia="Times New Roman"/>
            <w:i/>
            <w:noProof/>
            <w:lang w:val="vi-VN"/>
          </w:rPr>
          <w:t>twitter</w:t>
        </w:r>
        <w:r w:rsidR="00355A95" w:rsidRPr="00980DA9">
          <w:rPr>
            <w:rStyle w:val="Hyperlink"/>
            <w:i/>
            <w:noProof/>
          </w:rPr>
          <w:t xml:space="preserve"> bằng phương pháp hồi quy</w:t>
        </w:r>
        <w:r w:rsidR="00355A95">
          <w:rPr>
            <w:noProof/>
            <w:webHidden/>
          </w:rPr>
          <w:tab/>
        </w:r>
        <w:r w:rsidR="00355A95">
          <w:rPr>
            <w:noProof/>
            <w:webHidden/>
          </w:rPr>
          <w:fldChar w:fldCharType="begin"/>
        </w:r>
        <w:r w:rsidR="00355A95">
          <w:rPr>
            <w:noProof/>
            <w:webHidden/>
          </w:rPr>
          <w:instrText xml:space="preserve"> PAGEREF _Toc484396757 \h </w:instrText>
        </w:r>
        <w:r w:rsidR="00355A95">
          <w:rPr>
            <w:noProof/>
            <w:webHidden/>
          </w:rPr>
        </w:r>
        <w:r w:rsidR="00355A95">
          <w:rPr>
            <w:noProof/>
            <w:webHidden/>
          </w:rPr>
          <w:fldChar w:fldCharType="separate"/>
        </w:r>
        <w:r w:rsidR="00355A95">
          <w:rPr>
            <w:noProof/>
            <w:webHidden/>
          </w:rPr>
          <w:t>5</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00355A95" w:rsidRPr="00980DA9">
          <w:rPr>
            <w:rStyle w:val="Hyperlink"/>
            <w:noProof/>
          </w:rPr>
          <w:t>1.4.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_Toc484396758 \h </w:instrText>
        </w:r>
        <w:r w:rsidR="00355A95">
          <w:rPr>
            <w:noProof/>
            <w:webHidden/>
          </w:rPr>
        </w:r>
        <w:r w:rsidR="00355A95">
          <w:rPr>
            <w:noProof/>
            <w:webHidden/>
          </w:rPr>
          <w:fldChar w:fldCharType="separate"/>
        </w:r>
        <w:r w:rsidR="00355A95">
          <w:rPr>
            <w:noProof/>
            <w:webHidden/>
          </w:rPr>
          <w:t>7</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59" w:history="1">
        <w:r w:rsidR="00355A95" w:rsidRPr="00980DA9">
          <w:rPr>
            <w:rStyle w:val="Hyperlink"/>
            <w:noProof/>
          </w:rPr>
          <w:t>Chương 2 - KỸ THUẬT HỌC MÁY SVM VÀ ÁP DỤNG TRONG DỰ ĐOÁN GIỚI TÍNH NGƯỜI DÙNG MẠNG XÃ HỘI</w:t>
        </w:r>
        <w:r w:rsidR="00355A95">
          <w:rPr>
            <w:noProof/>
            <w:webHidden/>
          </w:rPr>
          <w:tab/>
        </w:r>
        <w:r w:rsidR="00355A95">
          <w:rPr>
            <w:noProof/>
            <w:webHidden/>
          </w:rPr>
          <w:fldChar w:fldCharType="begin"/>
        </w:r>
        <w:r w:rsidR="00355A95">
          <w:rPr>
            <w:noProof/>
            <w:webHidden/>
          </w:rPr>
          <w:instrText xml:space="preserve"> PAGEREF _Toc484396759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00355A95" w:rsidRPr="00980DA9">
          <w:rPr>
            <w:rStyle w:val="Hyperlink"/>
            <w:noProof/>
          </w:rPr>
          <w:t>2.1.</w:t>
        </w:r>
        <w:r w:rsidR="00355A95">
          <w:rPr>
            <w:rFonts w:asciiTheme="minorHAnsi" w:eastAsiaTheme="minorEastAsia" w:hAnsiTheme="minorHAnsi" w:cstheme="minorBidi"/>
            <w:noProof/>
            <w:sz w:val="22"/>
            <w:szCs w:val="22"/>
          </w:rPr>
          <w:tab/>
        </w:r>
        <w:r w:rsidR="00355A95" w:rsidRPr="00980DA9">
          <w:rPr>
            <w:rStyle w:val="Hyperlink"/>
            <w:noProof/>
          </w:rPr>
          <w:t>Phạm vi áp dụng</w:t>
        </w:r>
        <w:r w:rsidR="00355A95">
          <w:rPr>
            <w:noProof/>
            <w:webHidden/>
          </w:rPr>
          <w:tab/>
        </w:r>
        <w:r w:rsidR="00355A95">
          <w:rPr>
            <w:noProof/>
            <w:webHidden/>
          </w:rPr>
          <w:fldChar w:fldCharType="begin"/>
        </w:r>
        <w:r w:rsidR="00355A95">
          <w:rPr>
            <w:noProof/>
            <w:webHidden/>
          </w:rPr>
          <w:instrText xml:space="preserve"> PAGEREF _Toc484396760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00355A95" w:rsidRPr="00980DA9">
          <w:rPr>
            <w:rStyle w:val="Hyperlink"/>
            <w:noProof/>
          </w:rPr>
          <w:t>2.2.</w:t>
        </w:r>
        <w:r w:rsidR="00355A95">
          <w:rPr>
            <w:rFonts w:asciiTheme="minorHAnsi" w:eastAsiaTheme="minorEastAsia" w:hAnsiTheme="minorHAnsi" w:cstheme="minorBidi"/>
            <w:noProof/>
            <w:sz w:val="22"/>
            <w:szCs w:val="22"/>
          </w:rPr>
          <w:tab/>
        </w:r>
        <w:r w:rsidR="00355A95" w:rsidRPr="00980DA9">
          <w:rPr>
            <w:rStyle w:val="Hyperlink"/>
            <w:noProof/>
          </w:rPr>
          <w:t>Các đặc trưng sử dụng</w:t>
        </w:r>
        <w:r w:rsidR="00355A95">
          <w:rPr>
            <w:noProof/>
            <w:webHidden/>
          </w:rPr>
          <w:tab/>
        </w:r>
        <w:r w:rsidR="00355A95">
          <w:rPr>
            <w:noProof/>
            <w:webHidden/>
          </w:rPr>
          <w:fldChar w:fldCharType="begin"/>
        </w:r>
        <w:r w:rsidR="00355A95">
          <w:rPr>
            <w:noProof/>
            <w:webHidden/>
          </w:rPr>
          <w:instrText xml:space="preserve"> PAGEREF _Toc484396761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00355A95" w:rsidRPr="00980DA9">
          <w:rPr>
            <w:rStyle w:val="Hyperlink"/>
            <w:i/>
            <w:noProof/>
          </w:rPr>
          <w:t>2.2.1.</w:t>
        </w:r>
        <w:r w:rsidR="00355A95">
          <w:rPr>
            <w:rFonts w:asciiTheme="minorHAnsi" w:eastAsiaTheme="minorEastAsia" w:hAnsiTheme="minorHAnsi" w:cstheme="minorBidi"/>
            <w:noProof/>
            <w:sz w:val="22"/>
            <w:szCs w:val="22"/>
          </w:rPr>
          <w:tab/>
        </w:r>
        <w:r w:rsidR="00355A95" w:rsidRPr="00980DA9">
          <w:rPr>
            <w:rStyle w:val="Hyperlink"/>
            <w:i/>
            <w:noProof/>
          </w:rPr>
          <w:t>Đặc trưng text</w:t>
        </w:r>
        <w:r w:rsidR="00355A95">
          <w:rPr>
            <w:noProof/>
            <w:webHidden/>
          </w:rPr>
          <w:tab/>
        </w:r>
        <w:r w:rsidR="00355A95">
          <w:rPr>
            <w:noProof/>
            <w:webHidden/>
          </w:rPr>
          <w:fldChar w:fldCharType="begin"/>
        </w:r>
        <w:r w:rsidR="00355A95">
          <w:rPr>
            <w:noProof/>
            <w:webHidden/>
          </w:rPr>
          <w:instrText xml:space="preserve"> PAGEREF _Toc484396762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00355A95" w:rsidRPr="00980DA9">
          <w:rPr>
            <w:rStyle w:val="Hyperlink"/>
            <w:i/>
            <w:noProof/>
          </w:rPr>
          <w:t>2.2.2.</w:t>
        </w:r>
        <w:r w:rsidR="00355A95">
          <w:rPr>
            <w:rFonts w:asciiTheme="minorHAnsi" w:eastAsiaTheme="minorEastAsia" w:hAnsiTheme="minorHAnsi" w:cstheme="minorBidi"/>
            <w:noProof/>
            <w:sz w:val="22"/>
            <w:szCs w:val="22"/>
          </w:rPr>
          <w:tab/>
        </w:r>
        <w:r w:rsidR="00355A95" w:rsidRPr="00980DA9">
          <w:rPr>
            <w:rStyle w:val="Hyperlink"/>
            <w:i/>
            <w:noProof/>
          </w:rPr>
          <w:t>Đặc trưng ký hiệu đặc biệt</w:t>
        </w:r>
        <w:r w:rsidR="00355A95">
          <w:rPr>
            <w:noProof/>
            <w:webHidden/>
          </w:rPr>
          <w:tab/>
        </w:r>
        <w:r w:rsidR="00355A95">
          <w:rPr>
            <w:noProof/>
            <w:webHidden/>
          </w:rPr>
          <w:fldChar w:fldCharType="begin"/>
        </w:r>
        <w:r w:rsidR="00355A95">
          <w:rPr>
            <w:noProof/>
            <w:webHidden/>
          </w:rPr>
          <w:instrText xml:space="preserve"> PAGEREF _Toc484396763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00355A95" w:rsidRPr="00980DA9">
          <w:rPr>
            <w:rStyle w:val="Hyperlink"/>
            <w:noProof/>
          </w:rPr>
          <w:t>2.3.</w:t>
        </w:r>
        <w:r w:rsidR="00355A95">
          <w:rPr>
            <w:rFonts w:asciiTheme="minorHAnsi" w:eastAsiaTheme="minorEastAsia" w:hAnsiTheme="minorHAnsi" w:cstheme="minorBidi"/>
            <w:noProof/>
            <w:sz w:val="22"/>
            <w:szCs w:val="22"/>
          </w:rPr>
          <w:tab/>
        </w:r>
        <w:r w:rsidR="00355A95" w:rsidRPr="00980DA9">
          <w:rPr>
            <w:rStyle w:val="Hyperlink"/>
            <w:noProof/>
          </w:rPr>
          <w:t>Kỹ thuật học máy SVM</w:t>
        </w:r>
        <w:r w:rsidR="00355A95">
          <w:rPr>
            <w:noProof/>
            <w:webHidden/>
          </w:rPr>
          <w:tab/>
        </w:r>
        <w:r w:rsidR="00355A95">
          <w:rPr>
            <w:noProof/>
            <w:webHidden/>
          </w:rPr>
          <w:fldChar w:fldCharType="begin"/>
        </w:r>
        <w:r w:rsidR="00355A95">
          <w:rPr>
            <w:noProof/>
            <w:webHidden/>
          </w:rPr>
          <w:instrText xml:space="preserve"> PAGEREF _Toc484396764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00355A95" w:rsidRPr="00980DA9">
          <w:rPr>
            <w:rStyle w:val="Hyperlink"/>
            <w:b/>
            <w:i/>
            <w:noProof/>
          </w:rPr>
          <w:t>2.3.1.</w:t>
        </w:r>
        <w:r w:rsidR="00355A95">
          <w:rPr>
            <w:rFonts w:asciiTheme="minorHAnsi" w:eastAsiaTheme="minorEastAsia" w:hAnsiTheme="minorHAnsi" w:cstheme="minorBidi"/>
            <w:noProof/>
            <w:sz w:val="22"/>
            <w:szCs w:val="22"/>
          </w:rPr>
          <w:tab/>
        </w:r>
        <w:r w:rsidR="00355A95" w:rsidRPr="00980DA9">
          <w:rPr>
            <w:rStyle w:val="Hyperlink"/>
            <w:b/>
            <w:i/>
            <w:noProof/>
          </w:rPr>
          <w:t>Ý tưởng</w:t>
        </w:r>
        <w:r w:rsidR="00355A95">
          <w:rPr>
            <w:noProof/>
            <w:webHidden/>
          </w:rPr>
          <w:tab/>
        </w:r>
        <w:r w:rsidR="00355A95">
          <w:rPr>
            <w:noProof/>
            <w:webHidden/>
          </w:rPr>
          <w:fldChar w:fldCharType="begin"/>
        </w:r>
        <w:r w:rsidR="00355A95">
          <w:rPr>
            <w:noProof/>
            <w:webHidden/>
          </w:rPr>
          <w:instrText xml:space="preserve"> PAGEREF _Toc484396765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00355A95" w:rsidRPr="00980DA9">
          <w:rPr>
            <w:rStyle w:val="Hyperlink"/>
            <w:b/>
            <w:i/>
            <w:noProof/>
          </w:rPr>
          <w:t>2.3.2.</w:t>
        </w:r>
        <w:r w:rsidR="00355A95">
          <w:rPr>
            <w:rFonts w:asciiTheme="minorHAnsi" w:eastAsiaTheme="minorEastAsia" w:hAnsiTheme="minorHAnsi" w:cstheme="minorBidi"/>
            <w:noProof/>
            <w:sz w:val="22"/>
            <w:szCs w:val="22"/>
          </w:rPr>
          <w:tab/>
        </w:r>
        <w:r w:rsidR="00355A95" w:rsidRPr="00980DA9">
          <w:rPr>
            <w:rStyle w:val="Hyperlink"/>
            <w:b/>
            <w:i/>
            <w:noProof/>
          </w:rPr>
          <w:t>Cơ sở lý thuyết</w:t>
        </w:r>
        <w:r w:rsidR="00355A95">
          <w:rPr>
            <w:noProof/>
            <w:webHidden/>
          </w:rPr>
          <w:tab/>
        </w:r>
        <w:r w:rsidR="00355A95">
          <w:rPr>
            <w:noProof/>
            <w:webHidden/>
          </w:rPr>
          <w:fldChar w:fldCharType="begin"/>
        </w:r>
        <w:r w:rsidR="00355A95">
          <w:rPr>
            <w:noProof/>
            <w:webHidden/>
          </w:rPr>
          <w:instrText xml:space="preserve"> PAGEREF _Toc484396766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00355A95" w:rsidRPr="00980DA9">
          <w:rPr>
            <w:rStyle w:val="Hyperlink"/>
            <w:b/>
            <w:i/>
            <w:noProof/>
          </w:rPr>
          <w:t>2.3.3.</w:t>
        </w:r>
        <w:r w:rsidR="00355A95">
          <w:rPr>
            <w:rFonts w:asciiTheme="minorHAnsi" w:eastAsiaTheme="minorEastAsia" w:hAnsiTheme="minorHAnsi" w:cstheme="minorBidi"/>
            <w:noProof/>
            <w:sz w:val="22"/>
            <w:szCs w:val="22"/>
          </w:rPr>
          <w:tab/>
        </w:r>
        <w:r w:rsidR="00355A95" w:rsidRPr="00980DA9">
          <w:rPr>
            <w:rStyle w:val="Hyperlink"/>
            <w:b/>
            <w:i/>
            <w:noProof/>
            <w:lang w:val="vi-VN"/>
          </w:rPr>
          <w:t>Bài toán phân 2 lớp với SVM</w:t>
        </w:r>
        <w:r w:rsidR="00355A95">
          <w:rPr>
            <w:noProof/>
            <w:webHidden/>
          </w:rPr>
          <w:tab/>
        </w:r>
        <w:r w:rsidR="00355A95">
          <w:rPr>
            <w:noProof/>
            <w:webHidden/>
          </w:rPr>
          <w:fldChar w:fldCharType="begin"/>
        </w:r>
        <w:r w:rsidR="00355A95">
          <w:rPr>
            <w:noProof/>
            <w:webHidden/>
          </w:rPr>
          <w:instrText xml:space="preserve"> PAGEREF _Toc484396767 \h </w:instrText>
        </w:r>
        <w:r w:rsidR="00355A95">
          <w:rPr>
            <w:noProof/>
            <w:webHidden/>
          </w:rPr>
        </w:r>
        <w:r w:rsidR="00355A95">
          <w:rPr>
            <w:noProof/>
            <w:webHidden/>
          </w:rPr>
          <w:fldChar w:fldCharType="separate"/>
        </w:r>
        <w:r w:rsidR="00355A95">
          <w:rPr>
            <w:noProof/>
            <w:webHidden/>
          </w:rPr>
          <w:t>11</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00355A95" w:rsidRPr="00980DA9">
          <w:rPr>
            <w:rStyle w:val="Hyperlink"/>
            <w:b/>
            <w:i/>
            <w:noProof/>
          </w:rPr>
          <w:t>2.3.4.</w:t>
        </w:r>
        <w:r w:rsidR="00355A95">
          <w:rPr>
            <w:rFonts w:asciiTheme="minorHAnsi" w:eastAsiaTheme="minorEastAsia" w:hAnsiTheme="minorHAnsi" w:cstheme="minorBidi"/>
            <w:noProof/>
            <w:sz w:val="22"/>
            <w:szCs w:val="22"/>
          </w:rPr>
          <w:tab/>
        </w:r>
        <w:r w:rsidR="00355A95" w:rsidRPr="00980DA9">
          <w:rPr>
            <w:rStyle w:val="Hyperlink"/>
            <w:b/>
            <w:i/>
            <w:noProof/>
          </w:rPr>
          <w:t>Các bước chính của phương pháp SVM</w:t>
        </w:r>
        <w:r w:rsidR="00355A95">
          <w:rPr>
            <w:noProof/>
            <w:webHidden/>
          </w:rPr>
          <w:tab/>
        </w:r>
        <w:r w:rsidR="00355A95">
          <w:rPr>
            <w:noProof/>
            <w:webHidden/>
          </w:rPr>
          <w:fldChar w:fldCharType="begin"/>
        </w:r>
        <w:r w:rsidR="00355A95">
          <w:rPr>
            <w:noProof/>
            <w:webHidden/>
          </w:rPr>
          <w:instrText xml:space="preserve"> PAGEREF _Toc484396768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00355A95" w:rsidRPr="00980DA9">
          <w:rPr>
            <w:rStyle w:val="Hyperlink"/>
            <w:i/>
            <w:noProof/>
          </w:rPr>
          <w:t>2.3.5.</w:t>
        </w:r>
        <w:r w:rsidR="00355A95">
          <w:rPr>
            <w:rFonts w:asciiTheme="minorHAnsi" w:eastAsiaTheme="minorEastAsia" w:hAnsiTheme="minorHAnsi" w:cstheme="minorBidi"/>
            <w:noProof/>
            <w:sz w:val="22"/>
            <w:szCs w:val="22"/>
          </w:rPr>
          <w:tab/>
        </w:r>
        <w:r w:rsidR="00355A95" w:rsidRPr="00980DA9">
          <w:rPr>
            <w:rStyle w:val="Hyperlink"/>
            <w:i/>
            <w:noProof/>
          </w:rPr>
          <w:t>Ưu điểm phương pháp SVM trong phân lớp dữ liệu</w:t>
        </w:r>
        <w:r w:rsidR="00355A95">
          <w:rPr>
            <w:noProof/>
            <w:webHidden/>
          </w:rPr>
          <w:tab/>
        </w:r>
        <w:r w:rsidR="00355A95">
          <w:rPr>
            <w:noProof/>
            <w:webHidden/>
          </w:rPr>
          <w:fldChar w:fldCharType="begin"/>
        </w:r>
        <w:r w:rsidR="00355A95">
          <w:rPr>
            <w:noProof/>
            <w:webHidden/>
          </w:rPr>
          <w:instrText xml:space="preserve"> PAGEREF _Toc484396769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00355A95" w:rsidRPr="00980DA9">
          <w:rPr>
            <w:rStyle w:val="Hyperlink"/>
            <w:noProof/>
          </w:rPr>
          <w:t>2.4.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_Toc484396770 \h </w:instrText>
        </w:r>
        <w:r w:rsidR="00355A95">
          <w:rPr>
            <w:noProof/>
            <w:webHidden/>
          </w:rPr>
        </w:r>
        <w:r w:rsidR="00355A95">
          <w:rPr>
            <w:noProof/>
            <w:webHidden/>
          </w:rPr>
          <w:fldChar w:fldCharType="separate"/>
        </w:r>
        <w:r w:rsidR="00355A95">
          <w:rPr>
            <w:noProof/>
            <w:webHidden/>
          </w:rPr>
          <w:t>17</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71" w:history="1">
        <w:r w:rsidR="00355A95" w:rsidRPr="00980DA9">
          <w:rPr>
            <w:rStyle w:val="Hyperlink"/>
            <w:noProof/>
          </w:rPr>
          <w:t>Chương 3 - THỰC NGHIỆM VÀ ĐÁNH GIÁ</w:t>
        </w:r>
        <w:r w:rsidR="00355A95">
          <w:rPr>
            <w:noProof/>
            <w:webHidden/>
          </w:rPr>
          <w:tab/>
        </w:r>
        <w:r w:rsidR="00355A95">
          <w:rPr>
            <w:noProof/>
            <w:webHidden/>
          </w:rPr>
          <w:fldChar w:fldCharType="begin"/>
        </w:r>
        <w:r w:rsidR="00355A95">
          <w:rPr>
            <w:noProof/>
            <w:webHidden/>
          </w:rPr>
          <w:instrText xml:space="preserve"> PAGEREF _Toc484396771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00355A95" w:rsidRPr="00980DA9">
          <w:rPr>
            <w:rStyle w:val="Hyperlink"/>
            <w:noProof/>
          </w:rPr>
          <w:t>3.1.</w:t>
        </w:r>
        <w:r w:rsidR="00355A95">
          <w:rPr>
            <w:rFonts w:asciiTheme="minorHAnsi" w:eastAsiaTheme="minorEastAsia" w:hAnsiTheme="minorHAnsi" w:cstheme="minorBidi"/>
            <w:noProof/>
            <w:sz w:val="22"/>
            <w:szCs w:val="22"/>
          </w:rPr>
          <w:tab/>
        </w:r>
        <w:r w:rsidR="00355A95" w:rsidRPr="00980DA9">
          <w:rPr>
            <w:rStyle w:val="Hyperlink"/>
            <w:noProof/>
          </w:rPr>
          <w:t>Các tiêu chuẩn đánh giá</w:t>
        </w:r>
        <w:r w:rsidR="00355A95">
          <w:rPr>
            <w:noProof/>
            <w:webHidden/>
          </w:rPr>
          <w:tab/>
        </w:r>
        <w:r w:rsidR="00355A95">
          <w:rPr>
            <w:noProof/>
            <w:webHidden/>
          </w:rPr>
          <w:fldChar w:fldCharType="begin"/>
        </w:r>
        <w:r w:rsidR="00355A95">
          <w:rPr>
            <w:noProof/>
            <w:webHidden/>
          </w:rPr>
          <w:instrText xml:space="preserve"> PAGEREF _Toc484396772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00355A95" w:rsidRPr="00980DA9">
          <w:rPr>
            <w:rStyle w:val="Hyperlink"/>
            <w:noProof/>
          </w:rPr>
          <w:t>3.2.</w:t>
        </w:r>
        <w:r w:rsidR="00355A95">
          <w:rPr>
            <w:rFonts w:asciiTheme="minorHAnsi" w:eastAsiaTheme="minorEastAsia" w:hAnsiTheme="minorHAnsi" w:cstheme="minorBidi"/>
            <w:noProof/>
            <w:sz w:val="22"/>
            <w:szCs w:val="22"/>
          </w:rPr>
          <w:tab/>
        </w:r>
        <w:r w:rsidR="00355A95" w:rsidRPr="00980DA9">
          <w:rPr>
            <w:rStyle w:val="Hyperlink"/>
            <w:noProof/>
          </w:rPr>
          <w:t>Phương pháp thực nghiệm</w:t>
        </w:r>
        <w:r w:rsidR="00355A95">
          <w:rPr>
            <w:noProof/>
            <w:webHidden/>
          </w:rPr>
          <w:tab/>
        </w:r>
        <w:r w:rsidR="00355A95">
          <w:rPr>
            <w:noProof/>
            <w:webHidden/>
          </w:rPr>
          <w:fldChar w:fldCharType="begin"/>
        </w:r>
        <w:r w:rsidR="00355A95">
          <w:rPr>
            <w:noProof/>
            <w:webHidden/>
          </w:rPr>
          <w:instrText xml:space="preserve"> PAGEREF _Toc484396773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00355A95" w:rsidRPr="00980DA9">
          <w:rPr>
            <w:rStyle w:val="Hyperlink"/>
            <w:b/>
            <w:i/>
            <w:noProof/>
          </w:rPr>
          <w:t>3.2.1.</w:t>
        </w:r>
        <w:r w:rsidR="00355A95">
          <w:rPr>
            <w:rFonts w:asciiTheme="minorHAnsi" w:eastAsiaTheme="minorEastAsia" w:hAnsiTheme="minorHAnsi" w:cstheme="minorBidi"/>
            <w:noProof/>
            <w:sz w:val="22"/>
            <w:szCs w:val="22"/>
          </w:rPr>
          <w:tab/>
        </w:r>
        <w:r w:rsidR="00355A95" w:rsidRPr="00980DA9">
          <w:rPr>
            <w:rStyle w:val="Hyperlink"/>
            <w:b/>
            <w:i/>
            <w:noProof/>
          </w:rPr>
          <w:t xml:space="preserve"> Biểu diễn văn bản</w:t>
        </w:r>
        <w:r w:rsidR="00355A95">
          <w:rPr>
            <w:noProof/>
            <w:webHidden/>
          </w:rPr>
          <w:tab/>
        </w:r>
        <w:r w:rsidR="00355A95">
          <w:rPr>
            <w:noProof/>
            <w:webHidden/>
          </w:rPr>
          <w:fldChar w:fldCharType="begin"/>
        </w:r>
        <w:r w:rsidR="00355A95">
          <w:rPr>
            <w:noProof/>
            <w:webHidden/>
          </w:rPr>
          <w:instrText xml:space="preserve"> PAGEREF _Toc484396774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00355A95" w:rsidRPr="00980DA9">
          <w:rPr>
            <w:rStyle w:val="Hyperlink"/>
            <w:b/>
            <w:i/>
            <w:noProof/>
          </w:rPr>
          <w:t>3.2.2.</w:t>
        </w:r>
        <w:r w:rsidR="00355A95">
          <w:rPr>
            <w:rFonts w:asciiTheme="minorHAnsi" w:eastAsiaTheme="minorEastAsia" w:hAnsiTheme="minorHAnsi" w:cstheme="minorBidi"/>
            <w:noProof/>
            <w:sz w:val="22"/>
            <w:szCs w:val="22"/>
          </w:rPr>
          <w:tab/>
        </w:r>
        <w:r w:rsidR="00355A95" w:rsidRPr="00980DA9">
          <w:rPr>
            <w:rStyle w:val="Hyperlink"/>
            <w:b/>
            <w:i/>
            <w:noProof/>
          </w:rPr>
          <w:t>Thư viện hỗ trợ</w:t>
        </w:r>
        <w:r w:rsidR="00355A95">
          <w:rPr>
            <w:noProof/>
            <w:webHidden/>
          </w:rPr>
          <w:tab/>
        </w:r>
        <w:r w:rsidR="00355A95">
          <w:rPr>
            <w:noProof/>
            <w:webHidden/>
          </w:rPr>
          <w:fldChar w:fldCharType="begin"/>
        </w:r>
        <w:r w:rsidR="00355A95">
          <w:rPr>
            <w:noProof/>
            <w:webHidden/>
          </w:rPr>
          <w:instrText xml:space="preserve"> PAGEREF _Toc484396775 \h </w:instrText>
        </w:r>
        <w:r w:rsidR="00355A95">
          <w:rPr>
            <w:noProof/>
            <w:webHidden/>
          </w:rPr>
        </w:r>
        <w:r w:rsidR="00355A95">
          <w:rPr>
            <w:noProof/>
            <w:webHidden/>
          </w:rPr>
          <w:fldChar w:fldCharType="separate"/>
        </w:r>
        <w:r w:rsidR="00355A95">
          <w:rPr>
            <w:noProof/>
            <w:webHidden/>
          </w:rPr>
          <w:t>27</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00355A95" w:rsidRPr="00980DA9">
          <w:rPr>
            <w:rStyle w:val="Hyperlink"/>
            <w:noProof/>
          </w:rPr>
          <w:t>3.3.</w:t>
        </w:r>
        <w:r w:rsidR="00355A95">
          <w:rPr>
            <w:rFonts w:asciiTheme="minorHAnsi" w:eastAsiaTheme="minorEastAsia" w:hAnsiTheme="minorHAnsi" w:cstheme="minorBidi"/>
            <w:noProof/>
            <w:sz w:val="22"/>
            <w:szCs w:val="22"/>
          </w:rPr>
          <w:tab/>
        </w:r>
        <w:r w:rsidR="00355A95" w:rsidRPr="00980DA9">
          <w:rPr>
            <w:rStyle w:val="Hyperlink"/>
            <w:noProof/>
          </w:rPr>
          <w:t>Thu thập và mô tả dữ liệu</w:t>
        </w:r>
        <w:r w:rsidR="00355A95">
          <w:rPr>
            <w:noProof/>
            <w:webHidden/>
          </w:rPr>
          <w:tab/>
        </w:r>
        <w:r w:rsidR="00355A95">
          <w:rPr>
            <w:noProof/>
            <w:webHidden/>
          </w:rPr>
          <w:fldChar w:fldCharType="begin"/>
        </w:r>
        <w:r w:rsidR="00355A95">
          <w:rPr>
            <w:noProof/>
            <w:webHidden/>
          </w:rPr>
          <w:instrText xml:space="preserve"> PAGEREF _Toc484396776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00355A95" w:rsidRPr="00980DA9">
          <w:rPr>
            <w:rStyle w:val="Hyperlink"/>
            <w:i/>
            <w:noProof/>
          </w:rPr>
          <w:t>3.3.1.</w:t>
        </w:r>
        <w:r w:rsidR="00355A95">
          <w:rPr>
            <w:rFonts w:asciiTheme="minorHAnsi" w:eastAsiaTheme="minorEastAsia" w:hAnsiTheme="minorHAnsi" w:cstheme="minorBidi"/>
            <w:noProof/>
            <w:sz w:val="22"/>
            <w:szCs w:val="22"/>
          </w:rPr>
          <w:tab/>
        </w:r>
        <w:r w:rsidR="00355A95" w:rsidRPr="00980DA9">
          <w:rPr>
            <w:rStyle w:val="Hyperlink"/>
            <w:i/>
            <w:noProof/>
          </w:rPr>
          <w:t>Thu thập dữ liệu</w:t>
        </w:r>
        <w:r w:rsidR="00355A95">
          <w:rPr>
            <w:noProof/>
            <w:webHidden/>
          </w:rPr>
          <w:tab/>
        </w:r>
        <w:r w:rsidR="00355A95">
          <w:rPr>
            <w:noProof/>
            <w:webHidden/>
          </w:rPr>
          <w:fldChar w:fldCharType="begin"/>
        </w:r>
        <w:r w:rsidR="00355A95">
          <w:rPr>
            <w:noProof/>
            <w:webHidden/>
          </w:rPr>
          <w:instrText xml:space="preserve"> PAGEREF _Toc484396777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rsidR="00355A95" w:rsidRDefault="007A12B2">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00355A95" w:rsidRPr="00980DA9">
          <w:rPr>
            <w:rStyle w:val="Hyperlink"/>
            <w:i/>
            <w:noProof/>
          </w:rPr>
          <w:t>3.3.2.</w:t>
        </w:r>
        <w:r w:rsidR="00355A95">
          <w:rPr>
            <w:rFonts w:asciiTheme="minorHAnsi" w:eastAsiaTheme="minorEastAsia" w:hAnsiTheme="minorHAnsi" w:cstheme="minorBidi"/>
            <w:noProof/>
            <w:sz w:val="22"/>
            <w:szCs w:val="22"/>
          </w:rPr>
          <w:tab/>
        </w:r>
        <w:r w:rsidR="00355A95" w:rsidRPr="00980DA9">
          <w:rPr>
            <w:rStyle w:val="Hyperlink"/>
            <w:i/>
            <w:noProof/>
          </w:rPr>
          <w:t>Mô tả dữ liệu đầu vào</w:t>
        </w:r>
        <w:r w:rsidR="00355A95">
          <w:rPr>
            <w:noProof/>
            <w:webHidden/>
          </w:rPr>
          <w:tab/>
        </w:r>
        <w:r w:rsidR="00355A95">
          <w:rPr>
            <w:noProof/>
            <w:webHidden/>
          </w:rPr>
          <w:fldChar w:fldCharType="begin"/>
        </w:r>
        <w:r w:rsidR="00355A95">
          <w:rPr>
            <w:noProof/>
            <w:webHidden/>
          </w:rPr>
          <w:instrText xml:space="preserve"> PAGEREF _Toc484396778 \h </w:instrText>
        </w:r>
        <w:r w:rsidR="00355A95">
          <w:rPr>
            <w:noProof/>
            <w:webHidden/>
          </w:rPr>
        </w:r>
        <w:r w:rsidR="00355A95">
          <w:rPr>
            <w:noProof/>
            <w:webHidden/>
          </w:rPr>
          <w:fldChar w:fldCharType="separate"/>
        </w:r>
        <w:r w:rsidR="00355A95">
          <w:rPr>
            <w:noProof/>
            <w:webHidden/>
          </w:rPr>
          <w:t>34</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00355A95" w:rsidRPr="00980DA9">
          <w:rPr>
            <w:rStyle w:val="Hyperlink"/>
            <w:noProof/>
          </w:rPr>
          <w:t>3.4.</w:t>
        </w:r>
        <w:r w:rsidR="00355A95">
          <w:rPr>
            <w:rFonts w:asciiTheme="minorHAnsi" w:eastAsiaTheme="minorEastAsia" w:hAnsiTheme="minorHAnsi" w:cstheme="minorBidi"/>
            <w:noProof/>
            <w:sz w:val="22"/>
            <w:szCs w:val="22"/>
          </w:rPr>
          <w:tab/>
        </w:r>
        <w:r w:rsidR="00355A95" w:rsidRPr="00980DA9">
          <w:rPr>
            <w:rStyle w:val="Hyperlink"/>
            <w:noProof/>
          </w:rPr>
          <w:t>Tiền xử lý dữ liệu</w:t>
        </w:r>
        <w:r w:rsidR="00355A95">
          <w:rPr>
            <w:noProof/>
            <w:webHidden/>
          </w:rPr>
          <w:tab/>
        </w:r>
        <w:r w:rsidR="00355A95">
          <w:rPr>
            <w:noProof/>
            <w:webHidden/>
          </w:rPr>
          <w:fldChar w:fldCharType="begin"/>
        </w:r>
        <w:r w:rsidR="00355A95">
          <w:rPr>
            <w:noProof/>
            <w:webHidden/>
          </w:rPr>
          <w:instrText xml:space="preserve"> PAGEREF _Toc484396779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7A12B2">
      <w:pPr>
        <w:pStyle w:val="TOC3"/>
        <w:tabs>
          <w:tab w:val="right" w:leader="dot" w:pos="8778"/>
        </w:tabs>
        <w:rPr>
          <w:rFonts w:asciiTheme="minorHAnsi" w:eastAsiaTheme="minorEastAsia" w:hAnsiTheme="minorHAnsi" w:cstheme="minorBidi"/>
          <w:noProof/>
          <w:sz w:val="22"/>
          <w:szCs w:val="22"/>
        </w:rPr>
      </w:pPr>
      <w:hyperlink w:anchor="_Toc484396780" w:history="1">
        <w:r w:rsidR="00355A95" w:rsidRPr="00980DA9">
          <w:rPr>
            <w:rStyle w:val="Hyperlink"/>
            <w:b/>
            <w:i/>
            <w:noProof/>
          </w:rPr>
          <w:t>3.4.1. Tách từ</w:t>
        </w:r>
        <w:r w:rsidR="00355A95">
          <w:rPr>
            <w:noProof/>
            <w:webHidden/>
          </w:rPr>
          <w:tab/>
        </w:r>
        <w:r w:rsidR="00355A95">
          <w:rPr>
            <w:noProof/>
            <w:webHidden/>
          </w:rPr>
          <w:fldChar w:fldCharType="begin"/>
        </w:r>
        <w:r w:rsidR="00355A95">
          <w:rPr>
            <w:noProof/>
            <w:webHidden/>
          </w:rPr>
          <w:instrText xml:space="preserve"> PAGEREF _Toc484396780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rsidR="00355A95" w:rsidRDefault="007A12B2">
      <w:pPr>
        <w:pStyle w:val="TOC3"/>
        <w:tabs>
          <w:tab w:val="right" w:leader="dot" w:pos="8778"/>
        </w:tabs>
        <w:rPr>
          <w:rFonts w:asciiTheme="minorHAnsi" w:eastAsiaTheme="minorEastAsia" w:hAnsiTheme="minorHAnsi" w:cstheme="minorBidi"/>
          <w:noProof/>
          <w:sz w:val="22"/>
          <w:szCs w:val="22"/>
        </w:rPr>
      </w:pPr>
      <w:hyperlink w:anchor="_Toc484396781" w:history="1">
        <w:r w:rsidR="00355A95" w:rsidRPr="00980DA9">
          <w:rPr>
            <w:rStyle w:val="Hyperlink"/>
            <w:b/>
            <w:i/>
            <w:noProof/>
          </w:rPr>
          <w:t>3.4.2. Lọc bộ từ điển</w:t>
        </w:r>
        <w:r w:rsidR="00355A95">
          <w:rPr>
            <w:noProof/>
            <w:webHidden/>
          </w:rPr>
          <w:tab/>
        </w:r>
        <w:r w:rsidR="00355A95">
          <w:rPr>
            <w:noProof/>
            <w:webHidden/>
          </w:rPr>
          <w:fldChar w:fldCharType="begin"/>
        </w:r>
        <w:r w:rsidR="00355A95">
          <w:rPr>
            <w:noProof/>
            <w:webHidden/>
          </w:rPr>
          <w:instrText xml:space="preserve"> PAGEREF _Toc484396781 \h </w:instrText>
        </w:r>
        <w:r w:rsidR="00355A95">
          <w:rPr>
            <w:noProof/>
            <w:webHidden/>
          </w:rPr>
        </w:r>
        <w:r w:rsidR="00355A95">
          <w:rPr>
            <w:noProof/>
            <w:webHidden/>
          </w:rPr>
          <w:fldChar w:fldCharType="separate"/>
        </w:r>
        <w:r w:rsidR="00355A95">
          <w:rPr>
            <w:noProof/>
            <w:webHidden/>
          </w:rPr>
          <w:t>36</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00355A95" w:rsidRPr="00980DA9">
          <w:rPr>
            <w:rStyle w:val="Hyperlink"/>
            <w:noProof/>
          </w:rPr>
          <w:t>3.5.</w:t>
        </w:r>
        <w:r w:rsidR="00355A95">
          <w:rPr>
            <w:rFonts w:asciiTheme="minorHAnsi" w:eastAsiaTheme="minorEastAsia" w:hAnsiTheme="minorHAnsi" w:cstheme="minorBidi"/>
            <w:noProof/>
            <w:sz w:val="22"/>
            <w:szCs w:val="22"/>
          </w:rPr>
          <w:tab/>
        </w:r>
        <w:r w:rsidR="00355A95" w:rsidRPr="00980DA9">
          <w:rPr>
            <w:rStyle w:val="Hyperlink"/>
            <w:noProof/>
          </w:rPr>
          <w:t>Kết quả thực nghiệm</w:t>
        </w:r>
        <w:r w:rsidR="00355A95">
          <w:rPr>
            <w:noProof/>
            <w:webHidden/>
          </w:rPr>
          <w:tab/>
        </w:r>
        <w:r w:rsidR="00355A95">
          <w:rPr>
            <w:noProof/>
            <w:webHidden/>
          </w:rPr>
          <w:fldChar w:fldCharType="begin"/>
        </w:r>
        <w:r w:rsidR="00355A95">
          <w:rPr>
            <w:noProof/>
            <w:webHidden/>
          </w:rPr>
          <w:instrText xml:space="preserve"> PAGEREF _Toc484396782 \h </w:instrText>
        </w:r>
        <w:r w:rsidR="00355A95">
          <w:rPr>
            <w:noProof/>
            <w:webHidden/>
          </w:rPr>
        </w:r>
        <w:r w:rsidR="00355A95">
          <w:rPr>
            <w:noProof/>
            <w:webHidden/>
          </w:rPr>
          <w:fldChar w:fldCharType="separate"/>
        </w:r>
        <w:r w:rsidR="00355A95">
          <w:rPr>
            <w:noProof/>
            <w:webHidden/>
          </w:rPr>
          <w:t>37</w:t>
        </w:r>
        <w:r w:rsidR="00355A95">
          <w:rPr>
            <w:noProof/>
            <w:webHidden/>
          </w:rPr>
          <w:fldChar w:fldCharType="end"/>
        </w:r>
      </w:hyperlink>
    </w:p>
    <w:p w:rsidR="00355A95" w:rsidRDefault="007A12B2">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00355A95" w:rsidRPr="00980DA9">
          <w:rPr>
            <w:rStyle w:val="Hyperlink"/>
            <w:noProof/>
          </w:rPr>
          <w:t>3.7.</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_Toc484396783 \h </w:instrText>
        </w:r>
        <w:r w:rsidR="00355A95">
          <w:rPr>
            <w:noProof/>
            <w:webHidden/>
          </w:rPr>
        </w:r>
        <w:r w:rsidR="00355A95">
          <w:rPr>
            <w:noProof/>
            <w:webHidden/>
          </w:rPr>
          <w:fldChar w:fldCharType="separate"/>
        </w:r>
        <w:r w:rsidR="00355A95">
          <w:rPr>
            <w:noProof/>
            <w:webHidden/>
          </w:rPr>
          <w:t>44</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84" w:history="1">
        <w:r w:rsidR="00355A95" w:rsidRPr="00980DA9">
          <w:rPr>
            <w:rStyle w:val="Hyperlink"/>
            <w:noProof/>
          </w:rPr>
          <w:t>KẾT LUẬN</w:t>
        </w:r>
        <w:r w:rsidR="00355A95">
          <w:rPr>
            <w:noProof/>
            <w:webHidden/>
          </w:rPr>
          <w:tab/>
        </w:r>
        <w:r w:rsidR="00355A95">
          <w:rPr>
            <w:noProof/>
            <w:webHidden/>
          </w:rPr>
          <w:fldChar w:fldCharType="begin"/>
        </w:r>
        <w:r w:rsidR="00355A95">
          <w:rPr>
            <w:noProof/>
            <w:webHidden/>
          </w:rPr>
          <w:instrText xml:space="preserve"> PAGEREF _Toc484396784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7A12B2">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00355A95" w:rsidRPr="00980DA9">
          <w:rPr>
            <w:rStyle w:val="Hyperlink"/>
            <w:noProof/>
          </w:rPr>
          <w:t>1.</w:t>
        </w:r>
        <w:r w:rsidR="00355A95">
          <w:rPr>
            <w:rFonts w:asciiTheme="minorHAnsi" w:eastAsiaTheme="minorEastAsia" w:hAnsiTheme="minorHAnsi" w:cstheme="minorBidi"/>
            <w:noProof/>
            <w:sz w:val="22"/>
            <w:szCs w:val="22"/>
          </w:rPr>
          <w:tab/>
        </w:r>
        <w:r w:rsidR="00355A95" w:rsidRPr="00980DA9">
          <w:rPr>
            <w:rStyle w:val="Hyperlink"/>
            <w:noProof/>
          </w:rPr>
          <w:t>Kết quả đạt được</w:t>
        </w:r>
        <w:r w:rsidR="00355A95">
          <w:rPr>
            <w:noProof/>
            <w:webHidden/>
          </w:rPr>
          <w:tab/>
        </w:r>
        <w:r w:rsidR="00355A95">
          <w:rPr>
            <w:noProof/>
            <w:webHidden/>
          </w:rPr>
          <w:fldChar w:fldCharType="begin"/>
        </w:r>
        <w:r w:rsidR="00355A95">
          <w:rPr>
            <w:noProof/>
            <w:webHidden/>
          </w:rPr>
          <w:instrText xml:space="preserve"> PAGEREF _Toc484396785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7A12B2">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00355A95" w:rsidRPr="00980DA9">
          <w:rPr>
            <w:rStyle w:val="Hyperlink"/>
            <w:noProof/>
          </w:rPr>
          <w:t>2.</w:t>
        </w:r>
        <w:r w:rsidR="00355A95">
          <w:rPr>
            <w:rFonts w:asciiTheme="minorHAnsi" w:eastAsiaTheme="minorEastAsia" w:hAnsiTheme="minorHAnsi" w:cstheme="minorBidi"/>
            <w:noProof/>
            <w:sz w:val="22"/>
            <w:szCs w:val="22"/>
          </w:rPr>
          <w:tab/>
        </w:r>
        <w:r w:rsidR="00355A95" w:rsidRPr="00980DA9">
          <w:rPr>
            <w:rStyle w:val="Hyperlink"/>
            <w:noProof/>
          </w:rPr>
          <w:t>Hạn chế</w:t>
        </w:r>
        <w:r w:rsidR="00355A95">
          <w:rPr>
            <w:noProof/>
            <w:webHidden/>
          </w:rPr>
          <w:tab/>
        </w:r>
        <w:r w:rsidR="00355A95">
          <w:rPr>
            <w:noProof/>
            <w:webHidden/>
          </w:rPr>
          <w:fldChar w:fldCharType="begin"/>
        </w:r>
        <w:r w:rsidR="00355A95">
          <w:rPr>
            <w:noProof/>
            <w:webHidden/>
          </w:rPr>
          <w:instrText xml:space="preserve"> PAGEREF _Toc484396786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7A12B2">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00355A95" w:rsidRPr="00980DA9">
          <w:rPr>
            <w:rStyle w:val="Hyperlink"/>
            <w:noProof/>
          </w:rPr>
          <w:t>3.</w:t>
        </w:r>
        <w:r w:rsidR="00355A95">
          <w:rPr>
            <w:rFonts w:asciiTheme="minorHAnsi" w:eastAsiaTheme="minorEastAsia" w:hAnsiTheme="minorHAnsi" w:cstheme="minorBidi"/>
            <w:noProof/>
            <w:sz w:val="22"/>
            <w:szCs w:val="22"/>
          </w:rPr>
          <w:tab/>
        </w:r>
        <w:r w:rsidR="00355A95" w:rsidRPr="00980DA9">
          <w:rPr>
            <w:rStyle w:val="Hyperlink"/>
            <w:noProof/>
          </w:rPr>
          <w:t>Hướng phát triển</w:t>
        </w:r>
        <w:r w:rsidR="00355A95">
          <w:rPr>
            <w:noProof/>
            <w:webHidden/>
          </w:rPr>
          <w:tab/>
        </w:r>
        <w:r w:rsidR="00355A95">
          <w:rPr>
            <w:noProof/>
            <w:webHidden/>
          </w:rPr>
          <w:fldChar w:fldCharType="begin"/>
        </w:r>
        <w:r w:rsidR="00355A95">
          <w:rPr>
            <w:noProof/>
            <w:webHidden/>
          </w:rPr>
          <w:instrText xml:space="preserve"> PAGEREF _Toc484396787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88" w:history="1">
        <w:r w:rsidR="00355A95" w:rsidRPr="00980DA9">
          <w:rPr>
            <w:rStyle w:val="Hyperlink"/>
            <w:noProof/>
          </w:rPr>
          <w:t>DANH MỤC TÀI LIỆU THAM KHẢO</w:t>
        </w:r>
        <w:r w:rsidR="00355A95">
          <w:rPr>
            <w:noProof/>
            <w:webHidden/>
          </w:rPr>
          <w:tab/>
        </w:r>
        <w:r w:rsidR="00355A95">
          <w:rPr>
            <w:noProof/>
            <w:webHidden/>
          </w:rPr>
          <w:fldChar w:fldCharType="begin"/>
        </w:r>
        <w:r w:rsidR="00355A95">
          <w:rPr>
            <w:noProof/>
            <w:webHidden/>
          </w:rPr>
          <w:instrText xml:space="preserve"> PAGEREF _Toc484396788 \h </w:instrText>
        </w:r>
        <w:r w:rsidR="00355A95">
          <w:rPr>
            <w:noProof/>
            <w:webHidden/>
          </w:rPr>
        </w:r>
        <w:r w:rsidR="00355A95">
          <w:rPr>
            <w:noProof/>
            <w:webHidden/>
          </w:rPr>
          <w:fldChar w:fldCharType="separate"/>
        </w:r>
        <w:r w:rsidR="00355A95">
          <w:rPr>
            <w:noProof/>
            <w:webHidden/>
          </w:rPr>
          <w:t>47</w:t>
        </w:r>
        <w:r w:rsidR="00355A95">
          <w:rPr>
            <w:noProof/>
            <w:webHidden/>
          </w:rPr>
          <w:fldChar w:fldCharType="end"/>
        </w:r>
      </w:hyperlink>
    </w:p>
    <w:p w:rsidR="00355A95" w:rsidRDefault="007A12B2">
      <w:pPr>
        <w:pStyle w:val="TOC1"/>
        <w:rPr>
          <w:rFonts w:asciiTheme="minorHAnsi" w:eastAsiaTheme="minorEastAsia" w:hAnsiTheme="minorHAnsi" w:cstheme="minorBidi"/>
          <w:b w:val="0"/>
          <w:noProof/>
          <w:sz w:val="22"/>
          <w:szCs w:val="22"/>
        </w:rPr>
      </w:pPr>
      <w:hyperlink w:anchor="_Toc484396789" w:history="1">
        <w:r w:rsidR="00355A95" w:rsidRPr="00980DA9">
          <w:rPr>
            <w:rStyle w:val="Hyperlink"/>
            <w:noProof/>
          </w:rPr>
          <w:t>PHỤ LỤC</w:t>
        </w:r>
        <w:r w:rsidR="00355A95">
          <w:rPr>
            <w:noProof/>
            <w:webHidden/>
          </w:rPr>
          <w:tab/>
        </w:r>
        <w:r w:rsidR="00355A95">
          <w:rPr>
            <w:noProof/>
            <w:webHidden/>
          </w:rPr>
          <w:fldChar w:fldCharType="begin"/>
        </w:r>
        <w:r w:rsidR="00355A95">
          <w:rPr>
            <w:noProof/>
            <w:webHidden/>
          </w:rPr>
          <w:instrText xml:space="preserve"> PAGEREF _Toc484396789 \h </w:instrText>
        </w:r>
        <w:r w:rsidR="00355A95">
          <w:rPr>
            <w:noProof/>
            <w:webHidden/>
          </w:rPr>
        </w:r>
        <w:r w:rsidR="00355A95">
          <w:rPr>
            <w:noProof/>
            <w:webHidden/>
          </w:rPr>
          <w:fldChar w:fldCharType="separate"/>
        </w:r>
        <w:r w:rsidR="00355A95">
          <w:rPr>
            <w:noProof/>
            <w:webHidden/>
          </w:rPr>
          <w:t>48</w:t>
        </w:r>
        <w:r w:rsidR="00355A9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396748"/>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396749"/>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396750"/>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7A12B2">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396751"/>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del w:id="18" w:author="CH56VTP" w:date="2017-06-05T10:24:00Z">
        <w:r w:rsidR="00AD046C" w:rsidDel="00D849CB">
          <w:delText>em</w:delText>
        </w:r>
        <w:r w:rsidDel="00D849CB">
          <w:delText xml:space="preserve"> </w:delText>
        </w:r>
      </w:del>
      <w:commentRangeStart w:id="19"/>
      <w:r>
        <w:t>đã</w:t>
      </w:r>
      <w:commentRangeEnd w:id="19"/>
      <w:r w:rsidR="00D849CB">
        <w:rPr>
          <w:rStyle w:val="CommentReference"/>
          <w:shd w:val="clear" w:color="auto" w:fill="auto"/>
        </w:rPr>
        <w:commentReference w:id="19"/>
      </w:r>
      <w:r>
        <w:t xml:space="preserve">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20" w:name="_Toc472023283"/>
      <w:bookmarkStart w:id="21" w:name="_Toc482202212"/>
      <w:bookmarkStart w:id="22" w:name="_Toc484396752"/>
      <w:r w:rsidRPr="00AE3F78">
        <w:lastRenderedPageBreak/>
        <w:t xml:space="preserve">Chương 1 - </w:t>
      </w:r>
      <w:bookmarkEnd w:id="20"/>
      <w:r w:rsidR="00AE3F78" w:rsidRPr="00AE3F78">
        <w:t xml:space="preserve">GIỚI THIỆU BÀI TOÁN </w:t>
      </w:r>
      <w:r w:rsidR="00A40CBD">
        <w:t>DỰ ĐOÁN</w:t>
      </w:r>
      <w:r w:rsidR="00AE3F78" w:rsidRPr="00AE3F78">
        <w:t xml:space="preserve"> GIỚI TÍNH</w:t>
      </w:r>
      <w:bookmarkEnd w:id="21"/>
      <w:bookmarkEnd w:id="22"/>
    </w:p>
    <w:p w:rsidR="00FC30EE" w:rsidRDefault="00FC30EE" w:rsidP="00DF49E0">
      <w:pPr>
        <w:pStyle w:val="Tiucp1"/>
        <w:numPr>
          <w:ilvl w:val="0"/>
          <w:numId w:val="0"/>
        </w:numPr>
        <w:outlineLvl w:val="1"/>
      </w:pPr>
      <w:bookmarkStart w:id="23" w:name="_Toc482202213"/>
      <w:bookmarkStart w:id="24" w:name="_Toc484396753"/>
      <w:r>
        <w:t>1.1</w:t>
      </w:r>
      <w:r w:rsidR="009628B2">
        <w:t>.</w:t>
      </w:r>
      <w:r>
        <w:tab/>
        <w:t xml:space="preserve">Giới thiệu bài toán </w:t>
      </w:r>
      <w:r w:rsidR="00A40CBD">
        <w:t>dự đoán</w:t>
      </w:r>
      <w:r>
        <w:t xml:space="preserve"> giới tính.</w:t>
      </w:r>
      <w:bookmarkEnd w:id="23"/>
      <w:bookmarkEnd w:id="24"/>
    </w:p>
    <w:p w:rsidR="0083418E" w:rsidRPr="0083418E" w:rsidRDefault="0083418E" w:rsidP="0083418E">
      <w:pPr>
        <w:pStyle w:val="NormalThesis13size"/>
      </w:pPr>
      <w:commentRangeStart w:id="25"/>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r w:rsidR="004B0B54">
        <w:t xml:space="preserve">Bài toán dự đoán giới tính dựa trên nội dung bài viết thực chất là một dạng bài toán phân loại văn bản.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commentRangeEnd w:id="25"/>
      <w:r w:rsidR="007A12B2">
        <w:rPr>
          <w:rStyle w:val="CommentReference"/>
          <w:shd w:val="clear" w:color="auto" w:fill="auto"/>
        </w:rPr>
        <w:commentReference w:id="25"/>
      </w:r>
    </w:p>
    <w:p w:rsidR="0083418E" w:rsidRPr="0083418E" w:rsidDel="007A12B2" w:rsidRDefault="0083418E" w:rsidP="0083418E">
      <w:pPr>
        <w:pStyle w:val="NormalThesis13size"/>
        <w:rPr>
          <w:del w:id="26" w:author="CH56VTP" w:date="2017-06-05T10:04:00Z"/>
        </w:rPr>
      </w:pPr>
      <w:del w:id="27" w:author="CH56VTP" w:date="2017-06-05T10:04:00Z">
        <w:r w:rsidRPr="0083418E" w:rsidDel="007A12B2">
          <w:delText>Trong lĩnh vực khai phá dữ liệu, các phương pháp phân loại văn bản đã dựa trên những phương pháp quyết định như quyết định Bayes, cây quyết định, k</w:delText>
        </w:r>
        <w:r w:rsidDel="007A12B2">
          <w:delText>-</w:delText>
        </w:r>
        <w:r w:rsidRPr="0083418E" w:rsidDel="007A12B2">
          <w:delText>láng giềng gần nhất, mạ</w:delText>
        </w:r>
        <w:r w:rsidDel="007A12B2">
          <w:delText>ng nơron</w:delText>
        </w:r>
        <w:r w:rsidRPr="0083418E" w:rsidDel="007A12B2">
          <w:delText>... Những phương pháp này đã cho kết quả chấp nhận được và được sử dụng trong thực tế. Trong những năm gần đây, phương pháp phân loại sử dụng</w:delText>
        </w:r>
        <w:r w:rsidDel="007A12B2">
          <w:delText xml:space="preserve"> phương pháp</w:delText>
        </w:r>
        <w:r w:rsidRPr="0083418E" w:rsidDel="007A12B2">
          <w:delText xml:space="preserve"> </w:delText>
        </w:r>
        <w:r w:rsidDel="007A12B2">
          <w:delText>SVM</w:delText>
        </w:r>
        <w:r w:rsidRPr="0083418E" w:rsidDel="007A12B2">
          <w:delTex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delText>
        </w:r>
        <w:r w:rsidR="00E41C81" w:rsidDel="007A12B2">
          <w:delText>i quy</w:delText>
        </w:r>
        <w:r w:rsidRPr="0083418E" w:rsidDel="007A12B2">
          <w:delText>...). So sánh với các phương pháp phân loại khác, khả năng phân loại của SVM là tương đương hoặc tốt hơn đáng kể</w:delText>
        </w:r>
      </w:del>
    </w:p>
    <w:p w:rsidR="00A4385B" w:rsidRPr="0083418E" w:rsidDel="007A12B2" w:rsidRDefault="0083418E" w:rsidP="0083418E">
      <w:pPr>
        <w:pStyle w:val="NormalThesis13size"/>
        <w:rPr>
          <w:del w:id="28" w:author="CH56VTP" w:date="2017-06-05T10:05:00Z"/>
        </w:rPr>
      </w:pPr>
      <w:del w:id="29" w:author="CH56VTP" w:date="2017-06-05T10:05:00Z">
        <w:r w:rsidRPr="0083418E" w:rsidDel="007A12B2">
          <w:delTex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delText>
        </w:r>
        <w:r w:rsidR="00EE0276" w:rsidDel="007A12B2">
          <w:delText>p thô</w:delText>
        </w:r>
        <w:r w:rsidRPr="0083418E" w:rsidDel="007A12B2">
          <w:delText>, cách tiếp cận thố</w:delText>
        </w:r>
        <w:r w:rsidR="00EE0276" w:rsidDel="007A12B2">
          <w:delText>ng kê</w:delText>
        </w:r>
        <w:r w:rsidRPr="0083418E" w:rsidDel="007A12B2">
          <w:delTex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delText>
        </w:r>
        <w:r w:rsidRPr="0083418E" w:rsidDel="007A12B2">
          <w:lastRenderedPageBreak/>
          <w:delText>dựng được tập hợp từ vựng của văn bản. Vấn đề này liên quan tới việc phân tách một câu thành các từ mộ</w:delText>
        </w:r>
        <w:r w:rsidR="00BE6FCE" w:rsidDel="007A12B2">
          <w:delText>t cách chính xác</w:delText>
        </w:r>
        <w:r w:rsidRPr="0083418E" w:rsidDel="007A12B2">
          <w:delText>. Văn bản được biểu diễn dưới dạ</w:delText>
        </w:r>
        <w:r w:rsidR="00CF623A" w:rsidDel="007A12B2">
          <w:delText>ng</w:delText>
        </w:r>
        <w:r w:rsidRPr="0083418E" w:rsidDel="007A12B2">
          <w:delText xml:space="preserve"> vector và được phân loạ</w:delText>
        </w:r>
        <w:r w:rsidR="00CF623A" w:rsidDel="007A12B2">
          <w:delText xml:space="preserve">i theo phương pháp </w:delText>
        </w:r>
        <w:r w:rsidRPr="0083418E" w:rsidDel="007A12B2">
          <w:delText xml:space="preserve">SVM. Trong </w:delText>
        </w:r>
        <w:r w:rsidR="00BE6FCE" w:rsidDel="007A12B2">
          <w:delText>luận văn</w:delText>
        </w:r>
        <w:r w:rsidRPr="0083418E" w:rsidDel="007A12B2">
          <w:delTex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delText>
        </w:r>
      </w:del>
    </w:p>
    <w:p w:rsidR="009E5B49" w:rsidRDefault="009E5B49" w:rsidP="00DF49E0">
      <w:pPr>
        <w:pStyle w:val="Tiucp1"/>
        <w:numPr>
          <w:ilvl w:val="0"/>
          <w:numId w:val="0"/>
        </w:numPr>
        <w:outlineLvl w:val="1"/>
      </w:pPr>
      <w:bookmarkStart w:id="30" w:name="_Toc482202214"/>
      <w:bookmarkStart w:id="31" w:name="_Toc484396754"/>
      <w:r>
        <w:t>1.2</w:t>
      </w:r>
      <w:r w:rsidR="009628B2">
        <w:t>.</w:t>
      </w:r>
      <w:r>
        <w:tab/>
        <w:t xml:space="preserve">Các phương pháp </w:t>
      </w:r>
      <w:r w:rsidR="00A40CBD">
        <w:t>dự đoán</w:t>
      </w:r>
      <w:r>
        <w:t xml:space="preserve"> giới tính</w:t>
      </w:r>
      <w:bookmarkEnd w:id="30"/>
      <w:bookmarkEnd w:id="31"/>
    </w:p>
    <w:p w:rsidR="005D03CC" w:rsidDel="00E31D7D" w:rsidRDefault="004B0B54" w:rsidP="00E03652">
      <w:pPr>
        <w:pStyle w:val="NormalThesis13size"/>
        <w:rPr>
          <w:del w:id="32" w:author="CH56VTP" w:date="2017-06-05T10:08:00Z"/>
        </w:rPr>
      </w:pPr>
      <w:del w:id="33" w:author="CH56VTP" w:date="2017-06-05T10:08:00Z">
        <w:r w:rsidRPr="00E03652" w:rsidDel="00E31D7D">
          <w:delText>Có nhiều cách để dự đoán giới tính người dùng như dựa trên lịch sử truy cậ</w:delText>
        </w:r>
        <w:r w:rsidR="005D03CC" w:rsidRPr="00E03652" w:rsidDel="00E31D7D">
          <w:delText>p. Dựa vào lịch sử truy cập ta có thể dự đoán được giới tính người dùng. Ví du như nam giới thường đọc những bài báo về thể thao, thời sự,</w:delText>
        </w:r>
        <w:r w:rsidR="007D2B0A" w:rsidRPr="00E03652" w:rsidDel="00E31D7D">
          <w:delText xml:space="preserve"> kinh tế,</w:delText>
        </w:r>
        <w:r w:rsidR="005D03CC" w:rsidRPr="00E03652" w:rsidDel="00E31D7D">
          <w:delText xml:space="preserve"> tập luyện sức khỏe... Trong khi đó nữ giới thường truy cập quan tâm đến các bài báo nói về mua sắm, thời trang, làm đẹp... </w:delText>
        </w:r>
        <w:r w:rsidR="00C33F70" w:rsidRPr="00E03652" w:rsidDel="00E31D7D">
          <w:delText>Phương pháp dự đoán giới tính còn phụ thuộc vào thuật toán học máy sử dụng để đánh giá như SVM, kNN...</w:delText>
        </w:r>
      </w:del>
    </w:p>
    <w:p w:rsidR="00E31D7D" w:rsidRPr="00E03652" w:rsidRDefault="00E31D7D" w:rsidP="00E03652">
      <w:pPr>
        <w:pStyle w:val="NormalThesis13size"/>
        <w:rPr>
          <w:ins w:id="34" w:author="CH56VTP" w:date="2017-06-05T10:09:00Z"/>
        </w:rPr>
      </w:pPr>
      <w:proofErr w:type="gramStart"/>
      <w:ins w:id="35" w:author="CH56VTP" w:date="2017-06-05T10:09:00Z">
        <w:r>
          <w:t xml:space="preserve">Trên thế giới đã </w:t>
        </w:r>
      </w:ins>
      <w:ins w:id="36" w:author="CH56VTP" w:date="2017-06-05T10:10:00Z">
        <w:r>
          <w:t>c</w:t>
        </w:r>
      </w:ins>
      <w:ins w:id="37" w:author="CH56VTP" w:date="2017-06-05T10:09:00Z">
        <w:r w:rsidRPr="00E31D7D">
          <w:t xml:space="preserve">ó nhiều </w:t>
        </w:r>
      </w:ins>
      <w:ins w:id="38" w:author="CH56VTP" w:date="2017-06-05T10:10:00Z">
        <w:r>
          <w:t>phương pháp</w:t>
        </w:r>
      </w:ins>
      <w:ins w:id="39" w:author="CH56VTP" w:date="2017-06-05T10:09:00Z">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ins>
      <w:ins w:id="40" w:author="CH56VTP" w:date="2017-06-05T10:11:00Z">
        <w:r>
          <w:t xml:space="preserve"> Như </w:t>
        </w:r>
        <w:r w:rsidRPr="00E31D7D">
          <w:t xml:space="preserve">De Vel et al. [17] đã sử dụng 221 đặc trưng để xác định tác giả của email. </w:t>
        </w:r>
        <w:proofErr w:type="gramStart"/>
        <w:r w:rsidRPr="00E31D7D">
          <w:t xml:space="preserve">Argamon và Koppel et al. [18] đã nghiên cứu sự khác </w:t>
        </w:r>
        <w:r w:rsidRPr="00E31D7D">
          <w:lastRenderedPageBreak/>
          <w:t>biệt trong phong cách viết của nam và nữ trong 604 tài liệu của National Corpus của Anh.</w:t>
        </w:r>
        <w:proofErr w:type="gramEnd"/>
        <w:r w:rsidRPr="00E31D7D">
          <w:t xml:space="preserve"> Schler et al. [19]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et al. [13] đã tiến hành một nghiên cứu để dự đoán giới tính và độ tuổi của các thông điệp twitter và diễn đàn bài viết bằng cách sử dụng phương pháp hồi quy với độ chính xác khoảng 80%.</w:t>
        </w:r>
      </w:ins>
    </w:p>
    <w:p w:rsidR="00E31D7D" w:rsidRPr="00E31D7D" w:rsidRDefault="009E5B49" w:rsidP="00E31D7D">
      <w:pPr>
        <w:pStyle w:val="Tiucp1"/>
        <w:numPr>
          <w:ilvl w:val="0"/>
          <w:numId w:val="0"/>
        </w:numPr>
        <w:outlineLvl w:val="1"/>
      </w:pPr>
      <w:bookmarkStart w:id="41" w:name="_Toc482202219"/>
      <w:bookmarkStart w:id="42" w:name="_Toc484396755"/>
      <w:r>
        <w:t>1.3</w:t>
      </w:r>
      <w:r w:rsidR="009628B2">
        <w:t>.</w:t>
      </w:r>
      <w:r>
        <w:tab/>
        <w:t xml:space="preserve">Các phương pháp </w:t>
      </w:r>
      <w:r w:rsidR="00A40CBD">
        <w:t>dự đoán</w:t>
      </w:r>
      <w:r>
        <w:t xml:space="preserve"> giới tính dựa trên các bài biết của người dùng</w:t>
      </w:r>
      <w:bookmarkEnd w:id="41"/>
      <w:bookmarkEnd w:id="42"/>
    </w:p>
    <w:p w:rsidR="009E5B49" w:rsidRPr="00E2666A" w:rsidRDefault="009E5B49" w:rsidP="00DF49E0">
      <w:pPr>
        <w:pStyle w:val="Tiucp1"/>
        <w:numPr>
          <w:ilvl w:val="0"/>
          <w:numId w:val="0"/>
        </w:numPr>
        <w:outlineLvl w:val="2"/>
        <w:rPr>
          <w:i/>
        </w:rPr>
      </w:pPr>
      <w:bookmarkStart w:id="43" w:name="_Toc482202221"/>
      <w:bookmarkStart w:id="44" w:name="_Toc484396756"/>
      <w:r w:rsidRPr="00E2666A">
        <w:rPr>
          <w:i/>
        </w:rPr>
        <w:t>1.3.</w:t>
      </w:r>
      <w:r w:rsidR="008315F9">
        <w:rPr>
          <w:i/>
        </w:rPr>
        <w:t>1</w:t>
      </w:r>
      <w:r w:rsidR="009628B2">
        <w:rPr>
          <w:i/>
        </w:rPr>
        <w:t>.</w:t>
      </w:r>
      <w:r w:rsidRPr="00E2666A">
        <w:rPr>
          <w:i/>
        </w:rPr>
        <w:tab/>
        <w:t>Dự đoán giới tính sử dụng bài viết từ blog</w:t>
      </w:r>
      <w:bookmarkEnd w:id="43"/>
      <w:bookmarkEnd w:id="44"/>
    </w:p>
    <w:p w:rsidR="001E333E" w:rsidRPr="001E333E" w:rsidRDefault="001E333E" w:rsidP="001E333E">
      <w:pPr>
        <w:pStyle w:val="NormalThesis13size"/>
      </w:pPr>
      <w:proofErr w:type="gramStart"/>
      <w:r w:rsidRPr="001E333E">
        <w:t>Ở trong những năm trở về trước, Blog là một loại nhật ký, website cá nhân phổ biến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 ci, i = 1</w:t>
      </w:r>
      <w:proofErr w:type="gramStart"/>
      <w:r w:rsidRPr="001E333E">
        <w:t>, ...,</w:t>
      </w:r>
      <w:proofErr w:type="gramEnd"/>
      <w:r w:rsidRPr="001E333E">
        <w:t xml:space="preserve"> m, wi là một vector trọng lượng &lt;wi 1, ..., wi n&gt;,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w:t>
      </w:r>
      <w:r w:rsidRPr="001E333E">
        <w:lastRenderedPageBreak/>
        <w:t xml:space="preserve">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45" w:name="_Toc482202222"/>
      <w:bookmarkStart w:id="46"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45"/>
      <w:bookmarkEnd w:id="46"/>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 xml:space="preserve">đặc trưng </w:t>
      </w:r>
      <w:r w:rsidRPr="004A7972">
        <w:rPr>
          <w:rStyle w:val="apple-converted-space"/>
          <w:color w:val="000000" w:themeColor="text1"/>
        </w:rPr>
        <w:lastRenderedPageBreak/>
        <w:t>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del w:id="47" w:author="CH56VTP" w:date="2017-06-05T10:14:00Z">
        <w:r w:rsidR="006F67F8" w:rsidDel="00E31D7D">
          <w:rPr>
            <w:color w:val="000000" w:themeColor="text1"/>
          </w:rPr>
          <w:delText xml:space="preserve"> </w:delText>
        </w:r>
        <w:r w:rsidRPr="004A7972" w:rsidDel="00E31D7D">
          <w:rPr>
            <w:rStyle w:val="Strong"/>
            <w:iCs/>
            <w:color w:val="000000" w:themeColor="text1"/>
          </w:rPr>
          <w:delText>điểm giữa kỳ</w:delText>
        </w:r>
      </w:del>
      <w:ins w:id="48" w:author="CH56VTP" w:date="2017-06-05T10:14:00Z">
        <w:r w:rsidR="00E31D7D">
          <w:rPr>
            <w:rStyle w:val="Strong"/>
            <w:iCs/>
            <w:color w:val="000000" w:themeColor="text1"/>
          </w:rPr>
          <w:t xml:space="preserve"> đặc trưng viết</w:t>
        </w:r>
      </w:ins>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B06D29" w:rsidRDefault="00987DAB" w:rsidP="00B06D29">
      <w:pPr>
        <w:pStyle w:val="Bng"/>
      </w:pPr>
      <w:bookmarkStart w:id="49" w:name="_Toc484396207"/>
      <w:r w:rsidRPr="00B06D29">
        <w:t>Hình 1.6</w:t>
      </w:r>
      <w:r w:rsidR="00530F0B" w:rsidRPr="00B06D29">
        <w:t>:</w:t>
      </w:r>
      <w:r w:rsidRPr="00B06D29">
        <w:t xml:space="preserve"> Ví dụ về hồi quy tuyến tính</w:t>
      </w:r>
      <w:bookmarkEnd w:id="49"/>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057367">
      <w:pPr>
        <w:jc w:val="center"/>
      </w:pPr>
      <w:r>
        <w:rPr>
          <w:noProof/>
        </w:rPr>
        <w:lastRenderedPageBreak/>
        <w:drawing>
          <wp:inline distT="0" distB="0" distL="0" distR="0" wp14:anchorId="642D57ED" wp14:editId="3A93124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4">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B06D29">
      <w:pPr>
        <w:pStyle w:val="Hnhnh"/>
      </w:pPr>
      <w:bookmarkStart w:id="50" w:name="_Toc484396377"/>
      <w:r w:rsidRPr="00B06D29">
        <w:t>Hình</w:t>
      </w:r>
      <w:r>
        <w:t xml:space="preserve"> </w:t>
      </w:r>
      <w:r w:rsidR="00C626BC">
        <w:t>1.1</w:t>
      </w:r>
      <w:r w:rsidR="00530F0B">
        <w:t>:</w:t>
      </w:r>
      <w:r>
        <w:t xml:space="preserve"> Quá trình khớp</w:t>
      </w:r>
      <w:bookmarkEnd w:id="50"/>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Ví dụ như chúng ta muốn tạo ra một mô hình có dạng đường thẳng tức là cần hai đặc </w:t>
      </w:r>
      <w:proofErr w:type="gramStart"/>
      <w:r w:rsidRPr="004A7972">
        <w:rPr>
          <w:color w:val="000000" w:themeColor="text1"/>
        </w:rPr>
        <w:t>trưng</w:t>
      </w:r>
      <w:r w:rsidR="006F67F8">
        <w:rPr>
          <w:color w:val="000000" w:themeColor="text1"/>
        </w:rPr>
        <w:t xml:space="preserve"> </w:t>
      </w:r>
      <w:r w:rsidR="006F67F8" w:rsidRPr="004A7972">
        <w:rPr>
          <w:rStyle w:val="fontsize-ensurer"/>
          <w:color w:val="000000" w:themeColor="text1"/>
          <w:sz w:val="2"/>
          <w:szCs w:val="2"/>
        </w:rPr>
        <w:t>​</w:t>
      </w:r>
      <w:proofErr w:type="gramEnd"/>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Pr>
          <w:rStyle w:val="apple-converted-space"/>
          <w:color w:val="000000" w:themeColor="text1"/>
        </w:rPr>
        <w:t xml:space="preserve"> </w:t>
      </w:r>
      <w:r w:rsidRPr="004A7972">
        <w:rPr>
          <w:color w:val="000000" w:themeColor="text1"/>
        </w:rPr>
        <w:t xml:space="preserve">(đặc trưng tọa độ trong mặt phẳng) nhưng lại chỉ có một mẫu dữ liệu được biểu diễn thành một điểm.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51" w:name="_Toc482202223"/>
      <w:bookmarkStart w:id="52" w:name="_Toc484396758"/>
      <w:r>
        <w:t>1.4</w:t>
      </w:r>
      <w:r w:rsidR="009628B2">
        <w:t>.</w:t>
      </w:r>
      <w:r>
        <w:tab/>
        <w:t>Kết luận chương</w:t>
      </w:r>
      <w:bookmarkEnd w:id="51"/>
      <w:bookmarkEnd w:id="52"/>
    </w:p>
    <w:p w:rsidR="00A4385B" w:rsidRPr="00D5652A" w:rsidRDefault="008E7A4C" w:rsidP="00D5652A">
      <w:pPr>
        <w:pStyle w:val="NormalThesis13size"/>
      </w:pPr>
      <w:proofErr w:type="gramStart"/>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w:t>
      </w:r>
      <w:proofErr w:type="gramEnd"/>
      <w:r w:rsidRPr="00D5652A">
        <w:t xml:space="preserve"> </w:t>
      </w:r>
      <w:proofErr w:type="gramStart"/>
      <w:r w:rsidRPr="00D5652A">
        <w:t xml:space="preserve">Đây là tiền đề tham khảo để phát triển luân </w:t>
      </w:r>
      <w:commentRangeStart w:id="53"/>
      <w:r w:rsidRPr="00D5652A">
        <w:t>văn</w:t>
      </w:r>
      <w:commentRangeEnd w:id="53"/>
      <w:r w:rsidR="00D849CB">
        <w:rPr>
          <w:rStyle w:val="CommentReference"/>
          <w:shd w:val="clear" w:color="auto" w:fill="auto"/>
        </w:rPr>
        <w:commentReference w:id="53"/>
      </w:r>
      <w:r w:rsidRPr="00D5652A">
        <w:t>.</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54" w:name="_Toc472023300"/>
      <w:bookmarkStart w:id="55" w:name="_Toc482202224"/>
      <w:bookmarkStart w:id="56" w:name="_Toc484396759"/>
      <w:r>
        <w:lastRenderedPageBreak/>
        <w:t xml:space="preserve">Chương 2 - </w:t>
      </w:r>
      <w:bookmarkEnd w:id="54"/>
      <w:r w:rsidR="00585D6E">
        <w:t xml:space="preserve">KỸ THUẬT HỌC MÁY SVM VÀ ÁP DỤNG TRONG DỰ ĐOÁN GIỚI TÍNH NGƯỜI DÙNG MẠNG </w:t>
      </w:r>
      <w:r w:rsidR="00154698">
        <w:t>XÃ</w:t>
      </w:r>
      <w:r w:rsidR="00585D6E">
        <w:t xml:space="preserve"> HỘI</w:t>
      </w:r>
      <w:bookmarkStart w:id="57" w:name="_Toc472006892"/>
      <w:bookmarkStart w:id="58" w:name="_Toc472006938"/>
      <w:bookmarkStart w:id="59" w:name="_Toc472006985"/>
      <w:bookmarkStart w:id="60" w:name="_Toc472007030"/>
      <w:bookmarkStart w:id="61" w:name="_Toc472007075"/>
      <w:bookmarkStart w:id="62" w:name="_Toc472019394"/>
      <w:bookmarkStart w:id="63" w:name="_Toc472019438"/>
      <w:bookmarkStart w:id="64" w:name="_Toc472022895"/>
      <w:bookmarkStart w:id="65" w:name="_Toc472022945"/>
      <w:bookmarkStart w:id="66" w:name="_Toc472023137"/>
      <w:bookmarkStart w:id="67" w:name="_Toc472023193"/>
      <w:bookmarkStart w:id="68" w:name="_Toc472023301"/>
      <w:bookmarkStart w:id="69" w:name="_Toc472070816"/>
      <w:bookmarkStart w:id="70" w:name="_Toc472148638"/>
      <w:bookmarkStart w:id="71" w:name="_Toc472149670"/>
      <w:bookmarkStart w:id="72" w:name="_Toc472149784"/>
      <w:bookmarkStart w:id="73" w:name="_Toc472149833"/>
      <w:bookmarkStart w:id="74" w:name="_Toc472149882"/>
      <w:bookmarkStart w:id="75" w:name="_Toc472149930"/>
      <w:bookmarkStart w:id="76" w:name="_Toc472150103"/>
      <w:bookmarkStart w:id="77" w:name="_Toc472150152"/>
      <w:bookmarkStart w:id="78" w:name="_Toc472150197"/>
      <w:bookmarkStart w:id="79" w:name="_Toc482199099"/>
      <w:bookmarkStart w:id="80" w:name="_Toc482199165"/>
      <w:bookmarkStart w:id="81" w:name="_Toc482199591"/>
      <w:bookmarkStart w:id="82" w:name="_Toc482202183"/>
      <w:bookmarkStart w:id="83" w:name="_Toc482202225"/>
      <w:bookmarkStart w:id="84" w:name="_Toc482202405"/>
      <w:bookmarkStart w:id="85" w:name="_Toc482202533"/>
      <w:bookmarkStart w:id="86" w:name="_Toc482202568"/>
      <w:bookmarkStart w:id="87" w:name="_Toc482277138"/>
      <w:bookmarkStart w:id="88" w:name="_Toc482570158"/>
      <w:bookmarkStart w:id="89" w:name="_Toc472006893"/>
      <w:bookmarkStart w:id="90" w:name="_Toc472006939"/>
      <w:bookmarkStart w:id="91" w:name="_Toc472006986"/>
      <w:bookmarkStart w:id="92" w:name="_Toc472007031"/>
      <w:bookmarkStart w:id="93" w:name="_Toc472007076"/>
      <w:bookmarkStart w:id="94" w:name="_Toc472019395"/>
      <w:bookmarkStart w:id="95" w:name="_Toc472019439"/>
      <w:bookmarkStart w:id="96" w:name="_Toc472022896"/>
      <w:bookmarkStart w:id="97" w:name="_Toc472022946"/>
      <w:bookmarkStart w:id="98" w:name="_Toc472023138"/>
      <w:bookmarkStart w:id="99" w:name="_Toc472023194"/>
      <w:bookmarkStart w:id="100" w:name="_Toc472023302"/>
      <w:bookmarkStart w:id="101" w:name="_Toc472070817"/>
      <w:bookmarkStart w:id="102" w:name="_Toc472148639"/>
      <w:bookmarkStart w:id="103" w:name="_Toc472149671"/>
      <w:bookmarkStart w:id="104" w:name="_Toc472149785"/>
      <w:bookmarkStart w:id="105" w:name="_Toc472149834"/>
      <w:bookmarkStart w:id="106" w:name="_Toc472149883"/>
      <w:bookmarkStart w:id="107" w:name="_Toc472149931"/>
      <w:bookmarkStart w:id="108" w:name="_Toc472150104"/>
      <w:bookmarkStart w:id="109" w:name="_Toc472150153"/>
      <w:bookmarkStart w:id="110" w:name="_Toc472150198"/>
      <w:bookmarkStart w:id="111" w:name="_Toc482199100"/>
      <w:bookmarkStart w:id="112" w:name="_Toc482199166"/>
      <w:bookmarkStart w:id="113" w:name="_Toc482199592"/>
      <w:bookmarkStart w:id="114" w:name="_Toc482202184"/>
      <w:bookmarkStart w:id="115" w:name="_Toc482202226"/>
      <w:bookmarkStart w:id="116" w:name="_Toc482202406"/>
      <w:bookmarkStart w:id="117" w:name="_Toc482202534"/>
      <w:bookmarkStart w:id="118" w:name="_Toc482202569"/>
      <w:bookmarkStart w:id="119" w:name="_Toc482277139"/>
      <w:bookmarkStart w:id="120" w:name="_Toc48257015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A4385B" w:rsidRDefault="00180910" w:rsidP="00DF49E0">
      <w:pPr>
        <w:pStyle w:val="Tiucp1"/>
        <w:numPr>
          <w:ilvl w:val="0"/>
          <w:numId w:val="0"/>
        </w:numPr>
        <w:outlineLvl w:val="1"/>
        <w:rPr>
          <w:rFonts w:eastAsia="Times New Roman"/>
          <w:bCs/>
          <w:iCs/>
          <w:szCs w:val="28"/>
        </w:rPr>
      </w:pPr>
      <w:bookmarkStart w:id="121" w:name="_Toc482202227"/>
      <w:bookmarkStart w:id="122" w:name="_Toc484396760"/>
      <w:r>
        <w:t>2.1</w:t>
      </w:r>
      <w:r w:rsidR="009628B2">
        <w:t>.</w:t>
      </w:r>
      <w:r>
        <w:tab/>
        <w:t xml:space="preserve">Phạm </w:t>
      </w:r>
      <w:proofErr w:type="gramStart"/>
      <w:r>
        <w:t>vi</w:t>
      </w:r>
      <w:proofErr w:type="gramEnd"/>
      <w:r>
        <w:t xml:space="preserve"> áp dụng</w:t>
      </w:r>
      <w:bookmarkEnd w:id="121"/>
      <w:bookmarkEnd w:id="122"/>
    </w:p>
    <w:p w:rsidR="004131DC" w:rsidRDefault="00E31D7D" w:rsidP="000B739D">
      <w:pPr>
        <w:pStyle w:val="NormalThesis13size"/>
        <w:ind w:firstLine="0"/>
      </w:pPr>
      <w:proofErr w:type="gramStart"/>
      <w:ins w:id="123" w:author="CH56VTP" w:date="2017-06-05T10:14:00Z">
        <w:r>
          <w:t>Giới thiệu về mạng xã hội và giới thiệu giới tính của người dùng</w:t>
        </w:r>
      </w:ins>
      <w:ins w:id="124" w:author="CH56VTP" w:date="2017-06-05T10:15:00Z">
        <w:r>
          <w:t xml:space="preserve"> mạng xã hội.</w:t>
        </w:r>
        <w:proofErr w:type="gramEnd"/>
        <w:r>
          <w:t xml:space="preserve"> </w:t>
        </w:r>
        <w:proofErr w:type="gramStart"/>
        <w:r>
          <w:t>Chủ yếu về Status.</w:t>
        </w:r>
      </w:ins>
      <w:proofErr w:type="gramEnd"/>
    </w:p>
    <w:p w:rsidR="00A4385B" w:rsidRDefault="009C5172" w:rsidP="00DF49E0">
      <w:pPr>
        <w:pStyle w:val="Tiucp1"/>
        <w:numPr>
          <w:ilvl w:val="0"/>
          <w:numId w:val="0"/>
        </w:numPr>
        <w:outlineLvl w:val="1"/>
        <w:rPr>
          <w:ins w:id="125" w:author="CH56VTP" w:date="2017-06-05T10:16:00Z"/>
        </w:rPr>
      </w:pPr>
      <w:bookmarkStart w:id="126" w:name="_Toc482202231"/>
      <w:bookmarkStart w:id="127" w:name="_Toc484396761"/>
      <w:r>
        <w:t>2.2</w:t>
      </w:r>
      <w:r w:rsidR="009628B2">
        <w:t>.</w:t>
      </w:r>
      <w:r>
        <w:tab/>
      </w:r>
      <w:r w:rsidR="00180910">
        <w:t>Các đặc trưng sử dụng</w:t>
      </w:r>
      <w:bookmarkEnd w:id="126"/>
      <w:bookmarkEnd w:id="127"/>
    </w:p>
    <w:p w:rsidR="00E31D7D" w:rsidRPr="00E31D7D" w:rsidRDefault="00E31D7D" w:rsidP="00E31D7D">
      <w:pPr>
        <w:pPrChange w:id="128" w:author="CH56VTP" w:date="2017-06-05T10:16:00Z">
          <w:pPr>
            <w:pStyle w:val="Tiucp1"/>
            <w:numPr>
              <w:ilvl w:val="0"/>
              <w:numId w:val="0"/>
            </w:numPr>
            <w:ind w:left="0" w:firstLine="0"/>
            <w:outlineLvl w:val="1"/>
          </w:pPr>
        </w:pPrChange>
      </w:pPr>
      <w:proofErr w:type="gramStart"/>
      <w:ins w:id="129" w:author="CH56VTP" w:date="2017-06-05T10:16:00Z">
        <w:r>
          <w:t xml:space="preserve">Trong việc phân loại giới tính người dùng mạng </w:t>
        </w:r>
      </w:ins>
      <w:ins w:id="130" w:author="CH56VTP" w:date="2017-06-05T10:19:00Z">
        <w:r w:rsidR="00213EBB">
          <w:t>ta sử dụng chủ yếu</w:t>
        </w:r>
      </w:ins>
      <w:ins w:id="131" w:author="CH56VTP" w:date="2017-06-05T10:21:00Z">
        <w:r w:rsidR="00213EBB">
          <w:t xml:space="preserve"> là status.</w:t>
        </w:r>
        <w:proofErr w:type="gramEnd"/>
        <w:r w:rsidR="00213EBB">
          <w:t xml:space="preserve"> Status sẽ có các đặc trưng như đặc trưng về text và đặc trưng về ký tự</w:t>
        </w:r>
      </w:ins>
    </w:p>
    <w:p w:rsidR="00A4385B" w:rsidRPr="006E41D6" w:rsidRDefault="006E41D6" w:rsidP="00DF49E0">
      <w:pPr>
        <w:pStyle w:val="Tiucp1"/>
        <w:numPr>
          <w:ilvl w:val="0"/>
          <w:numId w:val="0"/>
        </w:numPr>
        <w:outlineLvl w:val="2"/>
        <w:rPr>
          <w:i/>
        </w:rPr>
      </w:pPr>
      <w:bookmarkStart w:id="132" w:name="_Toc482202232"/>
      <w:bookmarkStart w:id="133" w:name="_Toc484396762"/>
      <w:r w:rsidRPr="006E41D6">
        <w:rPr>
          <w:i/>
        </w:rPr>
        <w:t>2.2.1</w:t>
      </w:r>
      <w:r w:rsidR="009628B2">
        <w:rPr>
          <w:i/>
        </w:rPr>
        <w:t>.</w:t>
      </w:r>
      <w:r w:rsidRPr="006E41D6">
        <w:rPr>
          <w:i/>
        </w:rPr>
        <w:tab/>
        <w:t>Đặc trưng text</w:t>
      </w:r>
      <w:bookmarkEnd w:id="132"/>
      <w:bookmarkEnd w:id="133"/>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lastRenderedPageBreak/>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rPr>
          <w:ins w:id="134" w:author="CH56VTP" w:date="2017-06-05T10:26:00Z"/>
        </w:rPr>
      </w:pPr>
      <w:r>
        <w:t>Người ta dùng "từ" kết hợp thành câu chứ không phải dùng "tiếng", do đó quá trình tách câu thành các "từ" cho kết quả tốt hơn là tách câu bằng “tiếng”.</w:t>
      </w:r>
      <w:ins w:id="135" w:author="CH56VTP" w:date="2017-06-05T10:26:00Z">
        <w:r w:rsidR="000434EC">
          <w:t xml:space="preserve"> </w:t>
        </w:r>
      </w:ins>
    </w:p>
    <w:p w:rsidR="000434EC" w:rsidRPr="004131DC" w:rsidRDefault="000434EC" w:rsidP="000434EC">
      <w:pPr>
        <w:pStyle w:val="NormalThesis13size"/>
        <w:ind w:firstLine="0"/>
        <w:pPrChange w:id="136" w:author="CH56VTP" w:date="2017-06-05T10:27:00Z">
          <w:pPr>
            <w:pStyle w:val="NormalThesis13size"/>
            <w:numPr>
              <w:numId w:val="16"/>
            </w:numPr>
            <w:ind w:left="720" w:hanging="360"/>
          </w:pPr>
        </w:pPrChange>
      </w:pPr>
      <w:ins w:id="137" w:author="CH56VTP" w:date="2017-06-05T10:27:00Z">
        <w:r>
          <w:t>Áp dụng đặc trưng text vào bài toán dự đoán giới tính</w:t>
        </w:r>
      </w:ins>
      <w:ins w:id="138" w:author="CH56VTP" w:date="2017-06-05T10:31:00Z">
        <w:r>
          <w:t xml:space="preserve"> có hình ảnh minh họa</w:t>
        </w:r>
      </w:ins>
      <w:bookmarkStart w:id="139" w:name="_GoBack"/>
      <w:bookmarkEnd w:id="139"/>
    </w:p>
    <w:p w:rsidR="00A4385B" w:rsidRPr="004131DC" w:rsidRDefault="00E566B6" w:rsidP="00DF49E0">
      <w:pPr>
        <w:pStyle w:val="Tiucp1"/>
        <w:numPr>
          <w:ilvl w:val="0"/>
          <w:numId w:val="0"/>
        </w:numPr>
        <w:outlineLvl w:val="2"/>
        <w:rPr>
          <w:i/>
          <w:szCs w:val="28"/>
        </w:rPr>
      </w:pPr>
      <w:bookmarkStart w:id="140" w:name="_Toc482202233"/>
      <w:bookmarkStart w:id="141" w:name="_Toc484396763"/>
      <w:r w:rsidRPr="009D1D47">
        <w:rPr>
          <w:i/>
        </w:rPr>
        <w:t>2.2.2</w:t>
      </w:r>
      <w:r w:rsidR="009628B2">
        <w:rPr>
          <w:i/>
        </w:rPr>
        <w:t>.</w:t>
      </w:r>
      <w:r w:rsidRPr="009D1D47">
        <w:rPr>
          <w:i/>
        </w:rPr>
        <w:tab/>
        <w:t>Đặc trưng ký hiệu đặc biệt</w:t>
      </w:r>
      <w:bookmarkEnd w:id="140"/>
      <w:bookmarkEnd w:id="141"/>
    </w:p>
    <w:p w:rsidR="000434EC" w:rsidRPr="004131DC" w:rsidRDefault="000434EC" w:rsidP="000434EC">
      <w:pPr>
        <w:pStyle w:val="NormalThesis13size"/>
        <w:ind w:firstLine="0"/>
        <w:rPr>
          <w:ins w:id="142" w:author="CH56VTP" w:date="2017-06-05T10:27:00Z"/>
        </w:rPr>
      </w:pPr>
      <w:proofErr w:type="gramStart"/>
      <w:ins w:id="143" w:author="CH56VTP" w:date="2017-06-05T10:27:00Z">
        <w:r>
          <w:t>Giới thiệu về đặc trưng về ký hiệu đặc biệt &amp; áp dụng của đặc trưng ký hiệu vào</w:t>
        </w:r>
      </w:ins>
      <w:ins w:id="144" w:author="CH56VTP" w:date="2017-06-05T10:31:00Z">
        <w:r>
          <w:t xml:space="preserve"> bài toán.</w:t>
        </w:r>
        <w:proofErr w:type="gramEnd"/>
        <w:r>
          <w:t xml:space="preserve"> Có hình ảnh minh họa</w:t>
        </w:r>
      </w:ins>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5" w:name="_Toc472149680"/>
      <w:bookmarkStart w:id="146" w:name="_Toc472149794"/>
      <w:bookmarkStart w:id="147" w:name="_Toc472149843"/>
      <w:bookmarkStart w:id="148" w:name="_Toc472149892"/>
      <w:bookmarkStart w:id="149" w:name="_Toc472149940"/>
      <w:bookmarkStart w:id="150" w:name="_Toc472150113"/>
      <w:bookmarkStart w:id="151" w:name="_Toc482202234"/>
      <w:bookmarkStart w:id="152" w:name="_Toc484396764"/>
      <w:bookmarkEnd w:id="145"/>
      <w:bookmarkEnd w:id="146"/>
      <w:bookmarkEnd w:id="147"/>
      <w:bookmarkEnd w:id="148"/>
      <w:bookmarkEnd w:id="149"/>
      <w:bookmarkEnd w:id="150"/>
      <w:r>
        <w:t>2.3</w:t>
      </w:r>
      <w:r w:rsidR="009628B2">
        <w:t>.</w:t>
      </w:r>
      <w:r>
        <w:tab/>
      </w:r>
      <w:r w:rsidR="005D7A44">
        <w:t>Kỹ thuật học máy</w:t>
      </w:r>
      <w:r>
        <w:t xml:space="preserve">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3" w:name="_Toc468975127"/>
      <w:bookmarkStart w:id="154" w:name="_Toc468975341"/>
      <w:bookmarkStart w:id="155" w:name="_Toc469566796"/>
      <w:bookmarkStart w:id="156" w:name="_Toc484396765"/>
      <w:r>
        <w:rPr>
          <w:b/>
          <w:i/>
        </w:rPr>
        <w:t>2.3.1.</w:t>
      </w:r>
      <w:r w:rsidR="00186759" w:rsidRPr="008C1D36">
        <w:rPr>
          <w:b/>
          <w:i/>
        </w:rPr>
        <w:tab/>
      </w:r>
      <w:r w:rsidR="00B07DFA" w:rsidRPr="008C1D36">
        <w:rPr>
          <w:b/>
          <w:i/>
        </w:rPr>
        <w:t>Ý tưởng</w:t>
      </w:r>
      <w:bookmarkEnd w:id="153"/>
      <w:bookmarkEnd w:id="154"/>
      <w:bookmarkEnd w:id="155"/>
      <w:bookmarkEnd w:id="156"/>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lastRenderedPageBreak/>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57" w:name="_Toc437346710"/>
      <w:bookmarkStart w:id="158" w:name="_Toc468976172"/>
      <w:bookmarkStart w:id="159" w:name="_Toc468976289"/>
      <w:bookmarkStart w:id="160" w:name="_Toc468976383"/>
      <w:bookmarkStart w:id="161" w:name="_Toc468977162"/>
      <w:bookmarkStart w:id="162" w:name="_Toc469565975"/>
      <w:bookmarkStart w:id="163" w:name="_Toc469566122"/>
      <w:bookmarkStart w:id="164" w:name="_Toc469566196"/>
      <w:bookmarkStart w:id="165"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7"/>
      <w:bookmarkEnd w:id="158"/>
      <w:bookmarkEnd w:id="159"/>
      <w:bookmarkEnd w:id="160"/>
      <w:bookmarkEnd w:id="161"/>
      <w:bookmarkEnd w:id="162"/>
      <w:bookmarkEnd w:id="163"/>
      <w:bookmarkEnd w:id="164"/>
      <w:bookmarkEnd w:id="165"/>
    </w:p>
    <w:p w:rsidR="00B07DFA" w:rsidRPr="008C1D36" w:rsidRDefault="001D2D09" w:rsidP="001D2D09">
      <w:pPr>
        <w:pStyle w:val="NormalThesis13size"/>
        <w:ind w:firstLine="0"/>
        <w:outlineLvl w:val="2"/>
        <w:rPr>
          <w:b/>
          <w:i/>
        </w:rPr>
      </w:pPr>
      <w:bookmarkStart w:id="166" w:name="_Toc468975128"/>
      <w:bookmarkStart w:id="167" w:name="_Toc468975342"/>
      <w:bookmarkStart w:id="168" w:name="_Toc469566797"/>
      <w:bookmarkStart w:id="169" w:name="_Toc484396766"/>
      <w:r>
        <w:rPr>
          <w:b/>
          <w:i/>
        </w:rPr>
        <w:t>2.3.2.</w:t>
      </w:r>
      <w:r w:rsidR="00186759" w:rsidRPr="008C1D36">
        <w:rPr>
          <w:b/>
          <w:i/>
        </w:rPr>
        <w:tab/>
      </w:r>
      <w:r w:rsidR="00B07DFA" w:rsidRPr="008C1D36">
        <w:rPr>
          <w:b/>
          <w:i/>
        </w:rPr>
        <w:t>Cơ sở lý thuyết</w:t>
      </w:r>
      <w:bookmarkEnd w:id="166"/>
      <w:bookmarkEnd w:id="167"/>
      <w:bookmarkEnd w:id="168"/>
      <w:bookmarkEnd w:id="169"/>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70" w:name="_Toc484396767"/>
      <w:r>
        <w:rPr>
          <w:b/>
          <w:i/>
        </w:rPr>
        <w:lastRenderedPageBreak/>
        <w:t>2.3.3.</w:t>
      </w:r>
      <w:r w:rsidR="00186759" w:rsidRPr="008C1D36">
        <w:rPr>
          <w:b/>
          <w:i/>
          <w:noProof/>
        </w:rPr>
        <w:tab/>
      </w:r>
      <w:r w:rsidR="00B07DFA" w:rsidRPr="008C1D36">
        <w:rPr>
          <w:b/>
          <w:i/>
          <w:noProof/>
          <w:lang w:val="vi-VN"/>
        </w:rPr>
        <w:t>Bài toán phân 2 lớp với SVM</w:t>
      </w:r>
      <w:bookmarkEnd w:id="170"/>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71" w:name="_Toc437346711"/>
      <w:bookmarkStart w:id="172" w:name="_Toc468976173"/>
      <w:bookmarkStart w:id="173" w:name="_Toc468976290"/>
      <w:bookmarkStart w:id="174" w:name="_Toc468976384"/>
      <w:bookmarkStart w:id="175" w:name="_Toc468977163"/>
      <w:r>
        <w:tab/>
      </w:r>
      <w:bookmarkStart w:id="176" w:name="_Toc469565976"/>
      <w:bookmarkStart w:id="177" w:name="_Toc469566123"/>
      <w:bookmarkStart w:id="178" w:name="_Toc469566197"/>
      <w:bookmarkStart w:id="179" w:name="_Toc484396379"/>
      <w:r w:rsidR="00EC1C3B">
        <w:t>Hình 2.</w:t>
      </w:r>
      <w:r w:rsidR="009945AB">
        <w:t>2</w:t>
      </w:r>
      <w:r w:rsidRPr="009F6AC4">
        <w:t>: Minh họa bài toán phân 2 lớp bằng phương phá</w:t>
      </w:r>
      <w:r>
        <w:t>p SVM</w:t>
      </w:r>
      <w:bookmarkEnd w:id="171"/>
      <w:bookmarkEnd w:id="172"/>
      <w:bookmarkEnd w:id="173"/>
      <w:bookmarkEnd w:id="174"/>
      <w:bookmarkEnd w:id="175"/>
      <w:bookmarkEnd w:id="176"/>
      <w:bookmarkEnd w:id="177"/>
      <w:bookmarkEnd w:id="178"/>
      <w:bookmarkEnd w:id="179"/>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lastRenderedPageBreak/>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8"/>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9"/>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0"/>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80" w:name="_Toc484396380"/>
      <w:r>
        <w:t>Hình 2.3</w:t>
      </w:r>
      <w:r w:rsidR="00C626BC">
        <w:t xml:space="preserve">: </w:t>
      </w:r>
      <w:r w:rsidR="003C042D">
        <w:t>Tập dữ liệu được phân chia nhưng có nhiễu</w:t>
      </w:r>
      <w:bookmarkEnd w:id="180"/>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1"/>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2"/>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3"/>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lastRenderedPageBreak/>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4"/>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5"/>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81" w:name="_Toc484396381"/>
      <w:r>
        <w:t>Hình</w:t>
      </w:r>
      <w:r w:rsidR="009945AB">
        <w:t xml:space="preserve"> 2.4</w:t>
      </w:r>
      <w:r w:rsidR="00C626BC">
        <w:t>:</w:t>
      </w:r>
      <w:r>
        <w:t xml:space="preserve"> Tập dữ liệu không phân chia tuyến tính</w:t>
      </w:r>
      <w:bookmarkEnd w:id="181"/>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6"/>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7"/>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8"/>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9"/>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0"/>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lastRenderedPageBreak/>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82" w:name="_Toc484396382"/>
      <w:r>
        <w:t>Hình 2.5</w:t>
      </w:r>
      <w:r w:rsidR="00C626BC">
        <w:t>:</w:t>
      </w:r>
      <w:r w:rsidR="003C042D">
        <w:t xml:space="preserve"> Ví dụ biểu diễn tập dữ liệu trên không gian 2 chiều</w:t>
      </w:r>
      <w:bookmarkEnd w:id="182"/>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w:t>
      </w:r>
      <w:r>
        <w:lastRenderedPageBreak/>
        <w:t xml:space="preserve">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83" w:name="_Toc468975129"/>
      <w:bookmarkStart w:id="184" w:name="_Toc468975343"/>
      <w:bookmarkStart w:id="185" w:name="_Toc469566798"/>
      <w:bookmarkStart w:id="186" w:name="_Toc484396768"/>
      <w:r>
        <w:rPr>
          <w:b/>
          <w:i/>
        </w:rPr>
        <w:t>2.3.4.</w:t>
      </w:r>
      <w:r w:rsidR="00186759" w:rsidRPr="008C1D36">
        <w:rPr>
          <w:b/>
          <w:i/>
        </w:rPr>
        <w:tab/>
      </w:r>
      <w:r w:rsidR="00B07DFA" w:rsidRPr="008C1D36">
        <w:rPr>
          <w:b/>
          <w:i/>
        </w:rPr>
        <w:t>Các bước chính của phương pháp SVM</w:t>
      </w:r>
      <w:bookmarkEnd w:id="183"/>
      <w:bookmarkEnd w:id="184"/>
      <w:bookmarkEnd w:id="185"/>
      <w:bookmarkEnd w:id="186"/>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7" w:name="_Toc483477186"/>
      <w:bookmarkStart w:id="188" w:name="_Toc484396769"/>
      <w:r w:rsidRPr="0069120D">
        <w:rPr>
          <w:i/>
        </w:rPr>
        <w:t>2.3.5.</w:t>
      </w:r>
      <w:r w:rsidRPr="0069120D">
        <w:rPr>
          <w:i/>
        </w:rPr>
        <w:tab/>
        <w:t>Ưu điểm phương pháp SVM trong phân lớp dữ liệu</w:t>
      </w:r>
      <w:bookmarkEnd w:id="187"/>
      <w:bookmarkEnd w:id="188"/>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 xml:space="preserve">Để thực hiện quá trình phân lớp, các phương pháp huấn </w:t>
      </w:r>
      <w:r>
        <w:lastRenderedPageBreak/>
        <w:t>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89" w:name="_Toc482202237"/>
      <w:bookmarkStart w:id="190" w:name="_Toc484396770"/>
      <w:r>
        <w:t>2.4</w:t>
      </w:r>
      <w:r w:rsidR="009628B2">
        <w:t>.</w:t>
      </w:r>
      <w:r>
        <w:tab/>
        <w:t>Kết luận chương</w:t>
      </w:r>
      <w:bookmarkEnd w:id="189"/>
      <w:bookmarkEnd w:id="190"/>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91" w:name="_Toc472023311"/>
      <w:bookmarkStart w:id="192" w:name="_Toc482202238"/>
      <w:bookmarkStart w:id="193" w:name="_Toc484396771"/>
      <w:r>
        <w:lastRenderedPageBreak/>
        <w:t xml:space="preserve">Chương 3 - </w:t>
      </w:r>
      <w:bookmarkEnd w:id="191"/>
      <w:r w:rsidR="002877B8">
        <w:t>THỰC NGHIỆM VÀ ĐÁNH GIÁ</w:t>
      </w:r>
      <w:bookmarkEnd w:id="192"/>
      <w:bookmarkEnd w:id="193"/>
    </w:p>
    <w:p w:rsidR="00F55B91" w:rsidRPr="00F55B91" w:rsidRDefault="00BF78F6" w:rsidP="00DF49E0">
      <w:pPr>
        <w:pStyle w:val="Tiucp1"/>
        <w:numPr>
          <w:ilvl w:val="0"/>
          <w:numId w:val="0"/>
        </w:numPr>
        <w:outlineLvl w:val="1"/>
        <w:rPr>
          <w:i/>
          <w:szCs w:val="28"/>
        </w:rPr>
      </w:pPr>
      <w:bookmarkStart w:id="194" w:name="_Toc472006903"/>
      <w:bookmarkStart w:id="195" w:name="_Toc472006949"/>
      <w:bookmarkStart w:id="196" w:name="_Toc472006996"/>
      <w:bookmarkStart w:id="197" w:name="_Toc472007041"/>
      <w:bookmarkStart w:id="198" w:name="_Toc472007086"/>
      <w:bookmarkStart w:id="199" w:name="_Toc472019405"/>
      <w:bookmarkStart w:id="200" w:name="_Toc472019449"/>
      <w:bookmarkStart w:id="201" w:name="_Toc472022906"/>
      <w:bookmarkStart w:id="202" w:name="_Toc472022956"/>
      <w:bookmarkStart w:id="203" w:name="_Toc472023148"/>
      <w:bookmarkStart w:id="204" w:name="_Toc472023204"/>
      <w:bookmarkStart w:id="205" w:name="_Toc472023312"/>
      <w:bookmarkStart w:id="206" w:name="_Toc472070827"/>
      <w:bookmarkStart w:id="207" w:name="_Toc472148649"/>
      <w:bookmarkStart w:id="208" w:name="_Toc472149685"/>
      <w:bookmarkStart w:id="209" w:name="_Toc472149799"/>
      <w:bookmarkStart w:id="210" w:name="_Toc472149848"/>
      <w:bookmarkStart w:id="211" w:name="_Toc472149897"/>
      <w:bookmarkStart w:id="212" w:name="_Toc472149945"/>
      <w:bookmarkStart w:id="213" w:name="_Toc472150118"/>
      <w:bookmarkStart w:id="214" w:name="_Toc472150164"/>
      <w:bookmarkStart w:id="215" w:name="_Toc472150209"/>
      <w:bookmarkStart w:id="216" w:name="_Toc482199110"/>
      <w:bookmarkStart w:id="217" w:name="_Toc482199176"/>
      <w:bookmarkStart w:id="218" w:name="_Toc482199602"/>
      <w:bookmarkStart w:id="219" w:name="_Toc472006904"/>
      <w:bookmarkStart w:id="220" w:name="_Toc472006950"/>
      <w:bookmarkStart w:id="221" w:name="_Toc472006997"/>
      <w:bookmarkStart w:id="222" w:name="_Toc472007042"/>
      <w:bookmarkStart w:id="223" w:name="_Toc472007087"/>
      <w:bookmarkStart w:id="224" w:name="_Toc472019406"/>
      <w:bookmarkStart w:id="225" w:name="_Toc472019450"/>
      <w:bookmarkStart w:id="226" w:name="_Toc472022907"/>
      <w:bookmarkStart w:id="227" w:name="_Toc472022957"/>
      <w:bookmarkStart w:id="228" w:name="_Toc472023149"/>
      <w:bookmarkStart w:id="229" w:name="_Toc472023205"/>
      <w:bookmarkStart w:id="230" w:name="_Toc472023313"/>
      <w:bookmarkStart w:id="231" w:name="_Toc472070828"/>
      <w:bookmarkStart w:id="232" w:name="_Toc472148650"/>
      <w:bookmarkStart w:id="233" w:name="_Toc472149686"/>
      <w:bookmarkStart w:id="234" w:name="_Toc472149800"/>
      <w:bookmarkStart w:id="235" w:name="_Toc472149849"/>
      <w:bookmarkStart w:id="236" w:name="_Toc472149898"/>
      <w:bookmarkStart w:id="237" w:name="_Toc472149946"/>
      <w:bookmarkStart w:id="238" w:name="_Toc472150119"/>
      <w:bookmarkStart w:id="239" w:name="_Toc472150165"/>
      <w:bookmarkStart w:id="240" w:name="_Toc472150210"/>
      <w:bookmarkStart w:id="241" w:name="_Toc482199111"/>
      <w:bookmarkStart w:id="242" w:name="_Toc482199177"/>
      <w:bookmarkStart w:id="243" w:name="_Toc482199603"/>
      <w:bookmarkStart w:id="244" w:name="_Toc472006905"/>
      <w:bookmarkStart w:id="245" w:name="_Toc472006951"/>
      <w:bookmarkStart w:id="246" w:name="_Toc472006998"/>
      <w:bookmarkStart w:id="247" w:name="_Toc472007043"/>
      <w:bookmarkStart w:id="248" w:name="_Toc472007088"/>
      <w:bookmarkStart w:id="249" w:name="_Toc472019407"/>
      <w:bookmarkStart w:id="250" w:name="_Toc472019451"/>
      <w:bookmarkStart w:id="251" w:name="_Toc472022908"/>
      <w:bookmarkStart w:id="252" w:name="_Toc472022958"/>
      <w:bookmarkStart w:id="253" w:name="_Toc472023150"/>
      <w:bookmarkStart w:id="254" w:name="_Toc472023206"/>
      <w:bookmarkStart w:id="255" w:name="_Toc472023314"/>
      <w:bookmarkStart w:id="256" w:name="_Toc472070829"/>
      <w:bookmarkStart w:id="257" w:name="_Toc472148651"/>
      <w:bookmarkStart w:id="258" w:name="_Toc472149687"/>
      <w:bookmarkStart w:id="259" w:name="_Toc472149801"/>
      <w:bookmarkStart w:id="260" w:name="_Toc472149850"/>
      <w:bookmarkStart w:id="261" w:name="_Toc472149899"/>
      <w:bookmarkStart w:id="262" w:name="_Toc472149947"/>
      <w:bookmarkStart w:id="263" w:name="_Toc472150120"/>
      <w:bookmarkStart w:id="264" w:name="_Toc472150166"/>
      <w:bookmarkStart w:id="265" w:name="_Toc472150211"/>
      <w:bookmarkStart w:id="266" w:name="_Toc482199112"/>
      <w:bookmarkStart w:id="267" w:name="_Toc482199178"/>
      <w:bookmarkStart w:id="268" w:name="_Toc482199604"/>
      <w:bookmarkStart w:id="269" w:name="_Toc482202240"/>
      <w:bookmarkStart w:id="270" w:name="_Toc484396772"/>
      <w:bookmarkStart w:id="271" w:name="_Toc472023317"/>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t>3.1</w:t>
      </w:r>
      <w:r w:rsidR="009628B2">
        <w:t>.</w:t>
      </w:r>
      <w:r w:rsidR="00F55B91">
        <w:tab/>
        <w:t>Các tiêu chuẩn đánh giá</w:t>
      </w:r>
      <w:bookmarkEnd w:id="269"/>
      <w:bookmarkEnd w:id="270"/>
      <w:r w:rsidR="00F55B91" w:rsidRPr="00F55B91">
        <w:rPr>
          <w:i/>
          <w:szCs w:val="28"/>
        </w:rPr>
        <w:t xml:space="preserve"> </w:t>
      </w:r>
    </w:p>
    <w:bookmarkEnd w:id="271"/>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2">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72" w:name="_Toc484396383"/>
      <w:r>
        <w:t xml:space="preserve">Hình 3.1: </w:t>
      </w:r>
      <w:r w:rsidR="009921E1">
        <w:t>Hình ảnh m</w:t>
      </w:r>
      <w:r w:rsidR="005A5379">
        <w:t xml:space="preserve">inh họa 10-fold </w:t>
      </w:r>
      <w:r w:rsidR="00EE0C9C">
        <w:t>C</w:t>
      </w:r>
      <w:r w:rsidR="005A5379">
        <w:t>ross validation</w:t>
      </w:r>
      <w:r w:rsidR="000612A0">
        <w:t>.</w:t>
      </w:r>
      <w:bookmarkEnd w:id="272"/>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73" w:name="_Toc482202241"/>
      <w:bookmarkStart w:id="274" w:name="_Toc484396773"/>
      <w:r>
        <w:t>3.2</w:t>
      </w:r>
      <w:r w:rsidR="009628B2">
        <w:t>.</w:t>
      </w:r>
      <w:r w:rsidR="0067200B">
        <w:tab/>
        <w:t>Phương pháp thực nghiệm</w:t>
      </w:r>
      <w:bookmarkEnd w:id="273"/>
      <w:bookmarkEnd w:id="274"/>
    </w:p>
    <w:p w:rsidR="00B74C39" w:rsidRPr="006E6662" w:rsidRDefault="00B74C39" w:rsidP="00D5117B">
      <w:pPr>
        <w:pStyle w:val="NormalThesis13size"/>
        <w:ind w:firstLine="0"/>
        <w:outlineLvl w:val="2"/>
        <w:rPr>
          <w:b/>
          <w:i/>
        </w:rPr>
      </w:pPr>
      <w:bookmarkStart w:id="275" w:name="_Toc4843967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5"/>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proofErr w:type="gramStart"/>
      <w:r w:rsidR="000E6F65">
        <w:t>Trước tiên cần xây dựng bộ từ điển cho tập dữ liệu văn bản.</w:t>
      </w:r>
      <w:proofErr w:type="gramEnd"/>
      <w:r w:rsidR="000E6F65">
        <w:t xml:space="preserve"> </w:t>
      </w:r>
      <w:proofErr w:type="gramStart"/>
      <w:r>
        <w:t xml:space="preserve">Trong luận văn này sẽ sử dụng </w:t>
      </w:r>
      <w:r w:rsidR="000E6F65">
        <w:t>mô hình n-gram để xây dựng bộ từ điển.</w:t>
      </w:r>
      <w:proofErr w:type="gramEnd"/>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proofErr w:type="gramStart"/>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76" w:name="_Toc484396208"/>
      <w:r>
        <w:t>Bảng 3.1: Danh sách tập văn bản D gồm 2 câu là C1 và C2</w:t>
      </w:r>
      <w:bookmarkEnd w:id="276"/>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7" w:name="_Toc468975334"/>
      <w:bookmarkStart w:id="278"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7"/>
      <w:bookmarkEnd w:id="278"/>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79" w:name="_Toc484396209"/>
      <w:r>
        <w:rPr>
          <w:noProof/>
        </w:rPr>
        <w:t>Bảng 3.2: Danh sách từ điển unigram</w:t>
      </w:r>
      <w:bookmarkEnd w:id="279"/>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80" w:name="_Toc468975335"/>
      <w:bookmarkStart w:id="281"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80"/>
      <w:bookmarkEnd w:id="281"/>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82" w:name="_Toc484396210"/>
      <w:r>
        <w:rPr>
          <w:noProof/>
        </w:rPr>
        <w:t>Bảng 3.3: Danh sách từ điển bigram</w:t>
      </w:r>
      <w:bookmarkEnd w:id="282"/>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83" w:name="_Toc468975336"/>
            <w:bookmarkStart w:id="284"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83"/>
      <w:bookmarkEnd w:id="284"/>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85" w:name="_Toc484396211"/>
      <w:r>
        <w:rPr>
          <w:noProof/>
        </w:rPr>
        <w:t>Bảng 3.4: Danh sách từ điển trigram</w:t>
      </w:r>
      <w:bookmarkEnd w:id="285"/>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B812C1" w:rsidRPr="00B812C1" w:rsidRDefault="007A12B2"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proofErr w:type="gramStart"/>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w:t>
      </w:r>
      <w:proofErr w:type="gramEnd"/>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86" w:name="_Toc484396212"/>
      <w:r>
        <w:rPr>
          <w:noProof/>
        </w:rPr>
        <w:t>Bảng 3.5: Danh sách từ điển unigram với trọng số xuất hiện của từ.</w:t>
      </w:r>
      <w:bookmarkEnd w:id="286"/>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33"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7A12B2"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proofErr w:type="gramStart"/>
      <w:r>
        <w:t xml:space="preserve">Trong ví dụ ở </w:t>
      </w:r>
      <w:r w:rsidRPr="00A00E50">
        <w:t xml:space="preserve">Bảng 3.1 </w:t>
      </w:r>
      <w:r>
        <w:t xml:space="preserve">sử dụng tập từ điển </w:t>
      </w:r>
      <w:r w:rsidRPr="00A00E50">
        <w:t>Bảng 3.2</w:t>
      </w:r>
      <w:r>
        <w:t>.</w:t>
      </w:r>
      <w:proofErr w:type="gramEnd"/>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87" w:name="_Toc484396213"/>
      <w:r>
        <w:rPr>
          <w:noProof/>
        </w:rPr>
        <w:t>Bảng 3.6: Danh sách từ điển unigram với trọng số TF-IDF.</w:t>
      </w:r>
      <w:bookmarkEnd w:id="287"/>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219A9" w:rsidRPr="00972ED6" w:rsidRDefault="007A12B2"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proofErr w:type="gramStart"/>
      <w:r>
        <w:t xml:space="preserve">Trong ví dụ ở </w:t>
      </w:r>
      <w:r w:rsidRPr="00A00E50">
        <w:t xml:space="preserve">Bảng 3.1 </w:t>
      </w:r>
      <w:r>
        <w:t xml:space="preserve">sử dụng tập từ điển </w:t>
      </w:r>
      <w:r w:rsidRPr="00A00E50">
        <w:t>Bảng 3.2</w:t>
      </w:r>
      <w:r w:rsidR="006219A9">
        <w:t>.</w:t>
      </w:r>
      <w:proofErr w:type="gramEnd"/>
      <w:r w:rsidR="006219A9">
        <w:t xml:space="preserve">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88" w:name="_Toc484396214"/>
      <w:r>
        <w:rPr>
          <w:noProof/>
        </w:rPr>
        <w:t>Bảng 3.7: Danh sách từ điển unigram với trọng số Binary.</w:t>
      </w:r>
      <w:bookmarkEnd w:id="288"/>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89" w:name="_Toc484396775"/>
      <w:bookmarkStart w:id="290" w:name="_Toc482202239"/>
      <w:r w:rsidRPr="006E6662">
        <w:rPr>
          <w:b/>
          <w:i/>
        </w:rPr>
        <w:t>3.2.</w:t>
      </w:r>
      <w:r w:rsidR="00A2607A">
        <w:rPr>
          <w:b/>
          <w:i/>
        </w:rPr>
        <w:t>2</w:t>
      </w:r>
      <w:r w:rsidR="000B4D96">
        <w:rPr>
          <w:b/>
          <w:i/>
        </w:rPr>
        <w:t>.</w:t>
      </w:r>
      <w:r w:rsidR="000B4D96">
        <w:rPr>
          <w:b/>
          <w:i/>
        </w:rPr>
        <w:tab/>
      </w:r>
      <w:r w:rsidRPr="006E6662">
        <w:rPr>
          <w:b/>
          <w:i/>
        </w:rPr>
        <w:t>Thư viện hỗ trợ</w:t>
      </w:r>
      <w:bookmarkEnd w:id="289"/>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91" w:name="_Toc484396776"/>
      <w:r>
        <w:t>3.3</w:t>
      </w:r>
      <w:r w:rsidR="00516DA3">
        <w:t>.</w:t>
      </w:r>
      <w:r w:rsidR="00516DA3">
        <w:tab/>
        <w:t>Thu thập và mô tả dữ liệu</w:t>
      </w:r>
      <w:bookmarkEnd w:id="290"/>
      <w:bookmarkEnd w:id="291"/>
    </w:p>
    <w:p w:rsidR="00516DA3" w:rsidRPr="00FE400A" w:rsidRDefault="00BE14C7" w:rsidP="00516DA3">
      <w:pPr>
        <w:pStyle w:val="Tiucp1"/>
        <w:numPr>
          <w:ilvl w:val="0"/>
          <w:numId w:val="0"/>
        </w:numPr>
        <w:outlineLvl w:val="2"/>
        <w:rPr>
          <w:i/>
        </w:rPr>
      </w:pPr>
      <w:bookmarkStart w:id="292" w:name="_Toc484396777"/>
      <w:r>
        <w:rPr>
          <w:i/>
        </w:rPr>
        <w:t>3.3</w:t>
      </w:r>
      <w:r w:rsidR="00516DA3" w:rsidRPr="00FE400A">
        <w:rPr>
          <w:i/>
        </w:rPr>
        <w:t>.1</w:t>
      </w:r>
      <w:r w:rsidR="006C5680">
        <w:rPr>
          <w:i/>
        </w:rPr>
        <w:t>.</w:t>
      </w:r>
      <w:r w:rsidR="00516DA3" w:rsidRPr="00FE400A">
        <w:rPr>
          <w:i/>
        </w:rPr>
        <w:tab/>
        <w:t>Thu thập dữ liệu</w:t>
      </w:r>
      <w:bookmarkEnd w:id="292"/>
    </w:p>
    <w:p w:rsidR="00150CBA"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03CC9A23" wp14:editId="5B41E14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06D29">
      <w:pPr>
        <w:pStyle w:val="Hnhnh"/>
      </w:pPr>
      <w:bookmarkStart w:id="293" w:name="_Toc484396384"/>
      <w:r>
        <w:t>Hình 3.</w:t>
      </w:r>
      <w:r w:rsidR="00847615">
        <w:t>2</w:t>
      </w:r>
      <w:r>
        <w:t xml:space="preserve">: </w:t>
      </w:r>
      <w:r w:rsidR="00BF34B7" w:rsidRPr="00064404">
        <w:t>Graph API</w:t>
      </w:r>
      <w:r w:rsidR="00BF34B7">
        <w:t xml:space="preserve"> cho phép lấy thông tin của người dùng.</w:t>
      </w:r>
      <w:bookmarkEnd w:id="293"/>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747800">
      <w:pPr>
        <w:jc w:val="center"/>
      </w:pPr>
      <w:r w:rsidRPr="00064404">
        <w:rPr>
          <w:noProof/>
        </w:rPr>
        <w:lastRenderedPageBreak/>
        <w:drawing>
          <wp:inline distT="0" distB="0" distL="0" distR="0" wp14:anchorId="096BE285" wp14:editId="0ADDC29D">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2804" cy="3434455"/>
                    </a:xfrm>
                    <a:prstGeom prst="rect">
                      <a:avLst/>
                    </a:prstGeom>
                  </pic:spPr>
                </pic:pic>
              </a:graphicData>
            </a:graphic>
          </wp:inline>
        </w:drawing>
      </w:r>
    </w:p>
    <w:p w:rsidR="00945C0D" w:rsidRDefault="00945C0D" w:rsidP="00B06D29">
      <w:pPr>
        <w:pStyle w:val="Hnhnh"/>
      </w:pPr>
      <w:bookmarkStart w:id="294" w:name="_Toc484396385"/>
      <w:r>
        <w:t>Hình 3.</w:t>
      </w:r>
      <w:r w:rsidR="00847615">
        <w:t>3</w:t>
      </w:r>
      <w:r>
        <w:t>: A</w:t>
      </w:r>
      <w:r w:rsidRPr="00064404">
        <w:t>ccess_token</w:t>
      </w:r>
      <w:r>
        <w:t xml:space="preserve"> của người dùng trên Facebook</w:t>
      </w:r>
      <w:bookmarkEnd w:id="294"/>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787FC0A5" wp14:editId="580E824F">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5429" cy="3354851"/>
                    </a:xfrm>
                    <a:prstGeom prst="rect">
                      <a:avLst/>
                    </a:prstGeom>
                  </pic:spPr>
                </pic:pic>
              </a:graphicData>
            </a:graphic>
          </wp:inline>
        </w:drawing>
      </w:r>
    </w:p>
    <w:p w:rsidR="00945C0D" w:rsidRDefault="00945C0D" w:rsidP="00B06D29">
      <w:pPr>
        <w:pStyle w:val="Hnhnh"/>
      </w:pPr>
      <w:bookmarkStart w:id="295" w:name="_Toc484396386"/>
      <w:r>
        <w:t>Hình 3.</w:t>
      </w:r>
      <w:r w:rsidR="00B825CC">
        <w:t>4</w:t>
      </w:r>
      <w:r>
        <w:t xml:space="preserve">: </w:t>
      </w:r>
      <w:r w:rsidR="00B25E31">
        <w:t>Minh họa cách lấy danh sách Status trên Facebook.</w:t>
      </w:r>
      <w:bookmarkEnd w:id="295"/>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FAA0104" wp14:editId="77F5DB01">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8015" cy="2550520"/>
                    </a:xfrm>
                    <a:prstGeom prst="rect">
                      <a:avLst/>
                    </a:prstGeom>
                  </pic:spPr>
                </pic:pic>
              </a:graphicData>
            </a:graphic>
          </wp:inline>
        </w:drawing>
      </w:r>
    </w:p>
    <w:p w:rsidR="00204FD4" w:rsidRDefault="008515ED" w:rsidP="00B06D29">
      <w:pPr>
        <w:pStyle w:val="Hnhnh"/>
      </w:pPr>
      <w:bookmarkStart w:id="296" w:name="_Toc484396387"/>
      <w:r>
        <w:t>Hình 3.</w:t>
      </w:r>
      <w:r w:rsidR="00E011B4">
        <w:t>5</w:t>
      </w:r>
      <w:r>
        <w:t>: Tạo project để hỗ trợ lấy nhiều danh sách Status.</w:t>
      </w:r>
      <w:bookmarkEnd w:id="296"/>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2DDFAC6D" wp14:editId="78E69D32">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B06D29">
      <w:pPr>
        <w:pStyle w:val="Hnhnh"/>
      </w:pPr>
      <w:bookmarkStart w:id="297" w:name="_Toc484396388"/>
      <w:r>
        <w:t>Hình 3.</w:t>
      </w:r>
      <w:r w:rsidR="00CD7400">
        <w:t>6</w:t>
      </w:r>
      <w:r>
        <w:t xml:space="preserve">: </w:t>
      </w:r>
      <w:r w:rsidR="00DC460A">
        <w:t>Định dạng mỗi dòng trong f</w:t>
      </w:r>
      <w:r>
        <w:t xml:space="preserve">ile csv </w:t>
      </w:r>
      <w:r w:rsidR="00DC460A">
        <w:t>chứa s</w:t>
      </w:r>
      <w:r>
        <w:t>tatus lấy được.</w:t>
      </w:r>
      <w:bookmarkEnd w:id="297"/>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22991EE" wp14:editId="4FD0409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1293" cy="2744470"/>
                    </a:xfrm>
                    <a:prstGeom prst="rect">
                      <a:avLst/>
                    </a:prstGeom>
                  </pic:spPr>
                </pic:pic>
              </a:graphicData>
            </a:graphic>
          </wp:inline>
        </w:drawing>
      </w:r>
    </w:p>
    <w:p w:rsidR="00DC460A" w:rsidRDefault="00DC460A" w:rsidP="00B06D29">
      <w:pPr>
        <w:pStyle w:val="Hnhnh"/>
      </w:pPr>
      <w:bookmarkStart w:id="298" w:name="_Toc484396389"/>
      <w:r>
        <w:t>Hình 3.</w:t>
      </w:r>
      <w:r w:rsidR="005E0D6F">
        <w:t>7</w:t>
      </w:r>
      <w:r>
        <w:t xml:space="preserve">: File </w:t>
      </w:r>
      <w:r w:rsidRPr="00FC31BB">
        <w:t>full_status.csv</w:t>
      </w:r>
      <w:r>
        <w:t xml:space="preserve"> chứa tất cả Status lấy được.</w:t>
      </w:r>
      <w:bookmarkEnd w:id="298"/>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34A8E44" wp14:editId="5E407D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6B094378" wp14:editId="5D6E3FD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2716" cy="1499235"/>
                    </a:xfrm>
                    <a:prstGeom prst="rect">
                      <a:avLst/>
                    </a:prstGeom>
                  </pic:spPr>
                </pic:pic>
              </a:graphicData>
            </a:graphic>
          </wp:inline>
        </w:drawing>
      </w:r>
    </w:p>
    <w:p w:rsidR="000004CE" w:rsidRPr="00FC31BB" w:rsidRDefault="000004CE" w:rsidP="00B06D29">
      <w:pPr>
        <w:pStyle w:val="Hnhnh"/>
      </w:pPr>
      <w:bookmarkStart w:id="299" w:name="_Toc484396390"/>
      <w:r>
        <w:t>Hình 3.</w:t>
      </w:r>
      <w:r w:rsidR="009945AB">
        <w:t>8</w:t>
      </w:r>
      <w:r>
        <w:t>: Minh họa những Status cần phải loại bỏ đi.</w:t>
      </w:r>
      <w:bookmarkEnd w:id="299"/>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300" w:name="_Toc484396778"/>
      <w:r w:rsidRPr="001621E7">
        <w:rPr>
          <w:i/>
        </w:rPr>
        <w:t>3.</w:t>
      </w:r>
      <w:r w:rsidR="00BE14C7">
        <w:rPr>
          <w:i/>
        </w:rPr>
        <w:t>3</w:t>
      </w:r>
      <w:r w:rsidRPr="001621E7">
        <w:rPr>
          <w:i/>
        </w:rPr>
        <w:t>.2</w:t>
      </w:r>
      <w:r w:rsidR="006C5680">
        <w:rPr>
          <w:i/>
        </w:rPr>
        <w:t>.</w:t>
      </w:r>
      <w:r w:rsidRPr="001621E7">
        <w:rPr>
          <w:i/>
        </w:rPr>
        <w:tab/>
        <w:t>Mô tả dữ liệu đầu vào</w:t>
      </w:r>
      <w:bookmarkEnd w:id="300"/>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Bảng 3.</w:t>
      </w:r>
      <w:r w:rsidR="00487380">
        <w:t>8</w:t>
      </w:r>
      <w:r>
        <w:t xml:space="preserve"> là thống kế tập dữ liệu đầu vào </w:t>
      </w:r>
      <w:proofErr w:type="gramStart"/>
      <w:r>
        <w:t>theo</w:t>
      </w:r>
      <w:proofErr w:type="gramEnd"/>
      <w:r>
        <w:t xml:space="preserve"> người dùng và theo </w:t>
      </w:r>
      <w:r w:rsidR="00487380">
        <w:t>Status</w:t>
      </w:r>
      <w:r>
        <w:t>:</w:t>
      </w:r>
    </w:p>
    <w:p w:rsidR="00AE5382" w:rsidRDefault="00AE5382" w:rsidP="00AE5382">
      <w:pPr>
        <w:pStyle w:val="NormalThesis13size"/>
        <w:numPr>
          <w:ilvl w:val="0"/>
          <w:numId w:val="25"/>
        </w:numPr>
      </w:pPr>
      <w:r>
        <w:t xml:space="preserve">Với thống kế </w:t>
      </w:r>
      <w:proofErr w:type="gramStart"/>
      <w:r>
        <w:t>theo</w:t>
      </w:r>
      <w:proofErr w:type="gramEnd"/>
      <w:r w:rsidR="00487380">
        <w:t xml:space="preserve"> từng</w:t>
      </w:r>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w:t>
      </w:r>
      <w:r w:rsidR="00487380">
        <w:t>từng Status</w:t>
      </w:r>
      <w:r>
        <w:t xml:space="preserve"> thì mỗi Status thể hiện một giới tính của người dùng, các Status của cùng người dùng là riêng biệt nhau khi đánh giá theo bài viết.</w:t>
      </w:r>
    </w:p>
    <w:p w:rsidR="00B31F89" w:rsidRDefault="00B31F89" w:rsidP="00B31F89">
      <w:pPr>
        <w:pStyle w:val="Bng"/>
      </w:pPr>
      <w:bookmarkStart w:id="301" w:name="_Toc484396215"/>
      <w:r>
        <w:t>Bảng 3.</w:t>
      </w:r>
      <w:r w:rsidR="00045B7F">
        <w:t>8</w:t>
      </w:r>
      <w:r>
        <w:t xml:space="preserve">: Thống kế danh sách Status </w:t>
      </w:r>
      <w:proofErr w:type="gramStart"/>
      <w:r>
        <w:t>theo</w:t>
      </w:r>
      <w:proofErr w:type="gramEnd"/>
      <w:r>
        <w:t xml:space="preserve"> người dùng và bài viết</w:t>
      </w:r>
      <w:bookmarkEnd w:id="301"/>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rsidTr="004A4B24">
        <w:trPr>
          <w:jc w:val="center"/>
        </w:trPr>
        <w:tc>
          <w:tcPr>
            <w:tcW w:w="976" w:type="pct"/>
            <w:vMerge w:val="restart"/>
            <w:vAlign w:val="center"/>
          </w:tcPr>
          <w:p w:rsidR="00DE078F" w:rsidRPr="008015C0" w:rsidRDefault="00DE078F" w:rsidP="00C929CD">
            <w:pPr>
              <w:jc w:val="center"/>
              <w:rPr>
                <w:lang w:val="en-US"/>
              </w:rPr>
            </w:pPr>
          </w:p>
        </w:tc>
        <w:tc>
          <w:tcPr>
            <w:tcW w:w="1983" w:type="pct"/>
            <w:gridSpan w:val="2"/>
            <w:vAlign w:val="center"/>
          </w:tcPr>
          <w:p w:rsidR="00DE078F" w:rsidRPr="007C2A31" w:rsidRDefault="00DE078F" w:rsidP="00C929CD">
            <w:pPr>
              <w:jc w:val="center"/>
              <w:rPr>
                <w:b/>
                <w:lang w:val="en-US"/>
              </w:rPr>
            </w:pPr>
            <w:r w:rsidRPr="007C2A31">
              <w:rPr>
                <w:b/>
                <w:lang w:val="en-US"/>
              </w:rPr>
              <w:t>Người dùng</w:t>
            </w:r>
          </w:p>
        </w:tc>
        <w:tc>
          <w:tcPr>
            <w:tcW w:w="2041" w:type="pct"/>
            <w:gridSpan w:val="2"/>
            <w:vAlign w:val="center"/>
          </w:tcPr>
          <w:p w:rsidR="00DE078F" w:rsidRPr="007C2A31" w:rsidRDefault="00487380" w:rsidP="00C929CD">
            <w:pPr>
              <w:jc w:val="center"/>
              <w:rPr>
                <w:b/>
                <w:lang w:val="en-US"/>
              </w:rPr>
            </w:pPr>
            <w:r>
              <w:rPr>
                <w:b/>
                <w:lang w:val="en-US"/>
              </w:rPr>
              <w:t>Status</w:t>
            </w:r>
          </w:p>
        </w:tc>
      </w:tr>
      <w:tr w:rsidR="00DE078F" w:rsidTr="004A4B24">
        <w:trPr>
          <w:jc w:val="center"/>
        </w:trPr>
        <w:tc>
          <w:tcPr>
            <w:tcW w:w="976" w:type="pct"/>
            <w:vMerge/>
            <w:vAlign w:val="center"/>
          </w:tcPr>
          <w:p w:rsidR="00DE078F" w:rsidRDefault="00DE078F" w:rsidP="00C929CD">
            <w:pPr>
              <w:jc w:val="center"/>
            </w:pPr>
          </w:p>
        </w:tc>
        <w:tc>
          <w:tcPr>
            <w:tcW w:w="1019" w:type="pct"/>
            <w:vAlign w:val="center"/>
          </w:tcPr>
          <w:p w:rsidR="00DE078F" w:rsidRPr="007C2A31" w:rsidRDefault="00DE078F" w:rsidP="00C929CD">
            <w:pPr>
              <w:jc w:val="center"/>
              <w:rPr>
                <w:b/>
                <w:lang w:val="en-US"/>
              </w:rPr>
            </w:pPr>
            <w:r w:rsidRPr="007C2A31">
              <w:rPr>
                <w:b/>
                <w:lang w:val="en-US"/>
              </w:rPr>
              <w:t>Số lượng</w:t>
            </w:r>
          </w:p>
        </w:tc>
        <w:tc>
          <w:tcPr>
            <w:tcW w:w="964" w:type="pct"/>
            <w:vAlign w:val="center"/>
          </w:tcPr>
          <w:p w:rsidR="00DE078F" w:rsidRPr="007C2A31" w:rsidRDefault="004B2830" w:rsidP="00C929CD">
            <w:pPr>
              <w:jc w:val="center"/>
              <w:rPr>
                <w:b/>
                <w:lang w:val="en-US"/>
              </w:rPr>
            </w:pPr>
            <w:r>
              <w:rPr>
                <w:b/>
                <w:lang w:val="en-US"/>
              </w:rPr>
              <w:t>Tỉ lệ</w:t>
            </w:r>
          </w:p>
        </w:tc>
        <w:tc>
          <w:tcPr>
            <w:tcW w:w="1052" w:type="pct"/>
            <w:vAlign w:val="center"/>
          </w:tcPr>
          <w:p w:rsidR="00DE078F" w:rsidRPr="007C2A31" w:rsidRDefault="00DE078F" w:rsidP="00C929CD">
            <w:pPr>
              <w:jc w:val="center"/>
              <w:rPr>
                <w:b/>
              </w:rPr>
            </w:pPr>
            <w:r w:rsidRPr="007C2A31">
              <w:rPr>
                <w:b/>
                <w:lang w:val="en-US"/>
              </w:rPr>
              <w:t>Số lượng</w:t>
            </w:r>
          </w:p>
        </w:tc>
        <w:tc>
          <w:tcPr>
            <w:tcW w:w="989" w:type="pct"/>
            <w:vAlign w:val="center"/>
          </w:tcPr>
          <w:p w:rsidR="00DE078F" w:rsidRPr="007C2A31" w:rsidRDefault="004B2830" w:rsidP="00C929CD">
            <w:pPr>
              <w:jc w:val="center"/>
              <w:rPr>
                <w:b/>
              </w:rPr>
            </w:pPr>
            <w:r>
              <w:rPr>
                <w:b/>
                <w:lang w:val="en-US"/>
              </w:rPr>
              <w:t>Tỉ lệ</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Nam</w:t>
            </w:r>
          </w:p>
        </w:tc>
        <w:tc>
          <w:tcPr>
            <w:tcW w:w="1019" w:type="pct"/>
            <w:vAlign w:val="center"/>
          </w:tcPr>
          <w:p w:rsidR="00990698" w:rsidRPr="00701098" w:rsidRDefault="00B93524" w:rsidP="00C929CD">
            <w:pPr>
              <w:jc w:val="center"/>
              <w:rPr>
                <w:sz w:val="26"/>
                <w:szCs w:val="26"/>
              </w:rPr>
            </w:pPr>
            <w:r w:rsidRPr="00701098">
              <w:rPr>
                <w:sz w:val="26"/>
                <w:szCs w:val="26"/>
              </w:rPr>
              <w:t>659</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rsidTr="004A4B24">
        <w:trPr>
          <w:jc w:val="center"/>
        </w:trPr>
        <w:tc>
          <w:tcPr>
            <w:tcW w:w="976" w:type="pct"/>
            <w:vAlign w:val="center"/>
          </w:tcPr>
          <w:p w:rsidR="00990698" w:rsidRPr="007C2A31" w:rsidRDefault="00990698" w:rsidP="00C929CD">
            <w:pPr>
              <w:jc w:val="center"/>
              <w:rPr>
                <w:b/>
                <w:lang w:val="en-US"/>
              </w:rPr>
            </w:pPr>
            <w:r w:rsidRPr="007C2A31">
              <w:rPr>
                <w:b/>
                <w:lang w:val="en-US"/>
              </w:rPr>
              <w:t>Nữ</w:t>
            </w:r>
          </w:p>
        </w:tc>
        <w:tc>
          <w:tcPr>
            <w:tcW w:w="1019" w:type="pct"/>
            <w:vAlign w:val="center"/>
          </w:tcPr>
          <w:p w:rsidR="00990698" w:rsidRPr="00701098" w:rsidRDefault="00B93524" w:rsidP="00C929CD">
            <w:pPr>
              <w:jc w:val="center"/>
              <w:rPr>
                <w:sz w:val="26"/>
                <w:szCs w:val="26"/>
              </w:rPr>
            </w:pPr>
            <w:r w:rsidRPr="00701098">
              <w:rPr>
                <w:sz w:val="26"/>
                <w:szCs w:val="26"/>
              </w:rPr>
              <w:t>482</w:t>
            </w:r>
          </w:p>
        </w:tc>
        <w:tc>
          <w:tcPr>
            <w:tcW w:w="964" w:type="pct"/>
            <w:vAlign w:val="center"/>
          </w:tcPr>
          <w:p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rsidTr="004A4B24">
        <w:trPr>
          <w:jc w:val="center"/>
        </w:trPr>
        <w:tc>
          <w:tcPr>
            <w:tcW w:w="976" w:type="pct"/>
            <w:vAlign w:val="center"/>
          </w:tcPr>
          <w:p w:rsidR="00990698" w:rsidRPr="007069FC" w:rsidRDefault="007069FC" w:rsidP="00C929CD">
            <w:pPr>
              <w:jc w:val="center"/>
              <w:rPr>
                <w:b/>
                <w:lang w:val="en-US"/>
              </w:rPr>
            </w:pPr>
            <w:r>
              <w:rPr>
                <w:b/>
                <w:lang w:val="en-US"/>
              </w:rPr>
              <w:t>Tổng số</w:t>
            </w:r>
          </w:p>
        </w:tc>
        <w:tc>
          <w:tcPr>
            <w:tcW w:w="1019" w:type="pct"/>
            <w:vAlign w:val="center"/>
          </w:tcPr>
          <w:p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rsidR="00990698" w:rsidRPr="00701098" w:rsidRDefault="00B93524" w:rsidP="00C929CD">
            <w:pPr>
              <w:jc w:val="center"/>
              <w:rPr>
                <w:sz w:val="26"/>
                <w:szCs w:val="26"/>
              </w:rPr>
            </w:pPr>
            <w:r w:rsidRPr="00701098">
              <w:rPr>
                <w:sz w:val="26"/>
                <w:szCs w:val="26"/>
                <w:lang w:val="en-US"/>
              </w:rPr>
              <w:t>100%</w:t>
            </w:r>
          </w:p>
        </w:tc>
      </w:tr>
    </w:tbl>
    <w:p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w:t>
      </w:r>
      <w:proofErr w:type="gramStart"/>
      <w:r w:rsidR="00BF10BD">
        <w:t>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roofErr w:type="gramEnd"/>
    </w:p>
    <w:p w:rsidR="00BF78F6" w:rsidRDefault="00BF78F6" w:rsidP="00DF49E0">
      <w:pPr>
        <w:pStyle w:val="Tiucp1"/>
        <w:numPr>
          <w:ilvl w:val="0"/>
          <w:numId w:val="0"/>
        </w:numPr>
        <w:outlineLvl w:val="1"/>
      </w:pPr>
      <w:bookmarkStart w:id="302" w:name="_Toc484396779"/>
      <w:bookmarkStart w:id="303" w:name="_Toc482202242"/>
      <w:r>
        <w:lastRenderedPageBreak/>
        <w:t>3.4.</w:t>
      </w:r>
      <w:r>
        <w:tab/>
      </w:r>
      <w:r w:rsidR="00CA5FD7">
        <w:t>Tiền x</w:t>
      </w:r>
      <w:r>
        <w:t>ử lý dữ liệu</w:t>
      </w:r>
      <w:bookmarkEnd w:id="302"/>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304" w:name="_Toc484396780"/>
      <w:r w:rsidRPr="003434B9">
        <w:rPr>
          <w:b/>
          <w:i/>
        </w:rPr>
        <w:t>3.4.1. Tách từ</w:t>
      </w:r>
      <w:bookmarkEnd w:id="304"/>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305" w:name="_Toc484396391"/>
      <w:r w:rsidRPr="00205D7A">
        <w:t>Hình 3.</w:t>
      </w:r>
      <w:r w:rsidR="009945AB">
        <w:t>9</w:t>
      </w:r>
      <w:r w:rsidRPr="00205D7A">
        <w:t>: Quy trình tách từ.</w:t>
      </w:r>
      <w:bookmarkEnd w:id="305"/>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306" w:name="_Toc484396392"/>
      <w:r w:rsidRPr="009174FA">
        <w:t>Hình 3.</w:t>
      </w:r>
      <w:r w:rsidR="009945AB">
        <w:t>10</w:t>
      </w:r>
      <w:r w:rsidRPr="009174FA">
        <w:t>: File vn_tokenizer_status.csv chứa danh sách Status sau khi chạy qua vnTokenizer.</w:t>
      </w:r>
      <w:bookmarkEnd w:id="306"/>
    </w:p>
    <w:p w:rsidR="00B15D92" w:rsidRPr="003434B9" w:rsidRDefault="00B15D92" w:rsidP="00B15D92">
      <w:pPr>
        <w:pStyle w:val="NormalThesis13size"/>
        <w:ind w:firstLine="0"/>
        <w:outlineLvl w:val="2"/>
        <w:rPr>
          <w:b/>
          <w:i/>
        </w:rPr>
      </w:pPr>
      <w:bookmarkStart w:id="307" w:name="_Toc484396781"/>
      <w:r w:rsidRPr="003434B9">
        <w:rPr>
          <w:b/>
          <w:i/>
        </w:rPr>
        <w:t xml:space="preserve">3.4.2. </w:t>
      </w:r>
      <w:r w:rsidR="00B67C38">
        <w:rPr>
          <w:b/>
          <w:i/>
        </w:rPr>
        <w:t>Lọc bộ từ điển</w:t>
      </w:r>
      <w:bookmarkEnd w:id="307"/>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308" w:name="_Toc484396216"/>
      <w:r>
        <w:t>Bảng 3.</w:t>
      </w:r>
      <w:r w:rsidR="00C25351">
        <w:t>9</w:t>
      </w:r>
      <w:r>
        <w:t>: Thống kế số lượng từ của tập dữ liệu.</w:t>
      </w:r>
      <w:bookmarkEnd w:id="308"/>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309" w:name="_Toc484396217"/>
      <w:r w:rsidRPr="00AA2F3B">
        <w:t>Bảng 3.</w:t>
      </w:r>
      <w:r w:rsidR="00C25351">
        <w:t>10</w:t>
      </w:r>
      <w:r w:rsidRPr="00AA2F3B">
        <w:t xml:space="preserve">: Danh sách các file </w:t>
      </w:r>
      <w:proofErr w:type="gramStart"/>
      <w:r w:rsidRPr="00AA2F3B">
        <w:t>theo</w:t>
      </w:r>
      <w:proofErr w:type="gramEnd"/>
      <w:r w:rsidRPr="00AA2F3B">
        <w:t xml:space="preserve"> định dạng liblinear.</w:t>
      </w:r>
      <w:bookmarkEnd w:id="309"/>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310" w:name="_Toc484396782"/>
      <w:r>
        <w:t>3.5</w:t>
      </w:r>
      <w:r w:rsidR="009628B2">
        <w:t>.</w:t>
      </w:r>
      <w:r w:rsidR="0067200B">
        <w:tab/>
        <w:t xml:space="preserve">Kết quả </w:t>
      </w:r>
      <w:bookmarkEnd w:id="303"/>
      <w:r w:rsidR="00DC0E39">
        <w:t>thự</w:t>
      </w:r>
      <w:r w:rsidR="000F08EE">
        <w:t>c nghiệm</w:t>
      </w:r>
      <w:bookmarkEnd w:id="310"/>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311" w:name="_Toc484396218"/>
      <w:r>
        <w:t>Bảng 3.</w:t>
      </w:r>
      <w:r w:rsidR="003A6FDE">
        <w:t>11</w:t>
      </w:r>
      <w:r>
        <w:t>: Kết quả độ chính xác của tập dữ liệu</w:t>
      </w:r>
      <w:r w:rsidR="0004180D">
        <w:t xml:space="preserve"> </w:t>
      </w:r>
      <w:proofErr w:type="gramStart"/>
      <w:r w:rsidR="0004180D">
        <w:t>theo</w:t>
      </w:r>
      <w:proofErr w:type="gramEnd"/>
      <w:r w:rsidR="0004180D">
        <w:t xml:space="preserve"> từng Status</w:t>
      </w:r>
      <w:r>
        <w:t>.</w:t>
      </w:r>
      <w:bookmarkEnd w:id="311"/>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t>Hàng dọc đầu tiên là danh sách tập từ điển và hàng ngang đầu tiên là danh sách các trọng số tương ứng.</w:t>
      </w:r>
      <w:proofErr w:type="gramEnd"/>
      <w:r>
        <w:t xml:space="preserve"> </w:t>
      </w:r>
      <w:proofErr w:type="gramStart"/>
      <w:r w:rsidR="00A40967">
        <w:t>Bảng 3.</w:t>
      </w:r>
      <w:r w:rsidR="00487380">
        <w:t>11</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40967" w:rsidRDefault="00A40967" w:rsidP="00A40967">
      <w:pPr>
        <w:pStyle w:val="Hnhnh"/>
      </w:pPr>
      <w:bookmarkStart w:id="312" w:name="_Toc484396393"/>
      <w:r>
        <w:t>Hình 3.</w:t>
      </w:r>
      <w:r w:rsidR="009945AB">
        <w:t>11</w:t>
      </w:r>
      <w:r>
        <w:t xml:space="preserve">: Biểu đồ thể hiện kết quả </w:t>
      </w:r>
      <w:proofErr w:type="gramStart"/>
      <w:r>
        <w:t>theo</w:t>
      </w:r>
      <w:proofErr w:type="gramEnd"/>
      <w:r>
        <w:t xml:space="preserve"> trọng số.</w:t>
      </w:r>
      <w:bookmarkEnd w:id="312"/>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93023" w:rsidRDefault="00D93023" w:rsidP="00B06D29">
      <w:pPr>
        <w:pStyle w:val="Hnhnh"/>
      </w:pPr>
      <w:bookmarkStart w:id="313" w:name="_Toc484396394"/>
      <w:r>
        <w:t>Hình 3.</w:t>
      </w:r>
      <w:r w:rsidR="009945AB">
        <w:t>12</w:t>
      </w:r>
      <w:r>
        <w:t xml:space="preserve">: Biểu đồ thể hiện kết quả </w:t>
      </w:r>
      <w:proofErr w:type="gramStart"/>
      <w:r w:rsidR="00A40967">
        <w:t>theo</w:t>
      </w:r>
      <w:proofErr w:type="gramEnd"/>
      <w:r w:rsidR="00A40967">
        <w:t xml:space="preserve"> tập từ điển</w:t>
      </w:r>
      <w:r w:rsidR="00C92B4F">
        <w:t>.</w:t>
      </w:r>
      <w:bookmarkEnd w:id="313"/>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proofErr w:type="gramStart"/>
      <w:r>
        <w:t>Kết quả ở Bả</w:t>
      </w:r>
      <w:r w:rsidR="002D104B">
        <w:t>ng 3.11</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314" w:name="_Toc484396219"/>
      <w:r>
        <w:t>Bảng 3.</w:t>
      </w:r>
      <w:r w:rsidR="003A6FDE">
        <w:t>12:</w:t>
      </w:r>
      <w:r>
        <w:t xml:space="preserve"> Kết quả độ chính xác của tập dữ liệu </w:t>
      </w:r>
      <w:proofErr w:type="gramStart"/>
      <w:r>
        <w:t>theo</w:t>
      </w:r>
      <w:proofErr w:type="gramEnd"/>
      <w:r>
        <w:t xml:space="preserve"> từng người dùng.</w:t>
      </w:r>
      <w:bookmarkEnd w:id="314"/>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7A12B2">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7A12B2">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7A12B2">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7A12B2">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lastRenderedPageBreak/>
        <w:t>Bả</w:t>
      </w:r>
      <w:r w:rsidR="002D104B">
        <w:t>ng 3.12</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C1158" w:rsidRDefault="009945AB" w:rsidP="00DC1158">
      <w:pPr>
        <w:pStyle w:val="Hnhnh"/>
      </w:pPr>
      <w:bookmarkStart w:id="315" w:name="_Toc484396395"/>
      <w:r>
        <w:t>Hình 3.13</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315"/>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C1158" w:rsidRDefault="009945AB" w:rsidP="00DC1158">
      <w:pPr>
        <w:pStyle w:val="Hnhnh"/>
      </w:pPr>
      <w:bookmarkStart w:id="316" w:name="_Toc484396396"/>
      <w:r>
        <w:t>Hình 3.14</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316"/>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proofErr w:type="gramStart"/>
      <w:r>
        <w:t>Từ Bảng 3.x và Bảng 3.x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317" w:name="_Toc484396220"/>
      <w:r>
        <w:lastRenderedPageBreak/>
        <w:t>Bả</w:t>
      </w:r>
      <w:r w:rsidR="003A6FDE">
        <w:t>ng 3.13</w:t>
      </w:r>
      <w:r>
        <w:t>: Kết quả độ chính xác của tập dữ liệu với 10,000 Status.</w:t>
      </w:r>
      <w:bookmarkEnd w:id="317"/>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318" w:name="_Toc484396221"/>
      <w:r>
        <w:t>Bả</w:t>
      </w:r>
      <w:r w:rsidR="003A6FDE">
        <w:t>ng 3.14</w:t>
      </w:r>
      <w:r>
        <w:t>: Kết quả độ chính xác của tập dữ liệu với 50,000 Status.</w:t>
      </w:r>
      <w:bookmarkEnd w:id="318"/>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319" w:name="_Toc484396222"/>
      <w:r>
        <w:t>Bả</w:t>
      </w:r>
      <w:r w:rsidR="003A6FDE">
        <w:t>ng 3.15</w:t>
      </w:r>
      <w:r>
        <w:t>: Kết quả độ chính xác của tập dữ liệu với 100,000 Status.</w:t>
      </w:r>
      <w:bookmarkEnd w:id="319"/>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320" w:name="_Toc484396223"/>
      <w:r>
        <w:t>Bảng 3.</w:t>
      </w:r>
      <w:r w:rsidR="003A6FDE">
        <w:t>16</w:t>
      </w:r>
      <w:r>
        <w:t>: Kết quả độ chính xác của tập dữ liệu với 1</w:t>
      </w:r>
      <w:r w:rsidR="00316521">
        <w:t>5</w:t>
      </w:r>
      <w:r>
        <w:t>0,000 Status.</w:t>
      </w:r>
      <w:bookmarkEnd w:id="320"/>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906DD" w:rsidRDefault="009945AB" w:rsidP="00B06D29">
      <w:pPr>
        <w:pStyle w:val="Hnhnh"/>
      </w:pPr>
      <w:bookmarkStart w:id="321" w:name="_Toc484396397"/>
      <w:r>
        <w:t>Hình 3.15</w:t>
      </w:r>
      <w:r w:rsidR="003906DD">
        <w:t>: Biểu đồ kết quả</w:t>
      </w:r>
      <w:r w:rsidR="00DA1A83">
        <w:t xml:space="preserve"> độ chính xác trung bình</w:t>
      </w:r>
      <w:r w:rsidR="003906DD">
        <w:t xml:space="preserve"> của từng tập dữ liệu.</w:t>
      </w:r>
      <w:bookmarkEnd w:id="321"/>
    </w:p>
    <w:p w:rsidR="00815B33" w:rsidRDefault="009945AB" w:rsidP="006030F9">
      <w:pPr>
        <w:pStyle w:val="NormalThesis13size"/>
      </w:pPr>
      <w:proofErr w:type="gramStart"/>
      <w:r>
        <w:t>Hình 3.15</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322" w:name="_Toc482202245"/>
      <w:bookmarkStart w:id="323" w:name="_Toc484396783"/>
      <w:r>
        <w:t>3.7</w:t>
      </w:r>
      <w:r w:rsidR="009628B2">
        <w:t>.</w:t>
      </w:r>
      <w:r>
        <w:tab/>
        <w:t>Kết luận chương</w:t>
      </w:r>
      <w:bookmarkEnd w:id="322"/>
      <w:bookmarkEnd w:id="323"/>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4" w:name="_Toc472023319"/>
    </w:p>
    <w:p w:rsidR="00A4385B" w:rsidRDefault="00363115" w:rsidP="00DF49E0">
      <w:pPr>
        <w:pStyle w:val="LargeThesis16"/>
        <w:spacing w:before="120" w:beforeAutospacing="0" w:after="240" w:afterAutospacing="0"/>
        <w:outlineLvl w:val="0"/>
        <w:rPr>
          <w:rFonts w:eastAsia="Calibri"/>
          <w:szCs w:val="32"/>
        </w:rPr>
      </w:pPr>
      <w:bookmarkStart w:id="325" w:name="_Toc482202246"/>
      <w:bookmarkStart w:id="326" w:name="_Toc484396784"/>
      <w:bookmarkEnd w:id="324"/>
      <w:r w:rsidRPr="00F41EF7">
        <w:lastRenderedPageBreak/>
        <w:t>KẾT LUẬN</w:t>
      </w:r>
      <w:bookmarkEnd w:id="325"/>
      <w:bookmarkEnd w:id="326"/>
    </w:p>
    <w:p w:rsidR="00A4385B" w:rsidRPr="003948CB" w:rsidRDefault="003948CB" w:rsidP="00D6418B">
      <w:pPr>
        <w:pStyle w:val="Tiucp1"/>
        <w:numPr>
          <w:ilvl w:val="0"/>
          <w:numId w:val="0"/>
        </w:numPr>
        <w:outlineLvl w:val="1"/>
        <w:rPr>
          <w:sz w:val="26"/>
        </w:rPr>
      </w:pPr>
      <w:bookmarkStart w:id="327" w:name="_Toc484396785"/>
      <w:r>
        <w:t>1</w:t>
      </w:r>
      <w:r w:rsidR="009628B2">
        <w:t>.</w:t>
      </w:r>
      <w:r>
        <w:tab/>
      </w:r>
      <w:r w:rsidR="00A4385B" w:rsidRPr="003948CB">
        <w:t>Kết quả đạt được</w:t>
      </w:r>
      <w:bookmarkEnd w:id="327"/>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28" w:name="_Toc484396786"/>
      <w:r>
        <w:t>2</w:t>
      </w:r>
      <w:r w:rsidR="009628B2">
        <w:t>.</w:t>
      </w:r>
      <w:r>
        <w:tab/>
      </w:r>
      <w:r w:rsidR="00A4385B" w:rsidRPr="003948CB">
        <w:t>Hạn chế</w:t>
      </w:r>
      <w:bookmarkEnd w:id="328"/>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29" w:name="_Toc484396787"/>
      <w:r>
        <w:t>3</w:t>
      </w:r>
      <w:r w:rsidR="009628B2">
        <w:t>.</w:t>
      </w:r>
      <w:r>
        <w:tab/>
      </w:r>
      <w:r w:rsidR="00A4385B">
        <w:t>Hướng phát triển</w:t>
      </w:r>
      <w:bookmarkEnd w:id="329"/>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0" w:name="_Toc451204100"/>
      <w:bookmarkStart w:id="331" w:name="_Toc449631137"/>
      <w:bookmarkStart w:id="332" w:name="_Toc416100768"/>
      <w:bookmarkStart w:id="333" w:name="_Toc449000102"/>
      <w:bookmarkStart w:id="334" w:name="_Toc449000414"/>
      <w:bookmarkStart w:id="335" w:name="_Toc451069488"/>
      <w:bookmarkStart w:id="336" w:name="_Toc451069590"/>
      <w:bookmarkStart w:id="337"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38" w:name="_Toc482202247"/>
      <w:bookmarkStart w:id="339" w:name="_Toc484396788"/>
      <w:r w:rsidRPr="00F41EF7">
        <w:lastRenderedPageBreak/>
        <w:t>DANH MỤC TÀI LIỆU THAM KHẢO</w:t>
      </w:r>
      <w:bookmarkEnd w:id="338"/>
      <w:bookmarkEnd w:id="339"/>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7A12B2"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7A12B2"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7A12B2"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7A12B2"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0" w:name="_Toc482202248"/>
      <w:bookmarkStart w:id="341" w:name="_Toc484396789"/>
      <w:r w:rsidRPr="00F41EF7">
        <w:lastRenderedPageBreak/>
        <w:t>PHỤ LỤC</w:t>
      </w:r>
      <w:bookmarkEnd w:id="330"/>
      <w:bookmarkEnd w:id="331"/>
      <w:bookmarkEnd w:id="332"/>
      <w:bookmarkEnd w:id="333"/>
      <w:bookmarkEnd w:id="334"/>
      <w:bookmarkEnd w:id="335"/>
      <w:bookmarkEnd w:id="336"/>
      <w:bookmarkEnd w:id="337"/>
      <w:bookmarkEnd w:id="340"/>
      <w:bookmarkEnd w:id="341"/>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CH56VTP" w:date="2017-06-05T10:25:00Z" w:initials="C">
    <w:p w:rsidR="00D849CB" w:rsidRDefault="00D849CB">
      <w:pPr>
        <w:pStyle w:val="CommentText"/>
      </w:pPr>
      <w:r>
        <w:rPr>
          <w:rStyle w:val="CommentReference"/>
        </w:rPr>
        <w:annotationRef/>
      </w:r>
      <w:r>
        <w:t>Thay từ em thành từ tác giả</w:t>
      </w:r>
    </w:p>
  </w:comment>
  <w:comment w:id="25" w:author="CH56VTP" w:date="2017-06-05T10:08:00Z" w:initials="C">
    <w:p w:rsidR="007A12B2" w:rsidRDefault="007A12B2">
      <w:pPr>
        <w:pStyle w:val="CommentText"/>
      </w:pPr>
      <w:r>
        <w:rPr>
          <w:rStyle w:val="CommentReference"/>
        </w:rPr>
        <w:annotationRef/>
      </w:r>
      <w:r>
        <w:t xml:space="preserve">Cái này ông phải giới thiệu về dự đoán giới tính. </w:t>
      </w:r>
      <w:r w:rsidR="00E31D7D">
        <w:t xml:space="preserve">Bài toán giới tính là như thế nào, có ứng dụng gì </w:t>
      </w:r>
    </w:p>
  </w:comment>
  <w:comment w:id="53" w:author="CH56VTP" w:date="2017-06-05T10:26:00Z" w:initials="C">
    <w:p w:rsidR="00D849CB" w:rsidRDefault="00D849CB">
      <w:pPr>
        <w:pStyle w:val="CommentText"/>
      </w:pPr>
      <w:r>
        <w:rPr>
          <w:rStyle w:val="CommentReference"/>
        </w:rPr>
        <w:annotationRef/>
      </w:r>
      <w:r>
        <w:t>Ngắn quá, viết kết luận dựa vào các đầu mục sau đó làm tiền đề chuyển xuống chương 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190" w:rsidRDefault="00E54190">
      <w:pPr>
        <w:spacing w:before="0" w:line="240" w:lineRule="auto"/>
      </w:pPr>
      <w:r>
        <w:separator/>
      </w:r>
    </w:p>
  </w:endnote>
  <w:endnote w:type="continuationSeparator" w:id="0">
    <w:p w:rsidR="00E54190" w:rsidRDefault="00E541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7A12B2" w:rsidRDefault="007A12B2" w:rsidP="00DA7047">
        <w:pPr>
          <w:pStyle w:val="Footer"/>
          <w:tabs>
            <w:tab w:val="clear" w:pos="4680"/>
            <w:tab w:val="center" w:pos="4590"/>
          </w:tabs>
          <w:spacing w:before="30"/>
        </w:pPr>
      </w:p>
      <w:p w:rsidR="007A12B2" w:rsidRPr="009A6204" w:rsidRDefault="007A12B2"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190" w:rsidRDefault="00E54190">
      <w:pPr>
        <w:spacing w:before="0" w:line="240" w:lineRule="auto"/>
      </w:pPr>
      <w:r>
        <w:separator/>
      </w:r>
    </w:p>
  </w:footnote>
  <w:footnote w:type="continuationSeparator" w:id="0">
    <w:p w:rsidR="00E54190" w:rsidRDefault="00E5419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7A12B2" w:rsidRDefault="007A12B2">
        <w:pPr>
          <w:pStyle w:val="Header"/>
          <w:jc w:val="center"/>
        </w:pPr>
        <w:r>
          <w:fldChar w:fldCharType="begin"/>
        </w:r>
        <w:r>
          <w:instrText xml:space="preserve"> PAGE   \* MERGEFORMAT </w:instrText>
        </w:r>
        <w:r>
          <w:fldChar w:fldCharType="separate"/>
        </w:r>
        <w:r w:rsidR="000434EC">
          <w:rPr>
            <w:noProof/>
          </w:rPr>
          <w:t>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34EC"/>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22D"/>
    <w:rsid w:val="001F1AFD"/>
    <w:rsid w:val="001F6A8B"/>
    <w:rsid w:val="00204CE7"/>
    <w:rsid w:val="00204FD4"/>
    <w:rsid w:val="00205D7A"/>
    <w:rsid w:val="002074E5"/>
    <w:rsid w:val="00210ED0"/>
    <w:rsid w:val="00213EBB"/>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5F8B"/>
    <w:rsid w:val="00300840"/>
    <w:rsid w:val="00301CF3"/>
    <w:rsid w:val="00305A8F"/>
    <w:rsid w:val="00307D0B"/>
    <w:rsid w:val="0031030F"/>
    <w:rsid w:val="003139D1"/>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12B2"/>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424B"/>
    <w:rsid w:val="00D849C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4026"/>
    <w:rsid w:val="00E2666A"/>
    <w:rsid w:val="00E31103"/>
    <w:rsid w:val="00E317B2"/>
    <w:rsid w:val="00E31D7D"/>
    <w:rsid w:val="00E33CC7"/>
    <w:rsid w:val="00E36755"/>
    <w:rsid w:val="00E41C81"/>
    <w:rsid w:val="00E43A52"/>
    <w:rsid w:val="00E4660E"/>
    <w:rsid w:val="00E50C8F"/>
    <w:rsid w:val="00E54190"/>
    <w:rsid w:val="00E566B6"/>
    <w:rsid w:val="00E66152"/>
    <w:rsid w:val="00E670BC"/>
    <w:rsid w:val="00E677B0"/>
    <w:rsid w:val="00E743BF"/>
    <w:rsid w:val="00E84ED6"/>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7A12B2"/>
    <w:rPr>
      <w:sz w:val="16"/>
      <w:szCs w:val="16"/>
    </w:rPr>
  </w:style>
  <w:style w:type="paragraph" w:styleId="CommentText">
    <w:name w:val="annotation text"/>
    <w:basedOn w:val="Normal"/>
    <w:link w:val="CommentTextChar"/>
    <w:uiPriority w:val="99"/>
    <w:semiHidden/>
    <w:unhideWhenUsed/>
    <w:rsid w:val="007A12B2"/>
    <w:pPr>
      <w:spacing w:line="240" w:lineRule="auto"/>
    </w:pPr>
    <w:rPr>
      <w:sz w:val="20"/>
      <w:szCs w:val="20"/>
    </w:rPr>
  </w:style>
  <w:style w:type="character" w:customStyle="1" w:styleId="CommentTextChar">
    <w:name w:val="Comment Text Char"/>
    <w:basedOn w:val="DefaultParagraphFont"/>
    <w:link w:val="CommentText"/>
    <w:uiPriority w:val="99"/>
    <w:semiHidden/>
    <w:rsid w:val="007A12B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A12B2"/>
    <w:rPr>
      <w:b/>
      <w:bCs/>
    </w:rPr>
  </w:style>
  <w:style w:type="character" w:customStyle="1" w:styleId="CommentSubjectChar">
    <w:name w:val="Comment Subject Char"/>
    <w:basedOn w:val="CommentTextChar"/>
    <w:link w:val="CommentSubject"/>
    <w:uiPriority w:val="99"/>
    <w:semiHidden/>
    <w:rsid w:val="007A12B2"/>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7A12B2"/>
    <w:rPr>
      <w:sz w:val="16"/>
      <w:szCs w:val="16"/>
    </w:rPr>
  </w:style>
  <w:style w:type="paragraph" w:styleId="CommentText">
    <w:name w:val="annotation text"/>
    <w:basedOn w:val="Normal"/>
    <w:link w:val="CommentTextChar"/>
    <w:uiPriority w:val="99"/>
    <w:semiHidden/>
    <w:unhideWhenUsed/>
    <w:rsid w:val="007A12B2"/>
    <w:pPr>
      <w:spacing w:line="240" w:lineRule="auto"/>
    </w:pPr>
    <w:rPr>
      <w:sz w:val="20"/>
      <w:szCs w:val="20"/>
    </w:rPr>
  </w:style>
  <w:style w:type="character" w:customStyle="1" w:styleId="CommentTextChar">
    <w:name w:val="Comment Text Char"/>
    <w:basedOn w:val="DefaultParagraphFont"/>
    <w:link w:val="CommentText"/>
    <w:uiPriority w:val="99"/>
    <w:semiHidden/>
    <w:rsid w:val="007A12B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A12B2"/>
    <w:rPr>
      <w:b/>
      <w:bCs/>
    </w:rPr>
  </w:style>
  <w:style w:type="character" w:customStyle="1" w:styleId="CommentSubjectChar">
    <w:name w:val="Comment Subject Char"/>
    <w:basedOn w:val="CommentTextChar"/>
    <w:link w:val="CommentSubject"/>
    <w:uiPriority w:val="99"/>
    <w:semiHidden/>
    <w:rsid w:val="007A12B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4.xm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vi.wikipedia.org/wiki/Th%E1%BB%91ng_k%C3%AA" TargetMode="External"/><Relationship Id="rId38" Type="http://schemas.openxmlformats.org/officeDocument/2006/relationships/image" Target="media/image27.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2.xml"/><Relationship Id="rId53" Type="http://schemas.openxmlformats.org/officeDocument/2006/relationships/hyperlink" Target="http://mccormickml.com/2013/08/01/k-fold-cross-validation-with-matlab-cod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dblp.uni-trier.de/db/conf/kse/kse2013-1.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1.xml"/><Relationship Id="rId52" Type="http://schemas.openxmlformats.org/officeDocument/2006/relationships/hyperlink" Target="http://restfb.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hyperlink" Target="https://www.csie.ntu.edu.tw/~cjlin/liblinear/"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03310848"/>
        <c:axId val="104637184"/>
      </c:barChart>
      <c:catAx>
        <c:axId val="1033108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37184"/>
        <c:crosses val="autoZero"/>
        <c:auto val="1"/>
        <c:lblAlgn val="ctr"/>
        <c:lblOffset val="100"/>
        <c:noMultiLvlLbl val="0"/>
      </c:catAx>
      <c:valAx>
        <c:axId val="104637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1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87213568"/>
        <c:axId val="87215104"/>
      </c:barChart>
      <c:catAx>
        <c:axId val="872135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15104"/>
        <c:crosses val="autoZero"/>
        <c:auto val="1"/>
        <c:lblAlgn val="ctr"/>
        <c:lblOffset val="100"/>
        <c:noMultiLvlLbl val="0"/>
      </c:catAx>
      <c:valAx>
        <c:axId val="872151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1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99587584"/>
        <c:axId val="99589120"/>
      </c:barChart>
      <c:catAx>
        <c:axId val="995875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89120"/>
        <c:crosses val="autoZero"/>
        <c:auto val="1"/>
        <c:lblAlgn val="ctr"/>
        <c:lblOffset val="100"/>
        <c:noMultiLvlLbl val="0"/>
      </c:catAx>
      <c:valAx>
        <c:axId val="99589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99624448"/>
        <c:axId val="99625984"/>
      </c:barChart>
      <c:catAx>
        <c:axId val="996244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25984"/>
        <c:crosses val="autoZero"/>
        <c:auto val="1"/>
        <c:lblAlgn val="ctr"/>
        <c:lblOffset val="100"/>
        <c:noMultiLvlLbl val="0"/>
      </c:catAx>
      <c:valAx>
        <c:axId val="996259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24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02467456"/>
        <c:axId val="102470400"/>
      </c:lineChart>
      <c:catAx>
        <c:axId val="102467456"/>
        <c:scaling>
          <c:orientation val="minMax"/>
        </c:scaling>
        <c:delete val="0"/>
        <c:axPos val="b"/>
        <c:numFmt formatCode="#,##0" sourceLinked="1"/>
        <c:majorTickMark val="out"/>
        <c:minorTickMark val="none"/>
        <c:tickLblPos val="nextTo"/>
        <c:crossAx val="102470400"/>
        <c:crosses val="autoZero"/>
        <c:auto val="1"/>
        <c:lblAlgn val="ctr"/>
        <c:lblOffset val="100"/>
        <c:noMultiLvlLbl val="0"/>
      </c:catAx>
      <c:valAx>
        <c:axId val="102470400"/>
        <c:scaling>
          <c:orientation val="minMax"/>
        </c:scaling>
        <c:delete val="0"/>
        <c:axPos val="l"/>
        <c:majorGridlines/>
        <c:numFmt formatCode="0.00%" sourceLinked="1"/>
        <c:majorTickMark val="out"/>
        <c:minorTickMark val="none"/>
        <c:tickLblPos val="nextTo"/>
        <c:crossAx val="102467456"/>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A0DE6-6982-42AA-93B0-A3828D79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60</Pages>
  <Words>9186</Words>
  <Characters>52361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CH56VTP</cp:lastModifiedBy>
  <cp:revision>804</cp:revision>
  <dcterms:created xsi:type="dcterms:W3CDTF">2017-05-10T08:55:00Z</dcterms:created>
  <dcterms:modified xsi:type="dcterms:W3CDTF">2017-06-05T03:31:00Z</dcterms:modified>
</cp:coreProperties>
</file>